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88AC24" w14:textId="040D37EA" w:rsidR="00E42ED9" w:rsidRPr="007E7D05" w:rsidRDefault="00E42ED9" w:rsidP="00923CD4">
      <w:pPr>
        <w:jc w:val="center"/>
        <w:rPr>
          <w:rFonts w:cstheme="minorHAnsi"/>
          <w:b/>
          <w:bCs/>
          <w:color w:val="000000" w:themeColor="text1"/>
        </w:rPr>
      </w:pPr>
      <w:commentRangeStart w:id="0"/>
      <w:r w:rsidRPr="007E7D05">
        <w:rPr>
          <w:rFonts w:cstheme="minorHAnsi"/>
          <w:b/>
          <w:bCs/>
          <w:color w:val="000000" w:themeColor="text1"/>
        </w:rPr>
        <w:t>Digital Transformation</w:t>
      </w:r>
      <w:r w:rsidR="007023A3" w:rsidRPr="007E7D05">
        <w:rPr>
          <w:rFonts w:cstheme="minorHAnsi"/>
          <w:b/>
          <w:bCs/>
          <w:color w:val="000000" w:themeColor="text1"/>
        </w:rPr>
        <w:t xml:space="preserve"> </w:t>
      </w:r>
      <w:ins w:id="1" w:author="Microsoft Office User" w:date="2026-07-30T20:55:00Z">
        <w:r w:rsidR="00E35E68" w:rsidRPr="007E7D05">
          <w:rPr>
            <w:rFonts w:cstheme="minorHAnsi"/>
            <w:b/>
            <w:bCs/>
            <w:color w:val="000000" w:themeColor="text1"/>
          </w:rPr>
          <w:t>f</w:t>
        </w:r>
      </w:ins>
      <w:del w:id="2" w:author="Microsoft Office User" w:date="2026-07-30T20:55:00Z">
        <w:r w:rsidR="007023A3" w:rsidRPr="007E7D05" w:rsidDel="00E35E68">
          <w:rPr>
            <w:rFonts w:cstheme="minorHAnsi"/>
            <w:b/>
            <w:bCs/>
            <w:color w:val="000000" w:themeColor="text1"/>
          </w:rPr>
          <w:delText>F</w:delText>
        </w:r>
      </w:del>
      <w:r w:rsidR="007023A3" w:rsidRPr="007E7D05">
        <w:rPr>
          <w:rFonts w:cstheme="minorHAnsi"/>
          <w:b/>
          <w:bCs/>
          <w:color w:val="000000" w:themeColor="text1"/>
        </w:rPr>
        <w:t>or</w:t>
      </w:r>
      <w:r w:rsidRPr="007E7D05">
        <w:rPr>
          <w:rFonts w:cstheme="minorHAnsi"/>
          <w:b/>
          <w:bCs/>
          <w:color w:val="000000" w:themeColor="text1"/>
        </w:rPr>
        <w:t xml:space="preserve"> Entrepreneurial Development in Nepal</w:t>
      </w:r>
      <w:commentRangeEnd w:id="0"/>
      <w:r w:rsidR="00C205AD" w:rsidRPr="007E7D05">
        <w:rPr>
          <w:rStyle w:val="CommentReference"/>
          <w:color w:val="000000" w:themeColor="text1"/>
        </w:rPr>
        <w:commentReference w:id="0"/>
      </w:r>
    </w:p>
    <w:p w14:paraId="0340C3EA" w14:textId="4116D62E" w:rsidR="00095A31" w:rsidRPr="007E7D05" w:rsidRDefault="00095A31" w:rsidP="00095A31">
      <w:pPr>
        <w:jc w:val="right"/>
        <w:rPr>
          <w:rFonts w:cstheme="minorHAnsi"/>
          <w:color w:val="000000" w:themeColor="text1"/>
        </w:rPr>
      </w:pPr>
      <w:proofErr w:type="spellStart"/>
      <w:r w:rsidRPr="007E7D05">
        <w:rPr>
          <w:rFonts w:cstheme="minorHAnsi"/>
          <w:color w:val="000000" w:themeColor="text1"/>
        </w:rPr>
        <w:t>Asmita</w:t>
      </w:r>
      <w:proofErr w:type="spellEnd"/>
      <w:r w:rsidRPr="007E7D05">
        <w:rPr>
          <w:rFonts w:cstheme="minorHAnsi"/>
          <w:color w:val="000000" w:themeColor="text1"/>
        </w:rPr>
        <w:t xml:space="preserve"> </w:t>
      </w:r>
      <w:proofErr w:type="spellStart"/>
      <w:r w:rsidRPr="007E7D05">
        <w:rPr>
          <w:rFonts w:cstheme="minorHAnsi"/>
          <w:color w:val="000000" w:themeColor="text1"/>
        </w:rPr>
        <w:t>Subedi</w:t>
      </w:r>
      <w:proofErr w:type="spellEnd"/>
      <w:r w:rsidR="005A27BC" w:rsidRPr="007E7D05">
        <w:rPr>
          <w:rStyle w:val="FootnoteReference"/>
          <w:rFonts w:cstheme="minorHAnsi"/>
          <w:color w:val="000000" w:themeColor="text1"/>
        </w:rPr>
        <w:footnoteReference w:id="1"/>
      </w:r>
    </w:p>
    <w:p w14:paraId="66A88B86" w14:textId="491CC100" w:rsidR="00095A31" w:rsidRPr="007E7D05" w:rsidRDefault="00095A31" w:rsidP="00923CD4">
      <w:pPr>
        <w:jc w:val="right"/>
        <w:rPr>
          <w:rFonts w:cstheme="minorHAnsi"/>
          <w:color w:val="000000" w:themeColor="text1"/>
        </w:rPr>
      </w:pPr>
      <w:proofErr w:type="spellStart"/>
      <w:r w:rsidRPr="007E7D05">
        <w:rPr>
          <w:rFonts w:cstheme="minorHAnsi"/>
          <w:color w:val="000000" w:themeColor="text1"/>
        </w:rPr>
        <w:t>Jeebanath</w:t>
      </w:r>
      <w:proofErr w:type="spellEnd"/>
      <w:r w:rsidRPr="007E7D05">
        <w:rPr>
          <w:rFonts w:cstheme="minorHAnsi"/>
          <w:color w:val="000000" w:themeColor="text1"/>
        </w:rPr>
        <w:t xml:space="preserve"> </w:t>
      </w:r>
      <w:proofErr w:type="spellStart"/>
      <w:r w:rsidRPr="007E7D05">
        <w:rPr>
          <w:rFonts w:cstheme="minorHAnsi"/>
          <w:color w:val="000000" w:themeColor="text1"/>
        </w:rPr>
        <w:t>Adhikari</w:t>
      </w:r>
      <w:proofErr w:type="spellEnd"/>
      <w:r w:rsidR="005A27BC" w:rsidRPr="007E7D05">
        <w:rPr>
          <w:rStyle w:val="FootnoteReference"/>
          <w:rFonts w:cstheme="minorHAnsi"/>
          <w:color w:val="000000" w:themeColor="text1"/>
        </w:rPr>
        <w:footnoteReference w:id="2"/>
      </w:r>
    </w:p>
    <w:p w14:paraId="17EF2987" w14:textId="77777777" w:rsidR="00E42ED9" w:rsidRPr="007E7D05" w:rsidRDefault="00E42ED9" w:rsidP="00923CD4">
      <w:pPr>
        <w:jc w:val="center"/>
        <w:rPr>
          <w:rFonts w:cstheme="minorHAnsi"/>
          <w:b/>
          <w:bCs/>
          <w:color w:val="000000" w:themeColor="text1"/>
        </w:rPr>
      </w:pPr>
      <w:r w:rsidRPr="007E7D05">
        <w:rPr>
          <w:rFonts w:cstheme="minorHAnsi"/>
          <w:b/>
          <w:bCs/>
          <w:color w:val="000000" w:themeColor="text1"/>
        </w:rPr>
        <w:t>Abstract</w:t>
      </w:r>
    </w:p>
    <w:p w14:paraId="7555ECB2" w14:textId="7DA2656A" w:rsidR="0055549F" w:rsidRPr="007E7D05" w:rsidRDefault="0026460E" w:rsidP="00E42ED9">
      <w:pPr>
        <w:jc w:val="both"/>
        <w:rPr>
          <w:ins w:id="3" w:author="Dell" w:date="2026-07-31T15:31:00Z"/>
          <w:color w:val="000000" w:themeColor="text1"/>
        </w:rPr>
      </w:pPr>
      <w:r w:rsidRPr="007E7D05">
        <w:rPr>
          <w:rFonts w:cstheme="minorHAnsi"/>
          <w:color w:val="000000" w:themeColor="text1"/>
        </w:rPr>
        <w:t xml:space="preserve">Rapid development </w:t>
      </w:r>
      <w:del w:id="4" w:author="Microsoft Office User" w:date="2026-07-30T20:55:00Z">
        <w:r w:rsidRPr="007E7D05" w:rsidDel="00E35E68">
          <w:rPr>
            <w:rFonts w:cstheme="minorHAnsi"/>
            <w:color w:val="000000" w:themeColor="text1"/>
          </w:rPr>
          <w:delText xml:space="preserve">in the field </w:delText>
        </w:r>
      </w:del>
      <w:r w:rsidRPr="007E7D05">
        <w:rPr>
          <w:rFonts w:cstheme="minorHAnsi"/>
          <w:color w:val="000000" w:themeColor="text1"/>
        </w:rPr>
        <w:t xml:space="preserve">of digital technologies has </w:t>
      </w:r>
      <w:ins w:id="5" w:author="Microsoft Office User" w:date="2026-07-30T20:56:00Z">
        <w:r w:rsidR="00E35E68" w:rsidRPr="007E7D05">
          <w:rPr>
            <w:rFonts w:cstheme="minorHAnsi"/>
            <w:color w:val="000000" w:themeColor="text1"/>
          </w:rPr>
          <w:t xml:space="preserve">increasingly </w:t>
        </w:r>
      </w:ins>
      <w:r w:rsidRPr="007E7D05">
        <w:rPr>
          <w:rFonts w:cstheme="minorHAnsi"/>
          <w:color w:val="000000" w:themeColor="text1"/>
        </w:rPr>
        <w:t xml:space="preserve">revolutionized the entrepreneurial context through improved availability of information, markets, finance, and digital businesses, which has facilitated </w:t>
      </w:r>
      <w:ins w:id="6" w:author="Microsoft Office User" w:date="2026-07-30T20:56:00Z">
        <w:r w:rsidR="00E35E68" w:rsidRPr="007E7D05">
          <w:rPr>
            <w:rFonts w:cstheme="minorHAnsi"/>
            <w:color w:val="000000" w:themeColor="text1"/>
          </w:rPr>
          <w:t xml:space="preserve">the scopes of </w:t>
        </w:r>
      </w:ins>
      <w:r w:rsidRPr="007E7D05">
        <w:rPr>
          <w:rFonts w:cstheme="minorHAnsi"/>
          <w:color w:val="000000" w:themeColor="text1"/>
        </w:rPr>
        <w:t>entrepreneurial development.</w:t>
      </w:r>
      <w:ins w:id="7" w:author="Dell" w:date="2026-07-31T15:24:00Z">
        <w:r w:rsidR="00E35AB0" w:rsidRPr="007E7D05">
          <w:rPr>
            <w:color w:val="000000" w:themeColor="text1"/>
          </w:rPr>
          <w:t xml:space="preserve"> </w:t>
        </w:r>
      </w:ins>
      <w:ins w:id="8" w:author="Dell" w:date="2026-07-31T15:28:00Z">
        <w:r w:rsidR="0055549F" w:rsidRPr="007E7D05">
          <w:rPr>
            <w:rFonts w:cstheme="minorHAnsi"/>
            <w:color w:val="000000" w:themeColor="text1"/>
          </w:rPr>
          <w:t> Despite this rapid digital transformation in Nepal, its actual impact on entrepreneurial development remains unclear, as improved digital infrastructure does not automatically translate into new business creation. This study therefore asks: does digital transformation boost new business creation in the short run or over time, and is there a genuine causal link, or are they merely correlated by chance</w:t>
        </w:r>
      </w:ins>
      <w:ins w:id="9" w:author="Dell" w:date="2026-07-31T15:29:00Z">
        <w:r w:rsidR="0055549F" w:rsidRPr="007E7D05">
          <w:rPr>
            <w:rFonts w:cstheme="minorHAnsi"/>
            <w:color w:val="000000" w:themeColor="text1"/>
          </w:rPr>
          <w:t xml:space="preserve">? </w:t>
        </w:r>
      </w:ins>
      <w:commentRangeStart w:id="10"/>
      <w:del w:id="11" w:author="Dell" w:date="2026-07-31T15:28:00Z">
        <w:r w:rsidRPr="007E7D05" w:rsidDel="0055549F">
          <w:rPr>
            <w:rFonts w:cstheme="minorHAnsi"/>
            <w:color w:val="000000" w:themeColor="text1"/>
          </w:rPr>
          <w:delText xml:space="preserve"> </w:delText>
        </w:r>
        <w:commentRangeEnd w:id="10"/>
        <w:r w:rsidR="00E35E68" w:rsidRPr="007E7D05" w:rsidDel="0055549F">
          <w:rPr>
            <w:rStyle w:val="CommentReference"/>
            <w:color w:val="000000" w:themeColor="text1"/>
          </w:rPr>
          <w:commentReference w:id="10"/>
        </w:r>
      </w:del>
      <w:del w:id="12" w:author="Dell" w:date="2026-07-31T15:29:00Z">
        <w:r w:rsidRPr="007E7D05" w:rsidDel="0055549F">
          <w:rPr>
            <w:rFonts w:cstheme="minorHAnsi"/>
            <w:color w:val="000000" w:themeColor="text1"/>
          </w:rPr>
          <w:delText xml:space="preserve">This study examines the influence of digital transformation on entrepreneurial development in Nepal. </w:delText>
        </w:r>
      </w:del>
      <w:ins w:id="13" w:author="Dell" w:date="2026-07-31T15:32:00Z">
        <w:r w:rsidR="0055549F" w:rsidRPr="007E7D05">
          <w:rPr>
            <w:rFonts w:cstheme="minorHAnsi"/>
            <w:color w:val="000000" w:themeColor="text1"/>
          </w:rPr>
          <w:t>A</w:t>
        </w:r>
      </w:ins>
      <w:del w:id="14" w:author="Dell" w:date="2026-07-31T15:29:00Z">
        <w:r w:rsidRPr="007E7D05" w:rsidDel="0055549F">
          <w:rPr>
            <w:rFonts w:cstheme="minorHAnsi"/>
            <w:color w:val="000000" w:themeColor="text1"/>
          </w:rPr>
          <w:delText>A</w:delText>
        </w:r>
      </w:del>
      <w:r w:rsidRPr="007E7D05">
        <w:rPr>
          <w:rFonts w:cstheme="minorHAnsi"/>
          <w:color w:val="000000" w:themeColor="text1"/>
        </w:rPr>
        <w:t>nnual data of World Development Indicators (WDI)</w:t>
      </w:r>
      <w:ins w:id="15" w:author="Dell" w:date="2026-07-31T15:32:00Z">
        <w:r w:rsidR="0055549F" w:rsidRPr="007E7D05">
          <w:rPr>
            <w:rFonts w:cstheme="minorHAnsi"/>
            <w:color w:val="000000" w:themeColor="text1"/>
          </w:rPr>
          <w:t xml:space="preserve"> </w:t>
        </w:r>
      </w:ins>
      <w:r w:rsidRPr="007E7D05">
        <w:rPr>
          <w:rFonts w:cstheme="minorHAnsi"/>
          <w:color w:val="000000" w:themeColor="text1"/>
        </w:rPr>
        <w:t xml:space="preserve"> for the period 2006-2024 were used to construct the Digital Transformation Index (DTI) by using </w:t>
      </w:r>
      <w:ins w:id="16" w:author="Dell" w:date="2026-07-31T15:14:00Z">
        <w:r w:rsidR="00E35AB0" w:rsidRPr="007E7D05">
          <w:rPr>
            <w:rFonts w:cstheme="minorHAnsi"/>
            <w:bCs/>
            <w:color w:val="000000" w:themeColor="text1"/>
            <w:rPrChange w:id="17" w:author="Dell" w:date="2026-07-31T15:14:00Z">
              <w:rPr>
                <w:rFonts w:cstheme="minorHAnsi"/>
                <w:b/>
                <w:bCs/>
              </w:rPr>
            </w:rPrChange>
          </w:rPr>
          <w:t>Principal Component Analysis</w:t>
        </w:r>
        <w:r w:rsidR="00E35AB0" w:rsidRPr="007E7D05">
          <w:rPr>
            <w:rFonts w:cstheme="minorHAnsi"/>
            <w:b/>
            <w:bCs/>
            <w:color w:val="000000" w:themeColor="text1"/>
          </w:rPr>
          <w:t xml:space="preserve"> (</w:t>
        </w:r>
      </w:ins>
      <w:commentRangeStart w:id="18"/>
      <w:r w:rsidRPr="007E7D05">
        <w:rPr>
          <w:rFonts w:cstheme="minorHAnsi"/>
          <w:color w:val="000000" w:themeColor="text1"/>
        </w:rPr>
        <w:t>PCA</w:t>
      </w:r>
      <w:commentRangeEnd w:id="18"/>
      <w:r w:rsidR="00E35E68" w:rsidRPr="007E7D05">
        <w:rPr>
          <w:rStyle w:val="CommentReference"/>
          <w:color w:val="000000" w:themeColor="text1"/>
        </w:rPr>
        <w:commentReference w:id="18"/>
      </w:r>
      <w:ins w:id="19" w:author="Dell" w:date="2026-07-31T15:14:00Z">
        <w:r w:rsidR="00E35AB0" w:rsidRPr="007E7D05">
          <w:rPr>
            <w:rFonts w:cstheme="minorHAnsi"/>
            <w:color w:val="000000" w:themeColor="text1"/>
          </w:rPr>
          <w:t>)</w:t>
        </w:r>
      </w:ins>
      <w:r w:rsidRPr="007E7D05">
        <w:rPr>
          <w:rFonts w:cstheme="minorHAnsi"/>
          <w:color w:val="000000" w:themeColor="text1"/>
        </w:rPr>
        <w:t xml:space="preserve"> based on internet usage, number of fixed broadband subscriptions, number of mobile cellular subscriptions, and number of secure internet servers after addressing </w:t>
      </w:r>
      <w:ins w:id="20" w:author="Dell" w:date="2026-07-31T15:33:00Z">
        <w:r w:rsidR="0055549F" w:rsidRPr="007E7D05">
          <w:rPr>
            <w:rFonts w:cstheme="minorHAnsi"/>
            <w:color w:val="000000" w:themeColor="text1"/>
          </w:rPr>
          <w:t xml:space="preserve">the </w:t>
        </w:r>
      </w:ins>
      <w:r w:rsidRPr="007E7D05">
        <w:rPr>
          <w:rFonts w:cstheme="minorHAnsi"/>
          <w:color w:val="000000" w:themeColor="text1"/>
        </w:rPr>
        <w:t xml:space="preserve">multicollinearity issue among the digital transformation variables. The relationship between DTI and New Business Density (NBD) was analyzed using the first-differenced OLS regression model as </w:t>
      </w:r>
      <w:del w:id="21" w:author="Microsoft Office User" w:date="2026-07-30T20:59:00Z">
        <w:r w:rsidRPr="007E7D05" w:rsidDel="00E35E68">
          <w:rPr>
            <w:rFonts w:cstheme="minorHAnsi"/>
            <w:color w:val="000000" w:themeColor="text1"/>
          </w:rPr>
          <w:delText xml:space="preserve">the </w:delText>
        </w:r>
      </w:del>
      <w:ins w:id="22" w:author="Microsoft Office User" w:date="2026-07-30T20:59:00Z">
        <w:r w:rsidR="00E35E68" w:rsidRPr="007E7D05">
          <w:rPr>
            <w:rFonts w:cstheme="minorHAnsi"/>
            <w:color w:val="000000" w:themeColor="text1"/>
          </w:rPr>
          <w:t xml:space="preserve">a </w:t>
        </w:r>
      </w:ins>
      <w:r w:rsidRPr="007E7D05">
        <w:rPr>
          <w:rFonts w:cstheme="minorHAnsi"/>
          <w:color w:val="000000" w:themeColor="text1"/>
        </w:rPr>
        <w:t>main technique of estimation, along with the ARDL bounds testing,</w:t>
      </w:r>
      <w:ins w:id="23" w:author="Dell" w:date="2026-07-31T15:15:00Z">
        <w:r w:rsidR="00E35AB0" w:rsidRPr="007E7D05">
          <w:rPr>
            <w:color w:val="000000" w:themeColor="text1"/>
          </w:rPr>
          <w:t xml:space="preserve"> </w:t>
        </w:r>
        <w:r w:rsidR="00E35AB0" w:rsidRPr="007E7D05">
          <w:rPr>
            <w:rFonts w:cstheme="minorHAnsi"/>
            <w:color w:val="000000" w:themeColor="text1"/>
          </w:rPr>
          <w:t>Unrestricted Error Correction Model (</w:t>
        </w:r>
      </w:ins>
      <w:del w:id="24" w:author="Dell" w:date="2026-07-31T15:15:00Z">
        <w:r w:rsidRPr="007E7D05" w:rsidDel="00E35AB0">
          <w:rPr>
            <w:rFonts w:cstheme="minorHAnsi"/>
            <w:color w:val="000000" w:themeColor="text1"/>
          </w:rPr>
          <w:delText xml:space="preserve"> </w:delText>
        </w:r>
      </w:del>
      <w:commentRangeStart w:id="25"/>
      <w:r w:rsidRPr="007E7D05">
        <w:rPr>
          <w:rFonts w:cstheme="minorHAnsi"/>
          <w:color w:val="000000" w:themeColor="text1"/>
        </w:rPr>
        <w:t>UECM</w:t>
      </w:r>
      <w:commentRangeEnd w:id="25"/>
      <w:r w:rsidR="00E35E68" w:rsidRPr="007E7D05">
        <w:rPr>
          <w:rStyle w:val="CommentReference"/>
          <w:color w:val="000000" w:themeColor="text1"/>
        </w:rPr>
        <w:commentReference w:id="25"/>
      </w:r>
      <w:ins w:id="26" w:author="Dell" w:date="2026-07-31T15:15:00Z">
        <w:r w:rsidR="00E35AB0" w:rsidRPr="007E7D05">
          <w:rPr>
            <w:rFonts w:cstheme="minorHAnsi"/>
            <w:color w:val="000000" w:themeColor="text1"/>
          </w:rPr>
          <w:t>)</w:t>
        </w:r>
      </w:ins>
      <w:r w:rsidRPr="007E7D05">
        <w:rPr>
          <w:rFonts w:cstheme="minorHAnsi"/>
          <w:color w:val="000000" w:themeColor="text1"/>
        </w:rPr>
        <w:t>, and Granger causality tests. The first principal component accounted for 81.9</w:t>
      </w:r>
      <w:ins w:id="27" w:author="Microsoft Office User" w:date="2026-07-30T20:59:00Z">
        <w:r w:rsidR="00E35E68" w:rsidRPr="007E7D05">
          <w:rPr>
            <w:rFonts w:cstheme="minorHAnsi"/>
            <w:color w:val="000000" w:themeColor="text1"/>
          </w:rPr>
          <w:t xml:space="preserve"> </w:t>
        </w:r>
      </w:ins>
      <w:del w:id="28" w:author="Microsoft Office User" w:date="2026-07-30T20:59:00Z">
        <w:r w:rsidRPr="007E7D05" w:rsidDel="00E35E68">
          <w:rPr>
            <w:rFonts w:cstheme="minorHAnsi"/>
            <w:color w:val="000000" w:themeColor="text1"/>
          </w:rPr>
          <w:delText xml:space="preserve">% </w:delText>
        </w:r>
      </w:del>
      <w:ins w:id="29" w:author="Microsoft Office User" w:date="2026-07-30T20:59:00Z">
        <w:r w:rsidR="00E35E68" w:rsidRPr="007E7D05">
          <w:rPr>
            <w:rFonts w:cstheme="minorHAnsi"/>
            <w:color w:val="000000" w:themeColor="text1"/>
          </w:rPr>
          <w:t xml:space="preserve">percent </w:t>
        </w:r>
      </w:ins>
      <w:r w:rsidRPr="007E7D05">
        <w:rPr>
          <w:rFonts w:cstheme="minorHAnsi"/>
          <w:color w:val="000000" w:themeColor="text1"/>
        </w:rPr>
        <w:t xml:space="preserve">of the variation in the </w:t>
      </w:r>
      <w:del w:id="30" w:author="Microsoft Office User" w:date="2026-07-30T21:00:00Z">
        <w:r w:rsidRPr="007E7D05" w:rsidDel="004A1211">
          <w:rPr>
            <w:rFonts w:cstheme="minorHAnsi"/>
            <w:color w:val="000000" w:themeColor="text1"/>
          </w:rPr>
          <w:delText xml:space="preserve">four </w:delText>
        </w:r>
      </w:del>
      <w:r w:rsidRPr="007E7D05">
        <w:rPr>
          <w:rFonts w:cstheme="minorHAnsi"/>
          <w:color w:val="000000" w:themeColor="text1"/>
        </w:rPr>
        <w:t xml:space="preserve">digital transformation variables. The </w:t>
      </w:r>
      <w:del w:id="31" w:author="Microsoft Office User" w:date="2026-07-30T21:00:00Z">
        <w:r w:rsidRPr="007E7D05" w:rsidDel="004A1211">
          <w:rPr>
            <w:rFonts w:cstheme="minorHAnsi"/>
            <w:color w:val="000000" w:themeColor="text1"/>
          </w:rPr>
          <w:delText xml:space="preserve">main </w:delText>
        </w:r>
      </w:del>
      <w:r w:rsidRPr="007E7D05">
        <w:rPr>
          <w:rFonts w:cstheme="minorHAnsi"/>
          <w:color w:val="000000" w:themeColor="text1"/>
        </w:rPr>
        <w:t xml:space="preserve">short-run model shows that the DTI positively, but statistically insignificantly, affects NBD, whereas the Granger causality tests show </w:t>
      </w:r>
      <w:ins w:id="32" w:author="Microsoft Office User" w:date="2026-07-30T21:01:00Z">
        <w:r w:rsidR="004A1211" w:rsidRPr="007E7D05">
          <w:rPr>
            <w:rFonts w:cstheme="minorHAnsi"/>
            <w:color w:val="000000" w:themeColor="text1"/>
          </w:rPr>
          <w:t xml:space="preserve">that there is </w:t>
        </w:r>
      </w:ins>
      <w:r w:rsidRPr="007E7D05">
        <w:rPr>
          <w:rFonts w:cstheme="minorHAnsi"/>
          <w:color w:val="000000" w:themeColor="text1"/>
        </w:rPr>
        <w:t>no significant causality in either direction</w:t>
      </w:r>
      <w:ins w:id="33" w:author="Microsoft Office User" w:date="2026-07-30T21:01:00Z">
        <w:r w:rsidR="004A1211" w:rsidRPr="007E7D05">
          <w:rPr>
            <w:rFonts w:cstheme="minorHAnsi"/>
            <w:color w:val="000000" w:themeColor="text1"/>
          </w:rPr>
          <w:t>.</w:t>
        </w:r>
      </w:ins>
      <w:ins w:id="34" w:author="Dell" w:date="2026-07-31T15:30:00Z">
        <w:r w:rsidR="0055549F" w:rsidRPr="007E7D05">
          <w:rPr>
            <w:rFonts w:ascii="Segoe UI" w:hAnsi="Segoe UI" w:cs="Segoe UI"/>
            <w:color w:val="000000" w:themeColor="text1"/>
            <w:shd w:val="clear" w:color="auto" w:fill="FFFFFF"/>
          </w:rPr>
          <w:t xml:space="preserve"> </w:t>
        </w:r>
        <w:r w:rsidR="0055549F" w:rsidRPr="007E7D05">
          <w:rPr>
            <w:rFonts w:cstheme="minorHAnsi"/>
            <w:color w:val="000000" w:themeColor="text1"/>
          </w:rPr>
          <w:t>Although the ARDL bounds test suggested a possible long-run equilibrium relationship, this long-run analysis remains inconclusive due to having only 11 annual observations available after accounting for lags</w:t>
        </w:r>
      </w:ins>
      <w:ins w:id="35" w:author="Dell" w:date="2026-07-31T15:34:00Z">
        <w:r w:rsidR="00295622" w:rsidRPr="007E7D05">
          <w:rPr>
            <w:rFonts w:cstheme="minorHAnsi"/>
            <w:color w:val="000000" w:themeColor="text1"/>
          </w:rPr>
          <w:t>.</w:t>
        </w:r>
      </w:ins>
      <w:del w:id="36" w:author="Dell" w:date="2026-07-31T15:30:00Z">
        <w:r w:rsidRPr="007E7D05" w:rsidDel="0055549F">
          <w:rPr>
            <w:color w:val="000000" w:themeColor="text1"/>
          </w:rPr>
          <w:delText xml:space="preserve"> </w:delText>
        </w:r>
        <w:commentRangeStart w:id="37"/>
        <w:r w:rsidRPr="007E7D05" w:rsidDel="0055549F">
          <w:rPr>
            <w:rFonts w:cstheme="minorHAnsi"/>
            <w:color w:val="000000" w:themeColor="text1"/>
          </w:rPr>
          <w:delText xml:space="preserve">However, </w:delText>
        </w:r>
      </w:del>
      <w:del w:id="38" w:author="Dell" w:date="2026-07-31T15:26:00Z">
        <w:r w:rsidRPr="007E7D05" w:rsidDel="0055549F">
          <w:rPr>
            <w:rFonts w:cstheme="minorHAnsi"/>
            <w:color w:val="000000" w:themeColor="text1"/>
          </w:rPr>
          <w:delText>while the ARDL bounds test revealed that there was a possibility of a long-run equilibrium relationship, the long-run analysis is deemed to be informative but not conclusive since the estimation of the ARDL was done with just 11 observations annually due to lags. The results imply that an increase in digital infrastructure is not sufficient in promoting entrepreneurship in Nepal</w:delText>
        </w:r>
      </w:del>
      <w:ins w:id="39" w:author="Dell" w:date="2026-07-31T15:31:00Z">
        <w:r w:rsidR="0055549F" w:rsidRPr="007E7D05">
          <w:rPr>
            <w:rFonts w:ascii="Segoe UI" w:hAnsi="Segoe UI" w:cs="Segoe UI"/>
            <w:color w:val="000000" w:themeColor="text1"/>
            <w:shd w:val="clear" w:color="auto" w:fill="FFFFFF"/>
          </w:rPr>
          <w:t xml:space="preserve"> </w:t>
        </w:r>
        <w:r w:rsidR="0055549F" w:rsidRPr="007E7D05">
          <w:rPr>
            <w:color w:val="000000" w:themeColor="text1"/>
          </w:rPr>
          <w:t xml:space="preserve">Overall, the findings suggest that increasing digital infrastructure alone is insufficient to promote entrepreneurship in Nepal </w:t>
        </w:r>
      </w:ins>
      <w:ins w:id="40" w:author="Dell" w:date="2026-07-31T15:34:00Z">
        <w:r w:rsidR="00295622" w:rsidRPr="007E7D05">
          <w:rPr>
            <w:iCs/>
            <w:color w:val="000000" w:themeColor="text1"/>
            <w:rPrChange w:id="41" w:author="Dell" w:date="2026-07-31T15:34:00Z">
              <w:rPr>
                <w:i/>
                <w:iCs/>
              </w:rPr>
            </w:rPrChange>
          </w:rPr>
          <w:t>which implies that</w:t>
        </w:r>
        <w:r w:rsidR="00295622" w:rsidRPr="007E7D05">
          <w:rPr>
            <w:i/>
            <w:iCs/>
            <w:color w:val="000000" w:themeColor="text1"/>
          </w:rPr>
          <w:t xml:space="preserve"> </w:t>
        </w:r>
      </w:ins>
      <w:ins w:id="42" w:author="Dell" w:date="2026-07-31T15:31:00Z">
        <w:r w:rsidR="0055549F" w:rsidRPr="007E7D05">
          <w:rPr>
            <w:color w:val="000000" w:themeColor="text1"/>
          </w:rPr>
          <w:t>effective policies must also prioritize digital literacy, financial access, institutional quality, and broader entrepreneurial support systems.</w:t>
        </w:r>
      </w:ins>
    </w:p>
    <w:p w14:paraId="6D687BE8" w14:textId="3A5BF86B" w:rsidR="0026460E" w:rsidRPr="007E7D05" w:rsidDel="0055549F" w:rsidRDefault="0026460E" w:rsidP="00E42ED9">
      <w:pPr>
        <w:jc w:val="both"/>
        <w:rPr>
          <w:del w:id="43" w:author="Dell" w:date="2026-07-31T15:31:00Z"/>
          <w:rFonts w:cstheme="minorHAnsi"/>
          <w:color w:val="000000" w:themeColor="text1"/>
        </w:rPr>
      </w:pPr>
      <w:del w:id="44" w:author="Dell" w:date="2026-07-31T15:31:00Z">
        <w:r w:rsidRPr="007E7D05" w:rsidDel="0055549F">
          <w:rPr>
            <w:rFonts w:cstheme="minorHAnsi"/>
            <w:color w:val="000000" w:themeColor="text1"/>
          </w:rPr>
          <w:delText>.</w:delText>
        </w:r>
        <w:commentRangeEnd w:id="37"/>
        <w:r w:rsidR="004A1211" w:rsidRPr="007E7D05" w:rsidDel="0055549F">
          <w:rPr>
            <w:rStyle w:val="CommentReference"/>
            <w:color w:val="000000" w:themeColor="text1"/>
          </w:rPr>
          <w:commentReference w:id="37"/>
        </w:r>
        <w:r w:rsidRPr="007E7D05" w:rsidDel="0055549F">
          <w:rPr>
            <w:rFonts w:cstheme="minorHAnsi"/>
            <w:color w:val="000000" w:themeColor="text1"/>
          </w:rPr>
          <w:delText xml:space="preserve"> This means that policies for encouraging entrepreneurship need to include </w:delText>
        </w:r>
      </w:del>
      <w:ins w:id="45" w:author="Microsoft Office User" w:date="2026-07-30T21:02:00Z">
        <w:del w:id="46" w:author="Dell" w:date="2026-07-31T15:31:00Z">
          <w:r w:rsidR="004A1211" w:rsidRPr="007E7D05" w:rsidDel="0055549F">
            <w:rPr>
              <w:rFonts w:cstheme="minorHAnsi"/>
              <w:color w:val="000000" w:themeColor="text1"/>
            </w:rPr>
            <w:delText xml:space="preserve">more </w:delText>
          </w:r>
        </w:del>
      </w:ins>
      <w:del w:id="47" w:author="Dell" w:date="2026-07-31T15:31:00Z">
        <w:r w:rsidRPr="007E7D05" w:rsidDel="0055549F">
          <w:rPr>
            <w:rFonts w:cstheme="minorHAnsi"/>
            <w:color w:val="000000" w:themeColor="text1"/>
          </w:rPr>
          <w:delText>efforts in increasing digital literacy and financ</w:delText>
        </w:r>
      </w:del>
      <w:ins w:id="48" w:author="Microsoft Office User" w:date="2026-07-30T21:02:00Z">
        <w:del w:id="49" w:author="Dell" w:date="2026-07-31T15:31:00Z">
          <w:r w:rsidR="004A1211" w:rsidRPr="007E7D05" w:rsidDel="0055549F">
            <w:rPr>
              <w:rFonts w:cstheme="minorHAnsi"/>
              <w:color w:val="000000" w:themeColor="text1"/>
            </w:rPr>
            <w:delText xml:space="preserve">ial </w:delText>
          </w:r>
        </w:del>
      </w:ins>
      <w:del w:id="50" w:author="Dell" w:date="2026-07-31T15:31:00Z">
        <w:r w:rsidRPr="007E7D05" w:rsidDel="0055549F">
          <w:rPr>
            <w:rFonts w:cstheme="minorHAnsi"/>
            <w:color w:val="000000" w:themeColor="text1"/>
          </w:rPr>
          <w:delText>e access, institutional quality</w:delText>
        </w:r>
      </w:del>
      <w:ins w:id="51" w:author="Microsoft Office User" w:date="2026-07-30T21:02:00Z">
        <w:del w:id="52" w:author="Dell" w:date="2026-07-31T15:31:00Z">
          <w:r w:rsidR="004A1211" w:rsidRPr="007E7D05" w:rsidDel="0055549F">
            <w:rPr>
              <w:rFonts w:cstheme="minorHAnsi"/>
              <w:color w:val="000000" w:themeColor="text1"/>
            </w:rPr>
            <w:delText>,</w:delText>
          </w:r>
        </w:del>
      </w:ins>
      <w:del w:id="53" w:author="Dell" w:date="2026-07-31T15:31:00Z">
        <w:r w:rsidRPr="007E7D05" w:rsidDel="0055549F">
          <w:rPr>
            <w:rFonts w:cstheme="minorHAnsi"/>
            <w:color w:val="000000" w:themeColor="text1"/>
          </w:rPr>
          <w:delText xml:space="preserve"> and broader entrepreneurial support systems .</w:delText>
        </w:r>
      </w:del>
    </w:p>
    <w:p w14:paraId="4EAACDA4" w14:textId="0D37B452" w:rsidR="00E42ED9" w:rsidRPr="007E7D05" w:rsidRDefault="00E42ED9" w:rsidP="00E42ED9">
      <w:pPr>
        <w:jc w:val="both"/>
        <w:rPr>
          <w:rFonts w:cstheme="minorHAnsi"/>
          <w:color w:val="000000" w:themeColor="text1"/>
        </w:rPr>
      </w:pPr>
      <w:r w:rsidRPr="007E7D05">
        <w:rPr>
          <w:rFonts w:cstheme="minorHAnsi"/>
          <w:b/>
          <w:bCs/>
          <w:color w:val="000000" w:themeColor="text1"/>
        </w:rPr>
        <w:t>Keywords:</w:t>
      </w:r>
      <w:r w:rsidRPr="007E7D05">
        <w:rPr>
          <w:rFonts w:cstheme="minorHAnsi"/>
          <w:color w:val="000000" w:themeColor="text1"/>
        </w:rPr>
        <w:t xml:space="preserve"> </w:t>
      </w:r>
      <w:r w:rsidR="00DA6A9B" w:rsidRPr="007E7D05">
        <w:rPr>
          <w:rFonts w:cstheme="minorHAnsi"/>
          <w:color w:val="000000" w:themeColor="text1"/>
        </w:rPr>
        <w:t xml:space="preserve">Digital transformation, entrepreneurial development, New Business Density, Digital Transformation Index, </w:t>
      </w:r>
      <w:ins w:id="54" w:author="Microsoft Office User" w:date="2026-07-30T21:03:00Z">
        <w:r w:rsidR="004A1211" w:rsidRPr="007E7D05">
          <w:rPr>
            <w:rFonts w:cstheme="minorHAnsi"/>
            <w:color w:val="000000" w:themeColor="text1"/>
          </w:rPr>
          <w:t xml:space="preserve">etc. </w:t>
        </w:r>
      </w:ins>
      <w:del w:id="55" w:author="Microsoft Office User" w:date="2026-07-30T21:03:00Z">
        <w:r w:rsidR="00DA6A9B" w:rsidRPr="007E7D05" w:rsidDel="004A1211">
          <w:rPr>
            <w:rFonts w:cstheme="minorHAnsi"/>
            <w:color w:val="000000" w:themeColor="text1"/>
          </w:rPr>
          <w:delText>Principal Component Analysis, ARDL, Nepal</w:delText>
        </w:r>
      </w:del>
    </w:p>
    <w:p w14:paraId="099FE3E0" w14:textId="419105A6" w:rsidR="00E42ED9" w:rsidRPr="007E7D05" w:rsidRDefault="00E42ED9" w:rsidP="00E42ED9">
      <w:pPr>
        <w:jc w:val="both"/>
        <w:rPr>
          <w:rFonts w:cstheme="minorHAnsi"/>
          <w:color w:val="000000" w:themeColor="text1"/>
        </w:rPr>
      </w:pPr>
      <w:r w:rsidRPr="007E7D05">
        <w:rPr>
          <w:rFonts w:cstheme="minorHAnsi"/>
          <w:b/>
          <w:bCs/>
          <w:color w:val="000000" w:themeColor="text1"/>
        </w:rPr>
        <w:t>JEL Classification:</w:t>
      </w:r>
      <w:r w:rsidRPr="007E7D05">
        <w:rPr>
          <w:rFonts w:cstheme="minorHAnsi"/>
          <w:color w:val="000000" w:themeColor="text1"/>
        </w:rPr>
        <w:t xml:space="preserve"> L26, O33, O53, C22, L86</w:t>
      </w:r>
    </w:p>
    <w:p w14:paraId="7392770F" w14:textId="3EAC47EC" w:rsidR="007023A3" w:rsidRPr="007E7D05" w:rsidRDefault="007023A3" w:rsidP="00E42ED9">
      <w:pPr>
        <w:jc w:val="both"/>
        <w:rPr>
          <w:rFonts w:cstheme="minorHAnsi"/>
          <w:color w:val="000000" w:themeColor="text1"/>
        </w:rPr>
      </w:pPr>
    </w:p>
    <w:p w14:paraId="55F5ACF0" w14:textId="77777777" w:rsidR="00974BFE" w:rsidRPr="007E7D05" w:rsidRDefault="00974BFE" w:rsidP="00974BFE">
      <w:pPr>
        <w:jc w:val="both"/>
        <w:rPr>
          <w:rFonts w:cstheme="minorHAnsi"/>
          <w:color w:val="000000" w:themeColor="text1"/>
        </w:rPr>
      </w:pPr>
    </w:p>
    <w:p w14:paraId="4CF8659A" w14:textId="77777777" w:rsidR="00974BFE" w:rsidRPr="007E7D05" w:rsidRDefault="00974BFE" w:rsidP="00974BFE">
      <w:pPr>
        <w:jc w:val="both"/>
        <w:rPr>
          <w:rFonts w:cstheme="minorHAnsi"/>
          <w:color w:val="000000" w:themeColor="text1"/>
        </w:rPr>
      </w:pPr>
    </w:p>
    <w:p w14:paraId="705EACCB" w14:textId="77777777" w:rsidR="00974BFE" w:rsidRPr="007E7D05" w:rsidRDefault="00974BFE" w:rsidP="00974BFE">
      <w:pPr>
        <w:jc w:val="both"/>
        <w:rPr>
          <w:rFonts w:cstheme="minorHAnsi"/>
          <w:color w:val="000000" w:themeColor="text1"/>
        </w:rPr>
      </w:pPr>
    </w:p>
    <w:p w14:paraId="7B17DE81" w14:textId="77777777" w:rsidR="00974BFE" w:rsidRPr="007E7D05" w:rsidRDefault="00974BFE" w:rsidP="00974BFE">
      <w:pPr>
        <w:jc w:val="both"/>
        <w:rPr>
          <w:rFonts w:cstheme="minorHAnsi"/>
          <w:color w:val="000000" w:themeColor="text1"/>
        </w:rPr>
      </w:pPr>
    </w:p>
    <w:p w14:paraId="287FD364" w14:textId="632E769F" w:rsidR="00974BFE" w:rsidRPr="007E7D05" w:rsidRDefault="00974BFE" w:rsidP="00974BFE">
      <w:pPr>
        <w:jc w:val="both"/>
        <w:rPr>
          <w:rFonts w:cstheme="minorHAnsi"/>
          <w:color w:val="000000" w:themeColor="text1"/>
        </w:rPr>
      </w:pPr>
    </w:p>
    <w:p w14:paraId="22965E55" w14:textId="7D2F9DD5" w:rsidR="00974BFE" w:rsidRPr="007E7D05" w:rsidDel="004A1211" w:rsidRDefault="00974BFE" w:rsidP="00974BFE">
      <w:pPr>
        <w:jc w:val="both"/>
        <w:rPr>
          <w:del w:id="56" w:author="Microsoft Office User" w:date="2026-07-30T21:03:00Z"/>
          <w:rFonts w:cstheme="minorHAnsi"/>
          <w:color w:val="000000" w:themeColor="text1"/>
        </w:rPr>
      </w:pPr>
    </w:p>
    <w:p w14:paraId="4071CD26" w14:textId="02146027" w:rsidR="00974BFE" w:rsidRPr="007E7D05" w:rsidRDefault="00974BFE" w:rsidP="00923CD4">
      <w:pPr>
        <w:pStyle w:val="ListParagraph"/>
        <w:numPr>
          <w:ilvl w:val="0"/>
          <w:numId w:val="2"/>
        </w:numPr>
        <w:rPr>
          <w:b/>
          <w:bCs/>
          <w:color w:val="000000" w:themeColor="text1"/>
        </w:rPr>
      </w:pPr>
      <w:r w:rsidRPr="007E7D05">
        <w:rPr>
          <w:b/>
          <w:bCs/>
          <w:color w:val="000000" w:themeColor="text1"/>
        </w:rPr>
        <w:t>Introduction</w:t>
      </w:r>
    </w:p>
    <w:p w14:paraId="78161223" w14:textId="16B40522" w:rsidR="00402544" w:rsidRPr="007E7D05" w:rsidRDefault="00721175" w:rsidP="001C1EAD">
      <w:pPr>
        <w:jc w:val="both"/>
        <w:rPr>
          <w:rFonts w:cstheme="minorHAnsi"/>
          <w:color w:val="000000" w:themeColor="text1"/>
        </w:rPr>
      </w:pPr>
      <w:commentRangeStart w:id="57"/>
      <w:r w:rsidRPr="007E7D05">
        <w:rPr>
          <w:rFonts w:cstheme="minorHAnsi"/>
          <w:color w:val="000000" w:themeColor="text1"/>
        </w:rPr>
        <w:t xml:space="preserve">In every economic era, entrepreneurship </w:t>
      </w:r>
      <w:del w:id="58" w:author="Microsoft Office User" w:date="2026-07-30T21:04:00Z">
        <w:r w:rsidRPr="007E7D05" w:rsidDel="004A1211">
          <w:rPr>
            <w:rFonts w:cstheme="minorHAnsi"/>
            <w:color w:val="000000" w:themeColor="text1"/>
          </w:rPr>
          <w:delText xml:space="preserve">has </w:delText>
        </w:r>
      </w:del>
      <w:r w:rsidRPr="007E7D05">
        <w:rPr>
          <w:rFonts w:cstheme="minorHAnsi"/>
          <w:color w:val="000000" w:themeColor="text1"/>
        </w:rPr>
        <w:t>serve</w:t>
      </w:r>
      <w:del w:id="59" w:author="Microsoft Office User" w:date="2026-07-30T21:04:00Z">
        <w:r w:rsidRPr="007E7D05" w:rsidDel="004A1211">
          <w:rPr>
            <w:rFonts w:cstheme="minorHAnsi"/>
            <w:color w:val="000000" w:themeColor="text1"/>
          </w:rPr>
          <w:delText>d</w:delText>
        </w:r>
      </w:del>
      <w:ins w:id="60" w:author="Microsoft Office User" w:date="2026-07-30T21:04:00Z">
        <w:r w:rsidR="004A1211" w:rsidRPr="007E7D05">
          <w:rPr>
            <w:rFonts w:cstheme="minorHAnsi"/>
            <w:color w:val="000000" w:themeColor="text1"/>
          </w:rPr>
          <w:t>s</w:t>
        </w:r>
      </w:ins>
      <w:r w:rsidRPr="007E7D05">
        <w:rPr>
          <w:rFonts w:cstheme="minorHAnsi"/>
          <w:color w:val="000000" w:themeColor="text1"/>
        </w:rPr>
        <w:t xml:space="preserve"> as the primary engine of societal transformation</w:t>
      </w:r>
      <w:ins w:id="61" w:author="Dell" w:date="2026-07-31T15:37:00Z">
        <w:r w:rsidR="00295622" w:rsidRPr="007E7D05">
          <w:rPr>
            <w:rFonts w:ascii="Segoe UI" w:hAnsi="Segoe UI" w:cs="Segoe UI"/>
            <w:color w:val="000000" w:themeColor="text1"/>
            <w:shd w:val="clear" w:color="auto" w:fill="FFFFFF"/>
          </w:rPr>
          <w:t xml:space="preserve"> </w:t>
        </w:r>
        <w:r w:rsidR="00295622" w:rsidRPr="007E7D05">
          <w:rPr>
            <w:rFonts w:cstheme="minorHAnsi"/>
            <w:color w:val="000000" w:themeColor="text1"/>
          </w:rPr>
          <w:t xml:space="preserve">(Schumpeter, 1934; </w:t>
        </w:r>
        <w:proofErr w:type="spellStart"/>
        <w:r w:rsidR="00295622" w:rsidRPr="007E7D05">
          <w:rPr>
            <w:rFonts w:cstheme="minorHAnsi"/>
            <w:color w:val="000000" w:themeColor="text1"/>
          </w:rPr>
          <w:t>Audretsch</w:t>
        </w:r>
        <w:proofErr w:type="spellEnd"/>
        <w:r w:rsidR="00295622" w:rsidRPr="007E7D05">
          <w:rPr>
            <w:rFonts w:cstheme="minorHAnsi"/>
            <w:color w:val="000000" w:themeColor="text1"/>
          </w:rPr>
          <w:t xml:space="preserve"> et al., 2007)</w:t>
        </w:r>
      </w:ins>
      <w:r w:rsidRPr="007E7D05">
        <w:rPr>
          <w:rFonts w:cstheme="minorHAnsi"/>
          <w:color w:val="000000" w:themeColor="text1"/>
        </w:rPr>
        <w:t>.</w:t>
      </w:r>
      <w:r w:rsidR="00B219AE" w:rsidRPr="007E7D05">
        <w:rPr>
          <w:rFonts w:cstheme="minorHAnsi"/>
          <w:color w:val="000000" w:themeColor="text1"/>
        </w:rPr>
        <w:t xml:space="preserve"> It does not always expand national gross domestic product </w:t>
      </w:r>
      <w:ins w:id="62" w:author="Microsoft Office User" w:date="2026-07-30T21:05:00Z">
        <w:r w:rsidR="004A1211" w:rsidRPr="007E7D05">
          <w:rPr>
            <w:rFonts w:cstheme="minorHAnsi"/>
            <w:color w:val="000000" w:themeColor="text1"/>
          </w:rPr>
          <w:t xml:space="preserve">(GDP), </w:t>
        </w:r>
      </w:ins>
      <w:r w:rsidR="00B219AE" w:rsidRPr="007E7D05">
        <w:rPr>
          <w:rFonts w:cstheme="minorHAnsi"/>
          <w:color w:val="000000" w:themeColor="text1"/>
        </w:rPr>
        <w:t xml:space="preserve">it also rewrites the social mobility and redefines </w:t>
      </w:r>
      <w:commentRangeStart w:id="63"/>
      <w:r w:rsidR="00B219AE" w:rsidRPr="007E7D05">
        <w:rPr>
          <w:rFonts w:cstheme="minorHAnsi"/>
          <w:color w:val="000000" w:themeColor="text1"/>
        </w:rPr>
        <w:t>how entire generation work approach and value of the creation</w:t>
      </w:r>
      <w:commentRangeEnd w:id="63"/>
      <w:r w:rsidR="004A1211" w:rsidRPr="007E7D05">
        <w:rPr>
          <w:rStyle w:val="CommentReference"/>
          <w:color w:val="000000" w:themeColor="text1"/>
        </w:rPr>
        <w:commentReference w:id="63"/>
      </w:r>
      <w:ins w:id="64" w:author="Dell" w:date="2026-07-31T15:38:00Z">
        <w:r w:rsidR="00295622" w:rsidRPr="007E7D05">
          <w:rPr>
            <w:rFonts w:ascii="Segoe UI" w:hAnsi="Segoe UI" w:cs="Segoe UI"/>
            <w:color w:val="000000" w:themeColor="text1"/>
            <w:shd w:val="clear" w:color="auto" w:fill="FFFFFF"/>
          </w:rPr>
          <w:t xml:space="preserve"> </w:t>
        </w:r>
        <w:r w:rsidR="00295622" w:rsidRPr="007E7D05">
          <w:rPr>
            <w:rFonts w:cstheme="minorHAnsi"/>
            <w:color w:val="000000" w:themeColor="text1"/>
          </w:rPr>
          <w:t xml:space="preserve">(van </w:t>
        </w:r>
        <w:proofErr w:type="spellStart"/>
        <w:r w:rsidR="00295622" w:rsidRPr="007E7D05">
          <w:rPr>
            <w:rFonts w:cstheme="minorHAnsi"/>
            <w:color w:val="000000" w:themeColor="text1"/>
          </w:rPr>
          <w:t>Praag</w:t>
        </w:r>
        <w:proofErr w:type="spellEnd"/>
        <w:r w:rsidR="00295622" w:rsidRPr="007E7D05">
          <w:rPr>
            <w:rFonts w:cstheme="minorHAnsi"/>
            <w:color w:val="000000" w:themeColor="text1"/>
          </w:rPr>
          <w:t xml:space="preserve"> &amp; </w:t>
        </w:r>
        <w:proofErr w:type="spellStart"/>
        <w:r w:rsidR="00295622" w:rsidRPr="007E7D05">
          <w:rPr>
            <w:rFonts w:cstheme="minorHAnsi"/>
            <w:color w:val="000000" w:themeColor="text1"/>
          </w:rPr>
          <w:t>Versloot</w:t>
        </w:r>
        <w:proofErr w:type="spellEnd"/>
        <w:r w:rsidR="00295622" w:rsidRPr="007E7D05">
          <w:rPr>
            <w:rFonts w:cstheme="minorHAnsi"/>
            <w:color w:val="000000" w:themeColor="text1"/>
          </w:rPr>
          <w:t xml:space="preserve">, 2007; </w:t>
        </w:r>
        <w:proofErr w:type="spellStart"/>
        <w:r w:rsidR="00295622" w:rsidRPr="007E7D05">
          <w:rPr>
            <w:rFonts w:cstheme="minorHAnsi"/>
            <w:color w:val="000000" w:themeColor="text1"/>
          </w:rPr>
          <w:t>Aparicio</w:t>
        </w:r>
        <w:proofErr w:type="spellEnd"/>
        <w:r w:rsidR="00295622" w:rsidRPr="007E7D05">
          <w:rPr>
            <w:rFonts w:cstheme="minorHAnsi"/>
            <w:color w:val="000000" w:themeColor="text1"/>
          </w:rPr>
          <w:t xml:space="preserve"> et al., 2016)</w:t>
        </w:r>
      </w:ins>
      <w:r w:rsidR="00B219AE" w:rsidRPr="007E7D05">
        <w:rPr>
          <w:rFonts w:cstheme="minorHAnsi"/>
          <w:color w:val="000000" w:themeColor="text1"/>
        </w:rPr>
        <w:t>.</w:t>
      </w:r>
      <w:r w:rsidR="00C944DE" w:rsidRPr="007E7D05">
        <w:rPr>
          <w:rFonts w:cstheme="minorHAnsi"/>
          <w:color w:val="000000" w:themeColor="text1"/>
        </w:rPr>
        <w:t xml:space="preserve"> </w:t>
      </w:r>
      <w:ins w:id="65" w:author="Microsoft Office User" w:date="2026-07-30T21:06:00Z">
        <w:r w:rsidR="004A1211" w:rsidRPr="007E7D05">
          <w:rPr>
            <w:rFonts w:cstheme="minorHAnsi"/>
            <w:color w:val="000000" w:themeColor="text1"/>
          </w:rPr>
          <w:t>Entrepreneurship</w:t>
        </w:r>
      </w:ins>
      <w:del w:id="66" w:author="Microsoft Office User" w:date="2026-07-30T21:06:00Z">
        <w:r w:rsidR="00C944DE" w:rsidRPr="007E7D05" w:rsidDel="004A1211">
          <w:rPr>
            <w:rFonts w:cstheme="minorHAnsi"/>
            <w:color w:val="000000" w:themeColor="text1"/>
          </w:rPr>
          <w:delText>It</w:delText>
        </w:r>
      </w:del>
      <w:r w:rsidR="00C944DE" w:rsidRPr="007E7D05">
        <w:rPr>
          <w:rFonts w:ascii="Segoe UI" w:hAnsi="Segoe UI" w:cs="Segoe UI"/>
          <w:color w:val="000000" w:themeColor="text1"/>
          <w:shd w:val="clear" w:color="auto" w:fill="EDF3FE"/>
        </w:rPr>
        <w:t xml:space="preserve"> </w:t>
      </w:r>
      <w:r w:rsidR="00C944DE" w:rsidRPr="007E7D05">
        <w:rPr>
          <w:rFonts w:cstheme="minorHAnsi"/>
          <w:color w:val="000000" w:themeColor="text1"/>
        </w:rPr>
        <w:t>is considered as a key factor in economic growth, job creation, and innovation in both developed and developing economies</w:t>
      </w:r>
      <w:r w:rsidR="000526CC" w:rsidRPr="007E7D05">
        <w:rPr>
          <w:rFonts w:cstheme="minorHAnsi"/>
          <w:color w:val="000000" w:themeColor="text1"/>
        </w:rPr>
        <w:t xml:space="preserve">. </w:t>
      </w:r>
      <w:ins w:id="67" w:author="Microsoft Office User" w:date="2026-07-30T21:07:00Z">
        <w:r w:rsidR="004A1211" w:rsidRPr="007E7D05">
          <w:rPr>
            <w:rFonts w:cstheme="minorHAnsi"/>
            <w:color w:val="000000" w:themeColor="text1"/>
          </w:rPr>
          <w:t>E</w:t>
        </w:r>
      </w:ins>
      <w:del w:id="68" w:author="Microsoft Office User" w:date="2026-07-30T21:07:00Z">
        <w:r w:rsidR="000526CC" w:rsidRPr="007E7D05" w:rsidDel="004A1211">
          <w:rPr>
            <w:rFonts w:cstheme="minorHAnsi"/>
            <w:color w:val="000000" w:themeColor="text1"/>
          </w:rPr>
          <w:delText>e</w:delText>
        </w:r>
      </w:del>
      <w:r w:rsidR="000526CC" w:rsidRPr="007E7D05">
        <w:rPr>
          <w:rFonts w:cstheme="minorHAnsi"/>
          <w:color w:val="000000" w:themeColor="text1"/>
        </w:rPr>
        <w:t xml:space="preserve">ntrepreneurship </w:t>
      </w:r>
      <w:r w:rsidR="00C944DE" w:rsidRPr="007E7D05">
        <w:rPr>
          <w:rFonts w:cstheme="minorHAnsi"/>
          <w:color w:val="000000" w:themeColor="text1"/>
        </w:rPr>
        <w:t xml:space="preserve">drive economic growth by commercializing </w:t>
      </w:r>
      <w:r w:rsidR="000526CC" w:rsidRPr="007E7D05">
        <w:rPr>
          <w:rFonts w:cstheme="minorHAnsi"/>
          <w:color w:val="000000" w:themeColor="text1"/>
        </w:rPr>
        <w:t>technology and injecting competition among the organization by reallocating capital</w:t>
      </w:r>
      <w:ins w:id="69" w:author="Microsoft Office User" w:date="2026-07-30T21:07:00Z">
        <w:r w:rsidR="004A1211" w:rsidRPr="007E7D05">
          <w:rPr>
            <w:rFonts w:cstheme="minorHAnsi"/>
            <w:color w:val="000000" w:themeColor="text1"/>
          </w:rPr>
          <w:t xml:space="preserve"> and </w:t>
        </w:r>
      </w:ins>
      <w:del w:id="70" w:author="Microsoft Office User" w:date="2026-07-30T21:07:00Z">
        <w:r w:rsidR="000526CC" w:rsidRPr="007E7D05" w:rsidDel="004A1211">
          <w:rPr>
            <w:rFonts w:cstheme="minorHAnsi"/>
            <w:color w:val="000000" w:themeColor="text1"/>
          </w:rPr>
          <w:delText>/</w:delText>
        </w:r>
      </w:del>
      <w:r w:rsidR="000526CC" w:rsidRPr="007E7D05">
        <w:rPr>
          <w:rFonts w:cstheme="minorHAnsi"/>
          <w:color w:val="000000" w:themeColor="text1"/>
        </w:rPr>
        <w:t xml:space="preserve">labor to high-value uses which raises productivity and </w:t>
      </w:r>
      <w:r w:rsidR="00952018" w:rsidRPr="007E7D05">
        <w:rPr>
          <w:rFonts w:cstheme="minorHAnsi"/>
          <w:color w:val="000000" w:themeColor="text1"/>
        </w:rPr>
        <w:t>GDP</w:t>
      </w:r>
      <w:ins w:id="71" w:author="Dell" w:date="2026-07-31T15:38:00Z">
        <w:r w:rsidR="00295622" w:rsidRPr="007E7D05">
          <w:rPr>
            <w:rFonts w:ascii="Segoe UI" w:hAnsi="Segoe UI" w:cs="Segoe UI"/>
            <w:color w:val="000000" w:themeColor="text1"/>
            <w:shd w:val="clear" w:color="auto" w:fill="FFFFFF"/>
          </w:rPr>
          <w:t xml:space="preserve"> (</w:t>
        </w:r>
        <w:proofErr w:type="spellStart"/>
        <w:r w:rsidR="00295622" w:rsidRPr="007E7D05">
          <w:rPr>
            <w:rFonts w:cstheme="minorHAnsi"/>
            <w:color w:val="000000" w:themeColor="text1"/>
          </w:rPr>
          <w:t>Audretsch</w:t>
        </w:r>
        <w:proofErr w:type="spellEnd"/>
        <w:r w:rsidR="00295622" w:rsidRPr="007E7D05">
          <w:rPr>
            <w:rFonts w:cstheme="minorHAnsi"/>
            <w:color w:val="000000" w:themeColor="text1"/>
          </w:rPr>
          <w:t xml:space="preserve"> et al., 2007; SMEs review, 2024)</w:t>
        </w:r>
      </w:ins>
      <w:r w:rsidR="000526CC" w:rsidRPr="007E7D05">
        <w:rPr>
          <w:rFonts w:cstheme="minorHAnsi"/>
          <w:color w:val="000000" w:themeColor="text1"/>
        </w:rPr>
        <w:t>.</w:t>
      </w:r>
      <w:r w:rsidR="000526CC" w:rsidRPr="007E7D05">
        <w:rPr>
          <w:rFonts w:ascii="Segoe UI" w:hAnsi="Segoe UI" w:cs="Segoe UI"/>
          <w:color w:val="000000" w:themeColor="text1"/>
          <w:sz w:val="21"/>
          <w:szCs w:val="21"/>
          <w:shd w:val="clear" w:color="auto" w:fill="FFFFFF"/>
        </w:rPr>
        <w:t xml:space="preserve"> </w:t>
      </w:r>
      <w:r w:rsidR="00952018" w:rsidRPr="007E7D05">
        <w:rPr>
          <w:rFonts w:cstheme="minorHAnsi"/>
          <w:color w:val="000000" w:themeColor="text1"/>
        </w:rPr>
        <w:t>Entrepreneurship also creates mass employment by scaling up and filling operational gaps in production, logistics, and support which require human capital</w:t>
      </w:r>
      <w:ins w:id="72" w:author="Dell" w:date="2026-07-31T15:39:00Z">
        <w:r w:rsidR="00295622" w:rsidRPr="007E7D05">
          <w:rPr>
            <w:rFonts w:cstheme="minorHAnsi"/>
            <w:color w:val="000000" w:themeColor="text1"/>
          </w:rPr>
          <w:t>(OECD, 2025; SMEs review, 2024)</w:t>
        </w:r>
      </w:ins>
      <w:r w:rsidR="00952018" w:rsidRPr="007E7D05">
        <w:rPr>
          <w:rFonts w:cstheme="minorHAnsi"/>
          <w:color w:val="000000" w:themeColor="text1"/>
        </w:rPr>
        <w:t xml:space="preserve"> and </w:t>
      </w:r>
      <w:ins w:id="73" w:author="Dell" w:date="2026-07-31T15:40:00Z">
        <w:r w:rsidR="00295622" w:rsidRPr="007E7D05">
          <w:rPr>
            <w:rFonts w:cstheme="minorHAnsi"/>
            <w:color w:val="000000" w:themeColor="text1"/>
          </w:rPr>
          <w:t>t</w:t>
        </w:r>
      </w:ins>
      <w:del w:id="74" w:author="Dell" w:date="2026-07-31T15:40:00Z">
        <w:r w:rsidR="00952018" w:rsidRPr="007E7D05" w:rsidDel="00295622">
          <w:rPr>
            <w:rFonts w:cstheme="minorHAnsi"/>
            <w:color w:val="000000" w:themeColor="text1"/>
          </w:rPr>
          <w:delText>T</w:delText>
        </w:r>
      </w:del>
      <w:r w:rsidR="00952018" w:rsidRPr="007E7D05">
        <w:rPr>
          <w:rFonts w:cstheme="minorHAnsi"/>
          <w:color w:val="000000" w:themeColor="text1"/>
        </w:rPr>
        <w:t>hey</w:t>
      </w:r>
      <w:r w:rsidR="000526CC" w:rsidRPr="007E7D05">
        <w:rPr>
          <w:rFonts w:cstheme="minorHAnsi"/>
          <w:color w:val="000000" w:themeColor="text1"/>
        </w:rPr>
        <w:t xml:space="preserve"> spearhead innovation by challenging outdated dogmas</w:t>
      </w:r>
      <w:r w:rsidR="00952018" w:rsidRPr="007E7D05">
        <w:rPr>
          <w:rFonts w:cstheme="minorHAnsi"/>
          <w:color w:val="000000" w:themeColor="text1"/>
        </w:rPr>
        <w:t xml:space="preserve">, investing in R&amp;D, and utilizing rapid prototyping and feedback loops, entrepreneurs yield novel products and efficient processes that diffuse across supply chains to compel incumbent modernization which ultimately raises productivity and living standards. </w:t>
      </w:r>
      <w:r w:rsidR="00752B71" w:rsidRPr="007E7D05">
        <w:rPr>
          <w:rFonts w:cstheme="minorHAnsi"/>
          <w:color w:val="000000" w:themeColor="text1"/>
        </w:rPr>
        <w:t xml:space="preserve">In </w:t>
      </w:r>
      <w:ins w:id="75" w:author="Microsoft Office User" w:date="2026-07-30T21:16:00Z">
        <w:r w:rsidR="00836469" w:rsidRPr="007E7D05">
          <w:rPr>
            <w:rFonts w:cstheme="minorHAnsi"/>
            <w:color w:val="000000" w:themeColor="text1"/>
          </w:rPr>
          <w:t xml:space="preserve">more </w:t>
        </w:r>
      </w:ins>
      <w:r w:rsidR="00752B71" w:rsidRPr="007E7D05">
        <w:rPr>
          <w:rFonts w:cstheme="minorHAnsi"/>
          <w:color w:val="000000" w:themeColor="text1"/>
        </w:rPr>
        <w:t xml:space="preserve">recent time, the </w:t>
      </w:r>
      <w:r w:rsidR="006C4DD2" w:rsidRPr="007E7D05">
        <w:rPr>
          <w:rFonts w:cstheme="minorHAnsi"/>
          <w:color w:val="000000" w:themeColor="text1"/>
        </w:rPr>
        <w:t>rapid pace of digitalization has significantly transformed entrepreneurship</w:t>
      </w:r>
      <w:r w:rsidRPr="007E7D05">
        <w:rPr>
          <w:rFonts w:cstheme="minorHAnsi"/>
          <w:color w:val="000000" w:themeColor="text1"/>
        </w:rPr>
        <w:t xml:space="preserve">. </w:t>
      </w:r>
      <w:r w:rsidR="006C4DD2" w:rsidRPr="007E7D05">
        <w:rPr>
          <w:rFonts w:cstheme="minorHAnsi"/>
          <w:color w:val="000000" w:themeColor="text1"/>
        </w:rPr>
        <w:t xml:space="preserve">Through digital </w:t>
      </w:r>
      <w:r w:rsidR="00752B71" w:rsidRPr="007E7D05">
        <w:rPr>
          <w:rFonts w:cstheme="minorHAnsi"/>
          <w:color w:val="000000" w:themeColor="text1"/>
        </w:rPr>
        <w:t xml:space="preserve">and communication </w:t>
      </w:r>
      <w:r w:rsidR="006C4DD2" w:rsidRPr="007E7D05">
        <w:rPr>
          <w:rFonts w:cstheme="minorHAnsi"/>
          <w:color w:val="000000" w:themeColor="text1"/>
        </w:rPr>
        <w:t xml:space="preserve">technologies such as, </w:t>
      </w:r>
      <w:r w:rsidR="00974BFE" w:rsidRPr="007E7D05">
        <w:rPr>
          <w:rFonts w:cstheme="minorHAnsi"/>
          <w:color w:val="000000" w:themeColor="text1"/>
        </w:rPr>
        <w:t xml:space="preserve">the </w:t>
      </w:r>
      <w:r w:rsidR="00752B71" w:rsidRPr="007E7D05">
        <w:rPr>
          <w:rFonts w:cstheme="minorHAnsi"/>
          <w:color w:val="000000" w:themeColor="text1"/>
        </w:rPr>
        <w:t>i</w:t>
      </w:r>
      <w:r w:rsidR="00974BFE" w:rsidRPr="007E7D05">
        <w:rPr>
          <w:rFonts w:cstheme="minorHAnsi"/>
          <w:color w:val="000000" w:themeColor="text1"/>
        </w:rPr>
        <w:t xml:space="preserve">nternet, mobile communication, broadband, and many other online channels, the challenges </w:t>
      </w:r>
      <w:r w:rsidR="006C4DD2" w:rsidRPr="007E7D05">
        <w:rPr>
          <w:rFonts w:cstheme="minorHAnsi"/>
          <w:color w:val="000000" w:themeColor="text1"/>
        </w:rPr>
        <w:t xml:space="preserve">that entrepreneurs previously faced </w:t>
      </w:r>
      <w:r w:rsidR="00974BFE" w:rsidRPr="007E7D05">
        <w:rPr>
          <w:rFonts w:cstheme="minorHAnsi"/>
          <w:color w:val="000000" w:themeColor="text1"/>
        </w:rPr>
        <w:t>have slowly eroded, resulting</w:t>
      </w:r>
      <w:r w:rsidR="006C4DD2" w:rsidRPr="007E7D05">
        <w:rPr>
          <w:rFonts w:cstheme="minorHAnsi"/>
          <w:color w:val="000000" w:themeColor="text1"/>
        </w:rPr>
        <w:t xml:space="preserve"> reducing information costs, improving market access</w:t>
      </w:r>
      <w:r w:rsidR="00974BFE" w:rsidRPr="007E7D05">
        <w:rPr>
          <w:rFonts w:cstheme="minorHAnsi"/>
          <w:color w:val="000000" w:themeColor="text1"/>
        </w:rPr>
        <w:t xml:space="preserve"> and financial inclusion so that the business can reach out to </w:t>
      </w:r>
      <w:r w:rsidR="00752B71" w:rsidRPr="007E7D05">
        <w:rPr>
          <w:rFonts w:cstheme="minorHAnsi"/>
          <w:color w:val="000000" w:themeColor="text1"/>
        </w:rPr>
        <w:t xml:space="preserve">their </w:t>
      </w:r>
      <w:r w:rsidR="00974BFE" w:rsidRPr="007E7D05">
        <w:rPr>
          <w:rFonts w:cstheme="minorHAnsi"/>
          <w:color w:val="000000" w:themeColor="text1"/>
        </w:rPr>
        <w:t>customers outside its immediate geography</w:t>
      </w:r>
      <w:ins w:id="76" w:author="Dell" w:date="2026-07-31T15:40:00Z">
        <w:r w:rsidR="00295622" w:rsidRPr="007E7D05">
          <w:rPr>
            <w:rFonts w:cstheme="minorHAnsi"/>
            <w:color w:val="000000" w:themeColor="text1"/>
          </w:rPr>
          <w:t xml:space="preserve"> </w:t>
        </w:r>
      </w:ins>
      <w:ins w:id="77" w:author="Dell" w:date="2026-07-31T15:39:00Z">
        <w:r w:rsidR="00295622" w:rsidRPr="007E7D05">
          <w:rPr>
            <w:rFonts w:cstheme="minorHAnsi"/>
            <w:color w:val="000000" w:themeColor="text1"/>
          </w:rPr>
          <w:t>(</w:t>
        </w:r>
      </w:ins>
      <w:proofErr w:type="spellStart"/>
      <w:ins w:id="78" w:author="Dell" w:date="2026-07-31T15:40:00Z">
        <w:r w:rsidR="00295622" w:rsidRPr="007E7D05">
          <w:rPr>
            <w:rFonts w:cstheme="minorHAnsi"/>
            <w:color w:val="000000" w:themeColor="text1"/>
          </w:rPr>
          <w:t>Balsalobre-Lorente</w:t>
        </w:r>
        <w:proofErr w:type="spellEnd"/>
        <w:r w:rsidR="00295622" w:rsidRPr="007E7D05">
          <w:rPr>
            <w:rFonts w:cstheme="minorHAnsi"/>
            <w:color w:val="000000" w:themeColor="text1"/>
          </w:rPr>
          <w:t xml:space="preserve"> et al., 2025; systems review, 2026</w:t>
        </w:r>
      </w:ins>
      <w:ins w:id="79" w:author="Dell" w:date="2026-07-31T15:39:00Z">
        <w:r w:rsidR="00295622" w:rsidRPr="007E7D05">
          <w:rPr>
            <w:rFonts w:cstheme="minorHAnsi"/>
            <w:color w:val="000000" w:themeColor="text1"/>
          </w:rPr>
          <w:t>)</w:t>
        </w:r>
      </w:ins>
      <w:r w:rsidR="00974BFE" w:rsidRPr="007E7D05">
        <w:rPr>
          <w:rFonts w:cstheme="minorHAnsi"/>
          <w:color w:val="000000" w:themeColor="text1"/>
        </w:rPr>
        <w:t>.</w:t>
      </w:r>
      <w:r w:rsidR="001C1EAD" w:rsidRPr="007E7D05">
        <w:rPr>
          <w:color w:val="000000" w:themeColor="text1"/>
        </w:rPr>
        <w:t xml:space="preserve"> </w:t>
      </w:r>
      <w:commentRangeEnd w:id="57"/>
      <w:r w:rsidR="004A1211" w:rsidRPr="007E7D05">
        <w:rPr>
          <w:rStyle w:val="CommentReference"/>
          <w:color w:val="000000" w:themeColor="text1"/>
        </w:rPr>
        <w:commentReference w:id="57"/>
      </w:r>
    </w:p>
    <w:p w14:paraId="24A534EC" w14:textId="1BB8AAE2" w:rsidR="00881A1E" w:rsidRPr="007E7D05" w:rsidRDefault="00881A1E" w:rsidP="00881A1E">
      <w:pPr>
        <w:jc w:val="both"/>
        <w:rPr>
          <w:color w:val="000000" w:themeColor="text1"/>
        </w:rPr>
      </w:pPr>
      <w:commentRangeStart w:id="80"/>
      <w:r w:rsidRPr="007E7D05">
        <w:rPr>
          <w:color w:val="000000" w:themeColor="text1"/>
        </w:rPr>
        <w:t xml:space="preserve">Nepal has witnessed </w:t>
      </w:r>
      <w:r w:rsidR="002573DC" w:rsidRPr="007E7D05">
        <w:rPr>
          <w:color w:val="000000" w:themeColor="text1"/>
        </w:rPr>
        <w:t xml:space="preserve">a </w:t>
      </w:r>
      <w:r w:rsidRPr="007E7D05">
        <w:rPr>
          <w:color w:val="000000" w:themeColor="text1"/>
        </w:rPr>
        <w:t xml:space="preserve">huge progress in digital adoption </w:t>
      </w:r>
      <w:ins w:id="81" w:author="Microsoft Office User" w:date="2026-07-30T22:51:00Z">
        <w:r w:rsidR="00DD6ED3" w:rsidRPr="007E7D05">
          <w:rPr>
            <w:color w:val="000000" w:themeColor="text1"/>
          </w:rPr>
          <w:t xml:space="preserve">ecosystem </w:t>
        </w:r>
      </w:ins>
      <w:r w:rsidRPr="007E7D05">
        <w:rPr>
          <w:color w:val="000000" w:themeColor="text1"/>
        </w:rPr>
        <w:t xml:space="preserve">because of </w:t>
      </w:r>
      <w:del w:id="82" w:author="Microsoft Office User" w:date="2026-07-30T22:51:00Z">
        <w:r w:rsidRPr="007E7D05" w:rsidDel="00DD6ED3">
          <w:rPr>
            <w:color w:val="000000" w:themeColor="text1"/>
          </w:rPr>
          <w:delText xml:space="preserve">the </w:delText>
        </w:r>
      </w:del>
      <w:ins w:id="83" w:author="Microsoft Office User" w:date="2026-07-30T22:51:00Z">
        <w:r w:rsidR="00DD6ED3" w:rsidRPr="007E7D05">
          <w:rPr>
            <w:color w:val="000000" w:themeColor="text1"/>
          </w:rPr>
          <w:t xml:space="preserve">an </w:t>
        </w:r>
      </w:ins>
      <w:r w:rsidRPr="007E7D05">
        <w:rPr>
          <w:color w:val="000000" w:themeColor="text1"/>
        </w:rPr>
        <w:t>increase in the number of internet users, mobile users, broadband and digital service</w:t>
      </w:r>
      <w:ins w:id="84" w:author="Dell" w:date="2026-08-01T09:49:00Z">
        <w:r w:rsidR="00052EC0" w:rsidRPr="007E7D05">
          <w:rPr>
            <w:rFonts w:ascii="Segoe UI" w:hAnsi="Segoe UI" w:cs="Segoe UI"/>
            <w:color w:val="000000" w:themeColor="text1"/>
            <w:shd w:val="clear" w:color="auto" w:fill="FFFFFF"/>
          </w:rPr>
          <w:t xml:space="preserve"> </w:t>
        </w:r>
        <w:r w:rsidR="00052EC0" w:rsidRPr="007E7D05">
          <w:rPr>
            <w:color w:val="000000" w:themeColor="text1"/>
          </w:rPr>
          <w:t>(</w:t>
        </w:r>
        <w:proofErr w:type="spellStart"/>
        <w:r w:rsidR="00052EC0" w:rsidRPr="007E7D05">
          <w:rPr>
            <w:color w:val="000000" w:themeColor="text1"/>
          </w:rPr>
          <w:t>DataReportal</w:t>
        </w:r>
        <w:proofErr w:type="spellEnd"/>
        <w:r w:rsidR="00052EC0" w:rsidRPr="007E7D05">
          <w:rPr>
            <w:color w:val="000000" w:themeColor="text1"/>
          </w:rPr>
          <w:t>, 2024)</w:t>
        </w:r>
      </w:ins>
      <w:r w:rsidRPr="007E7D05">
        <w:rPr>
          <w:color w:val="000000" w:themeColor="text1"/>
        </w:rPr>
        <w:t xml:space="preserve">. </w:t>
      </w:r>
      <w:ins w:id="85" w:author="Dell" w:date="2026-08-01T09:47:00Z">
        <w:r w:rsidR="00052EC0" w:rsidRPr="007E7D05">
          <w:rPr>
            <w:color w:val="000000" w:themeColor="text1"/>
          </w:rPr>
          <w:t>Some of the efforts taken by the Government of Nepal (</w:t>
        </w:r>
        <w:proofErr w:type="spellStart"/>
        <w:r w:rsidR="00052EC0" w:rsidRPr="007E7D05">
          <w:rPr>
            <w:color w:val="000000" w:themeColor="text1"/>
          </w:rPr>
          <w:t>GoN</w:t>
        </w:r>
        <w:proofErr w:type="spellEnd"/>
        <w:r w:rsidR="00052EC0" w:rsidRPr="007E7D05">
          <w:rPr>
            <w:color w:val="000000" w:themeColor="text1"/>
          </w:rPr>
          <w:t>)</w:t>
        </w:r>
      </w:ins>
      <w:ins w:id="86" w:author="Dell" w:date="2026-08-01T09:48:00Z">
        <w:r w:rsidR="00052EC0" w:rsidRPr="007E7D05">
          <w:rPr>
            <w:color w:val="000000" w:themeColor="text1"/>
          </w:rPr>
          <w:t xml:space="preserve"> which </w:t>
        </w:r>
      </w:ins>
      <w:ins w:id="87" w:author="Dell" w:date="2026-08-01T09:47:00Z">
        <w:r w:rsidR="00052EC0" w:rsidRPr="007E7D05">
          <w:rPr>
            <w:color w:val="000000" w:themeColor="text1"/>
          </w:rPr>
          <w:t xml:space="preserve"> include</w:t>
        </w:r>
      </w:ins>
      <w:del w:id="88" w:author="Dell" w:date="2026-08-01T09:47:00Z">
        <w:r w:rsidRPr="007E7D05" w:rsidDel="00052EC0">
          <w:rPr>
            <w:color w:val="000000" w:themeColor="text1"/>
          </w:rPr>
          <w:delText xml:space="preserve">The Government of Nepal </w:delText>
        </w:r>
        <w:r w:rsidR="00DD7A6F" w:rsidRPr="007E7D05" w:rsidDel="00052EC0">
          <w:rPr>
            <w:color w:val="000000" w:themeColor="text1"/>
          </w:rPr>
          <w:delText xml:space="preserve">(GoN) </w:delText>
        </w:r>
        <w:r w:rsidRPr="007E7D05" w:rsidDel="00052EC0">
          <w:rPr>
            <w:color w:val="000000" w:themeColor="text1"/>
          </w:rPr>
          <w:delText>has taken a lot of</w:delText>
        </w:r>
      </w:del>
      <w:ins w:id="89" w:author="Microsoft Office User" w:date="2026-07-30T22:52:00Z">
        <w:del w:id="90" w:author="Dell" w:date="2026-08-01T09:47:00Z">
          <w:r w:rsidR="00DD6ED3" w:rsidRPr="007E7D05" w:rsidDel="00052EC0">
            <w:rPr>
              <w:color w:val="000000" w:themeColor="text1"/>
            </w:rPr>
            <w:delText>some</w:delText>
          </w:r>
        </w:del>
      </w:ins>
      <w:del w:id="91" w:author="Dell" w:date="2026-08-01T09:47:00Z">
        <w:r w:rsidRPr="007E7D05" w:rsidDel="00052EC0">
          <w:rPr>
            <w:color w:val="000000" w:themeColor="text1"/>
          </w:rPr>
          <w:delText xml:space="preserve"> initiatives in terms of ICT development</w:delText>
        </w:r>
      </w:del>
      <w:del w:id="92" w:author="Dell" w:date="2026-08-01T09:45:00Z">
        <w:r w:rsidRPr="007E7D05" w:rsidDel="00052EC0">
          <w:rPr>
            <w:color w:val="000000" w:themeColor="text1"/>
          </w:rPr>
          <w:delText>,</w:delText>
        </w:r>
      </w:del>
      <w:r w:rsidRPr="007E7D05">
        <w:rPr>
          <w:color w:val="000000" w:themeColor="text1"/>
        </w:rPr>
        <w:t xml:space="preserve"> </w:t>
      </w:r>
      <w:ins w:id="93" w:author="Dell" w:date="2026-08-01T09:47:00Z">
        <w:r w:rsidR="00052EC0" w:rsidRPr="007E7D05">
          <w:rPr>
            <w:color w:val="000000" w:themeColor="text1"/>
          </w:rPr>
          <w:t xml:space="preserve"> </w:t>
        </w:r>
      </w:ins>
      <w:del w:id="94" w:author="Dell" w:date="2026-08-01T09:47:00Z">
        <w:r w:rsidRPr="007E7D05" w:rsidDel="00052EC0">
          <w:rPr>
            <w:color w:val="000000" w:themeColor="text1"/>
          </w:rPr>
          <w:delText xml:space="preserve">such as </w:delText>
        </w:r>
      </w:del>
      <w:r w:rsidRPr="007E7D05">
        <w:rPr>
          <w:color w:val="000000" w:themeColor="text1"/>
        </w:rPr>
        <w:t>the ICT Policy 2015 that set up the basis for ICT development, the National Broadband Policy 2015 that facilitate</w:t>
      </w:r>
      <w:r w:rsidR="002573DC" w:rsidRPr="007E7D05">
        <w:rPr>
          <w:color w:val="000000" w:themeColor="text1"/>
        </w:rPr>
        <w:t xml:space="preserve"> an</w:t>
      </w:r>
      <w:r w:rsidRPr="007E7D05">
        <w:rPr>
          <w:color w:val="000000" w:themeColor="text1"/>
        </w:rPr>
        <w:t xml:space="preserve"> affordable access to broadband services, and the Rural Telecommunication Development Fund (RTDF) that helps to develop connectivity in underdeveloped regions</w:t>
      </w:r>
      <w:ins w:id="95" w:author="Dell" w:date="2026-08-01T09:49:00Z">
        <w:r w:rsidR="00052EC0" w:rsidRPr="007E7D05">
          <w:rPr>
            <w:rFonts w:ascii="Segoe UI" w:hAnsi="Segoe UI" w:cs="Segoe UI"/>
            <w:color w:val="000000" w:themeColor="text1"/>
            <w:shd w:val="clear" w:color="auto" w:fill="FFFFFF"/>
          </w:rPr>
          <w:t xml:space="preserve"> </w:t>
        </w:r>
        <w:r w:rsidR="00052EC0" w:rsidRPr="007E7D05">
          <w:rPr>
            <w:color w:val="000000" w:themeColor="text1"/>
          </w:rPr>
          <w:t>(Government of Nepal, 2015</w:t>
        </w:r>
      </w:ins>
      <w:ins w:id="96" w:author="Dell" w:date="2026-08-01T09:51:00Z">
        <w:r w:rsidR="00A47692" w:rsidRPr="007E7D05">
          <w:rPr>
            <w:color w:val="000000" w:themeColor="text1"/>
          </w:rPr>
          <w:t>;</w:t>
        </w:r>
      </w:ins>
      <w:ins w:id="97" w:author="Dell" w:date="2026-08-01T09:52:00Z">
        <w:r w:rsidR="00A47692" w:rsidRPr="007E7D05">
          <w:rPr>
            <w:rFonts w:ascii="Segoe UI" w:hAnsi="Segoe UI" w:cs="Segoe UI"/>
            <w:color w:val="000000" w:themeColor="text1"/>
            <w:shd w:val="clear" w:color="auto" w:fill="FFFFFF"/>
          </w:rPr>
          <w:t xml:space="preserve"> </w:t>
        </w:r>
        <w:r w:rsidR="00A47692" w:rsidRPr="007E7D05">
          <w:rPr>
            <w:color w:val="000000" w:themeColor="text1"/>
          </w:rPr>
          <w:t>Nepal Telecommunications Authority, 2025</w:t>
        </w:r>
      </w:ins>
      <w:ins w:id="98" w:author="Dell" w:date="2026-08-01T09:50:00Z">
        <w:r w:rsidR="00052EC0" w:rsidRPr="007E7D05">
          <w:rPr>
            <w:color w:val="000000" w:themeColor="text1"/>
          </w:rPr>
          <w:t>)</w:t>
        </w:r>
      </w:ins>
      <w:r w:rsidRPr="007E7D05">
        <w:rPr>
          <w:color w:val="000000" w:themeColor="text1"/>
        </w:rPr>
        <w:t xml:space="preserve">. Additionally, there is the Digital Nepal Framework </w:t>
      </w:r>
      <w:ins w:id="99" w:author="Microsoft Office User" w:date="2026-07-30T22:52:00Z">
        <w:r w:rsidR="00DD6ED3" w:rsidRPr="007E7D05">
          <w:rPr>
            <w:color w:val="000000" w:themeColor="text1"/>
          </w:rPr>
          <w:t xml:space="preserve">(DNF) </w:t>
        </w:r>
      </w:ins>
      <w:r w:rsidRPr="007E7D05">
        <w:rPr>
          <w:color w:val="000000" w:themeColor="text1"/>
        </w:rPr>
        <w:t>2019 that provides the national strategy of utilization of digital technologies in various sectors, such as education, healthcare, agriculture, governance, tourism, and finance. In accordance with recent statistics, Nepal currently has approximately 16.5 million internet users that are 55.8</w:t>
      </w:r>
      <w:r w:rsidR="002573DC" w:rsidRPr="007E7D05">
        <w:rPr>
          <w:color w:val="000000" w:themeColor="text1"/>
        </w:rPr>
        <w:t xml:space="preserve"> percent </w:t>
      </w:r>
      <w:r w:rsidRPr="007E7D05">
        <w:rPr>
          <w:color w:val="000000" w:themeColor="text1"/>
        </w:rPr>
        <w:t>of its population, and 39 million mobile cellular connections that are 132</w:t>
      </w:r>
      <w:r w:rsidR="002573DC" w:rsidRPr="007E7D05">
        <w:rPr>
          <w:color w:val="000000" w:themeColor="text1"/>
        </w:rPr>
        <w:t xml:space="preserve"> percent</w:t>
      </w:r>
      <w:r w:rsidRPr="007E7D05">
        <w:rPr>
          <w:color w:val="000000" w:themeColor="text1"/>
        </w:rPr>
        <w:t xml:space="preserve"> of its population. Thus, the adoption of digital payment </w:t>
      </w:r>
      <w:ins w:id="100" w:author="Microsoft Office User" w:date="2026-07-30T22:53:00Z">
        <w:r w:rsidR="00DD6ED3" w:rsidRPr="007E7D05">
          <w:rPr>
            <w:color w:val="000000" w:themeColor="text1"/>
          </w:rPr>
          <w:t>eco</w:t>
        </w:r>
      </w:ins>
      <w:r w:rsidRPr="007E7D05">
        <w:rPr>
          <w:color w:val="000000" w:themeColor="text1"/>
        </w:rPr>
        <w:t xml:space="preserve">systems initiated by Nepal </w:t>
      </w:r>
      <w:proofErr w:type="spellStart"/>
      <w:r w:rsidRPr="007E7D05">
        <w:rPr>
          <w:color w:val="000000" w:themeColor="text1"/>
        </w:rPr>
        <w:t>Rastra</w:t>
      </w:r>
      <w:proofErr w:type="spellEnd"/>
      <w:r w:rsidRPr="007E7D05">
        <w:rPr>
          <w:color w:val="000000" w:themeColor="text1"/>
        </w:rPr>
        <w:t xml:space="preserve"> Bank</w:t>
      </w:r>
      <w:r w:rsidR="002573DC" w:rsidRPr="007E7D05">
        <w:rPr>
          <w:color w:val="000000" w:themeColor="text1"/>
        </w:rPr>
        <w:t xml:space="preserve"> (NRB)</w:t>
      </w:r>
      <w:r w:rsidRPr="007E7D05">
        <w:rPr>
          <w:color w:val="000000" w:themeColor="text1"/>
        </w:rPr>
        <w:t xml:space="preserve">, as well as the proliferation of e-governance services, like </w:t>
      </w:r>
      <w:proofErr w:type="spellStart"/>
      <w:r w:rsidRPr="007E7D05">
        <w:rPr>
          <w:color w:val="000000" w:themeColor="text1"/>
        </w:rPr>
        <w:t>Nagarik</w:t>
      </w:r>
      <w:proofErr w:type="spellEnd"/>
      <w:r w:rsidRPr="007E7D05">
        <w:rPr>
          <w:color w:val="000000" w:themeColor="text1"/>
        </w:rPr>
        <w:t xml:space="preserve"> App, online government services, and digital marketplaces, is evidence of the development of Nepal towards the digital economy</w:t>
      </w:r>
      <w:ins w:id="101" w:author="Dell" w:date="2026-08-01T09:51:00Z">
        <w:r w:rsidR="00A47692" w:rsidRPr="007E7D05">
          <w:rPr>
            <w:rFonts w:ascii="Segoe UI" w:hAnsi="Segoe UI" w:cs="Segoe UI"/>
            <w:color w:val="000000" w:themeColor="text1"/>
            <w:shd w:val="clear" w:color="auto" w:fill="FFFFFF"/>
          </w:rPr>
          <w:t xml:space="preserve"> </w:t>
        </w:r>
        <w:r w:rsidR="00A47692" w:rsidRPr="007E7D05">
          <w:rPr>
            <w:color w:val="000000" w:themeColor="text1"/>
          </w:rPr>
          <w:t xml:space="preserve">(Nepal </w:t>
        </w:r>
        <w:proofErr w:type="spellStart"/>
        <w:r w:rsidR="00A47692" w:rsidRPr="007E7D05">
          <w:rPr>
            <w:color w:val="000000" w:themeColor="text1"/>
          </w:rPr>
          <w:t>Rastra</w:t>
        </w:r>
        <w:proofErr w:type="spellEnd"/>
        <w:r w:rsidR="00A47692" w:rsidRPr="007E7D05">
          <w:rPr>
            <w:color w:val="000000" w:themeColor="text1"/>
          </w:rPr>
          <w:t xml:space="preserve"> Bank, 2023; Department of Information Technology, 2026)</w:t>
        </w:r>
      </w:ins>
      <w:r w:rsidRPr="007E7D05">
        <w:rPr>
          <w:color w:val="000000" w:themeColor="text1"/>
        </w:rPr>
        <w:t>.</w:t>
      </w:r>
      <w:commentRangeEnd w:id="80"/>
      <w:r w:rsidR="00DD6ED3" w:rsidRPr="007E7D05">
        <w:rPr>
          <w:rStyle w:val="CommentReference"/>
          <w:color w:val="000000" w:themeColor="text1"/>
        </w:rPr>
        <w:commentReference w:id="80"/>
      </w:r>
    </w:p>
    <w:p w14:paraId="0F38CFB2" w14:textId="2F20E4B5" w:rsidR="00881A1E" w:rsidRPr="007E7D05" w:rsidRDefault="00DD6ED3" w:rsidP="00974BFE">
      <w:pPr>
        <w:jc w:val="both"/>
        <w:rPr>
          <w:color w:val="000000" w:themeColor="text1"/>
        </w:rPr>
      </w:pPr>
      <w:commentRangeStart w:id="102"/>
      <w:ins w:id="103" w:author="Microsoft Office User" w:date="2026-07-30T22:53:00Z">
        <w:r w:rsidRPr="007E7D05">
          <w:rPr>
            <w:color w:val="000000" w:themeColor="text1"/>
          </w:rPr>
          <w:t>Despite of these progress</w:t>
        </w:r>
      </w:ins>
      <w:del w:id="104" w:author="Microsoft Office User" w:date="2026-07-30T22:53:00Z">
        <w:r w:rsidR="00881A1E" w:rsidRPr="007E7D05" w:rsidDel="00DD6ED3">
          <w:rPr>
            <w:color w:val="000000" w:themeColor="text1"/>
          </w:rPr>
          <w:delText>However</w:delText>
        </w:r>
      </w:del>
      <w:r w:rsidR="00881A1E" w:rsidRPr="007E7D05">
        <w:rPr>
          <w:color w:val="000000" w:themeColor="text1"/>
        </w:rPr>
        <w:t xml:space="preserve">, </w:t>
      </w:r>
      <w:r w:rsidR="00881A1E" w:rsidRPr="007E7D05">
        <w:rPr>
          <w:rFonts w:cstheme="minorHAnsi"/>
          <w:color w:val="000000" w:themeColor="text1"/>
        </w:rPr>
        <w:t>Nepal faces a unique set of challenges</w:t>
      </w:r>
      <w:del w:id="105" w:author="Microsoft Office User" w:date="2026-07-30T22:54:00Z">
        <w:r w:rsidR="00881A1E" w:rsidRPr="007E7D05" w:rsidDel="00DD6ED3">
          <w:rPr>
            <w:rFonts w:cstheme="minorHAnsi"/>
            <w:color w:val="000000" w:themeColor="text1"/>
          </w:rPr>
          <w:delText xml:space="preserve"> in its digital transformation journey</w:delText>
        </w:r>
      </w:del>
      <w:r w:rsidR="00881A1E" w:rsidRPr="007E7D05">
        <w:rPr>
          <w:rFonts w:cstheme="minorHAnsi"/>
          <w:color w:val="000000" w:themeColor="text1"/>
        </w:rPr>
        <w:t>. Limited infrastructure in rural areas,</w:t>
      </w:r>
      <w:r w:rsidR="00881A1E" w:rsidRPr="007E7D05">
        <w:rPr>
          <w:color w:val="000000" w:themeColor="text1"/>
        </w:rPr>
        <w:t xml:space="preserve"> </w:t>
      </w:r>
      <w:ins w:id="106" w:author="Dell" w:date="2026-08-01T09:53:00Z">
        <w:r w:rsidR="00A47692" w:rsidRPr="007E7D05">
          <w:rPr>
            <w:rFonts w:cstheme="minorHAnsi"/>
            <w:color w:val="000000" w:themeColor="text1"/>
            <w:rPrChange w:id="107" w:author="Dell" w:date="2026-08-01T09:55:00Z">
              <w:rPr>
                <w:rFonts w:cstheme="minorHAnsi"/>
                <w:highlight w:val="yellow"/>
              </w:rPr>
            </w:rPrChange>
          </w:rPr>
          <w:t>l</w:t>
        </w:r>
      </w:ins>
      <w:commentRangeStart w:id="108"/>
      <w:del w:id="109" w:author="Dell" w:date="2026-08-01T09:53:00Z">
        <w:r w:rsidR="00881A1E" w:rsidRPr="007E7D05" w:rsidDel="00A47692">
          <w:rPr>
            <w:rFonts w:cstheme="minorHAnsi"/>
            <w:color w:val="000000" w:themeColor="text1"/>
          </w:rPr>
          <w:delText>L</w:delText>
        </w:r>
      </w:del>
      <w:r w:rsidR="00881A1E" w:rsidRPr="007E7D05">
        <w:rPr>
          <w:rFonts w:cstheme="minorHAnsi"/>
          <w:color w:val="000000" w:themeColor="text1"/>
        </w:rPr>
        <w:t xml:space="preserve">ow </w:t>
      </w:r>
      <w:ins w:id="110" w:author="Dell" w:date="2026-08-01T09:54:00Z">
        <w:r w:rsidR="00A47692" w:rsidRPr="007E7D05">
          <w:rPr>
            <w:rFonts w:cstheme="minorHAnsi"/>
            <w:color w:val="000000" w:themeColor="text1"/>
            <w:rPrChange w:id="111" w:author="Dell" w:date="2026-08-01T09:55:00Z">
              <w:rPr>
                <w:rFonts w:cstheme="minorHAnsi"/>
                <w:highlight w:val="yellow"/>
              </w:rPr>
            </w:rPrChange>
          </w:rPr>
          <w:t>d</w:t>
        </w:r>
      </w:ins>
      <w:del w:id="112" w:author="Dell" w:date="2026-08-01T09:54:00Z">
        <w:r w:rsidR="00881A1E" w:rsidRPr="007E7D05" w:rsidDel="00A47692">
          <w:rPr>
            <w:rFonts w:cstheme="minorHAnsi"/>
            <w:color w:val="000000" w:themeColor="text1"/>
          </w:rPr>
          <w:delText>D</w:delText>
        </w:r>
      </w:del>
      <w:r w:rsidR="00881A1E" w:rsidRPr="007E7D05">
        <w:rPr>
          <w:rFonts w:cstheme="minorHAnsi"/>
          <w:color w:val="000000" w:themeColor="text1"/>
        </w:rPr>
        <w:t>igital Literacy and</w:t>
      </w:r>
      <w:ins w:id="113" w:author="Dell" w:date="2026-08-01T09:54:00Z">
        <w:r w:rsidR="00A47692" w:rsidRPr="007E7D05">
          <w:rPr>
            <w:rFonts w:cstheme="minorHAnsi"/>
            <w:color w:val="000000" w:themeColor="text1"/>
          </w:rPr>
          <w:t xml:space="preserve"> </w:t>
        </w:r>
      </w:ins>
      <w:del w:id="114" w:author="Dell" w:date="2026-08-01T09:54:00Z">
        <w:r w:rsidR="00881A1E" w:rsidRPr="007E7D05" w:rsidDel="00A47692">
          <w:rPr>
            <w:rFonts w:cstheme="minorHAnsi"/>
            <w:color w:val="000000" w:themeColor="text1"/>
          </w:rPr>
          <w:delText xml:space="preserve"> </w:delText>
        </w:r>
      </w:del>
      <w:ins w:id="115" w:author="Dell" w:date="2026-08-01T09:54:00Z">
        <w:r w:rsidR="00A47692" w:rsidRPr="007E7D05">
          <w:rPr>
            <w:rFonts w:cstheme="minorHAnsi"/>
            <w:color w:val="000000" w:themeColor="text1"/>
          </w:rPr>
          <w:t>e</w:t>
        </w:r>
      </w:ins>
      <w:del w:id="116" w:author="Dell" w:date="2026-08-01T09:54:00Z">
        <w:r w:rsidR="00881A1E" w:rsidRPr="007E7D05" w:rsidDel="00A47692">
          <w:rPr>
            <w:rFonts w:cstheme="minorHAnsi"/>
            <w:color w:val="000000" w:themeColor="text1"/>
          </w:rPr>
          <w:delText>E</w:delText>
        </w:r>
      </w:del>
      <w:r w:rsidR="00881A1E" w:rsidRPr="007E7D05">
        <w:rPr>
          <w:rFonts w:cstheme="minorHAnsi"/>
          <w:color w:val="000000" w:themeColor="text1"/>
        </w:rPr>
        <w:t>ntrepreneurial Skills,</w:t>
      </w:r>
      <w:r w:rsidR="00881A1E" w:rsidRPr="007E7D05">
        <w:rPr>
          <w:color w:val="000000" w:themeColor="text1"/>
        </w:rPr>
        <w:t xml:space="preserve"> </w:t>
      </w:r>
      <w:ins w:id="117" w:author="Dell" w:date="2026-08-01T09:54:00Z">
        <w:r w:rsidR="00A47692" w:rsidRPr="007E7D05">
          <w:rPr>
            <w:rFonts w:cstheme="minorHAnsi"/>
            <w:color w:val="000000" w:themeColor="text1"/>
          </w:rPr>
          <w:t>l</w:t>
        </w:r>
      </w:ins>
      <w:del w:id="118" w:author="Dell" w:date="2026-08-01T09:54:00Z">
        <w:r w:rsidR="00881A1E" w:rsidRPr="007E7D05" w:rsidDel="00A47692">
          <w:rPr>
            <w:rFonts w:cstheme="minorHAnsi"/>
            <w:color w:val="000000" w:themeColor="text1"/>
          </w:rPr>
          <w:delText>L</w:delText>
        </w:r>
      </w:del>
      <w:r w:rsidR="00881A1E" w:rsidRPr="007E7D05">
        <w:rPr>
          <w:rFonts w:cstheme="minorHAnsi"/>
          <w:color w:val="000000" w:themeColor="text1"/>
        </w:rPr>
        <w:t xml:space="preserve">imited </w:t>
      </w:r>
      <w:ins w:id="119" w:author="Dell" w:date="2026-08-01T09:54:00Z">
        <w:r w:rsidR="00A47692" w:rsidRPr="007E7D05">
          <w:rPr>
            <w:rFonts w:cstheme="minorHAnsi"/>
            <w:color w:val="000000" w:themeColor="text1"/>
          </w:rPr>
          <w:t>a</w:t>
        </w:r>
      </w:ins>
      <w:del w:id="120" w:author="Dell" w:date="2026-08-01T09:54:00Z">
        <w:r w:rsidR="00881A1E" w:rsidRPr="007E7D05" w:rsidDel="00A47692">
          <w:rPr>
            <w:rFonts w:cstheme="minorHAnsi"/>
            <w:color w:val="000000" w:themeColor="text1"/>
          </w:rPr>
          <w:delText>A</w:delText>
        </w:r>
      </w:del>
      <w:r w:rsidR="00881A1E" w:rsidRPr="007E7D05">
        <w:rPr>
          <w:rFonts w:cstheme="minorHAnsi"/>
          <w:color w:val="000000" w:themeColor="text1"/>
        </w:rPr>
        <w:t xml:space="preserve">ccess to </w:t>
      </w:r>
      <w:ins w:id="121" w:author="Dell" w:date="2026-08-01T09:54:00Z">
        <w:r w:rsidR="00A47692" w:rsidRPr="007E7D05">
          <w:rPr>
            <w:rFonts w:cstheme="minorHAnsi"/>
            <w:color w:val="000000" w:themeColor="text1"/>
          </w:rPr>
          <w:t>f</w:t>
        </w:r>
      </w:ins>
      <w:del w:id="122" w:author="Dell" w:date="2026-08-01T09:54:00Z">
        <w:r w:rsidR="00881A1E" w:rsidRPr="007E7D05" w:rsidDel="00A47692">
          <w:rPr>
            <w:rFonts w:cstheme="minorHAnsi"/>
            <w:color w:val="000000" w:themeColor="text1"/>
          </w:rPr>
          <w:delText>F</w:delText>
        </w:r>
      </w:del>
      <w:r w:rsidR="00881A1E" w:rsidRPr="007E7D05">
        <w:rPr>
          <w:rFonts w:cstheme="minorHAnsi"/>
          <w:color w:val="000000" w:themeColor="text1"/>
        </w:rPr>
        <w:t xml:space="preserve">inance for </w:t>
      </w:r>
      <w:ins w:id="123" w:author="Dell" w:date="2026-08-01T09:54:00Z">
        <w:r w:rsidR="00A47692" w:rsidRPr="007E7D05">
          <w:rPr>
            <w:rFonts w:cstheme="minorHAnsi"/>
            <w:color w:val="000000" w:themeColor="text1"/>
          </w:rPr>
          <w:t>d</w:t>
        </w:r>
      </w:ins>
      <w:del w:id="124" w:author="Dell" w:date="2026-08-01T09:54:00Z">
        <w:r w:rsidR="00881A1E" w:rsidRPr="007E7D05" w:rsidDel="00A47692">
          <w:rPr>
            <w:rFonts w:cstheme="minorHAnsi"/>
            <w:color w:val="000000" w:themeColor="text1"/>
          </w:rPr>
          <w:delText>D</w:delText>
        </w:r>
      </w:del>
      <w:r w:rsidR="00881A1E" w:rsidRPr="007E7D05">
        <w:rPr>
          <w:rFonts w:cstheme="minorHAnsi"/>
          <w:color w:val="000000" w:themeColor="text1"/>
        </w:rPr>
        <w:t xml:space="preserve">igital </w:t>
      </w:r>
      <w:ins w:id="125" w:author="Dell" w:date="2026-08-01T09:54:00Z">
        <w:r w:rsidR="00A47692" w:rsidRPr="007E7D05">
          <w:rPr>
            <w:rFonts w:cstheme="minorHAnsi"/>
            <w:color w:val="000000" w:themeColor="text1"/>
          </w:rPr>
          <w:t>i</w:t>
        </w:r>
      </w:ins>
      <w:del w:id="126" w:author="Dell" w:date="2026-08-01T09:54:00Z">
        <w:r w:rsidR="00881A1E" w:rsidRPr="007E7D05" w:rsidDel="00A47692">
          <w:rPr>
            <w:rFonts w:cstheme="minorHAnsi"/>
            <w:color w:val="000000" w:themeColor="text1"/>
          </w:rPr>
          <w:delText>I</w:delText>
        </w:r>
      </w:del>
      <w:r w:rsidR="00881A1E" w:rsidRPr="007E7D05">
        <w:rPr>
          <w:rFonts w:cstheme="minorHAnsi"/>
          <w:color w:val="000000" w:themeColor="text1"/>
        </w:rPr>
        <w:t>nvestment and weak</w:t>
      </w:r>
      <w:r w:rsidR="00881A1E" w:rsidRPr="007E7D05">
        <w:rPr>
          <w:color w:val="000000" w:themeColor="text1"/>
        </w:rPr>
        <w:t xml:space="preserve"> </w:t>
      </w:r>
      <w:ins w:id="127" w:author="Dell" w:date="2026-08-01T09:54:00Z">
        <w:r w:rsidR="00A47692" w:rsidRPr="007E7D05">
          <w:rPr>
            <w:rFonts w:cstheme="minorHAnsi"/>
            <w:color w:val="000000" w:themeColor="text1"/>
          </w:rPr>
          <w:t>p</w:t>
        </w:r>
      </w:ins>
      <w:del w:id="128" w:author="Dell" w:date="2026-08-01T09:54:00Z">
        <w:r w:rsidR="00881A1E" w:rsidRPr="007E7D05" w:rsidDel="00A47692">
          <w:rPr>
            <w:rFonts w:cstheme="minorHAnsi"/>
            <w:color w:val="000000" w:themeColor="text1"/>
          </w:rPr>
          <w:delText>P</w:delText>
        </w:r>
      </w:del>
      <w:r w:rsidR="00881A1E" w:rsidRPr="007E7D05">
        <w:rPr>
          <w:rFonts w:cstheme="minorHAnsi"/>
          <w:color w:val="000000" w:themeColor="text1"/>
        </w:rPr>
        <w:t xml:space="preserve">olicy </w:t>
      </w:r>
      <w:ins w:id="129" w:author="Dell" w:date="2026-08-01T09:54:00Z">
        <w:r w:rsidR="00A47692" w:rsidRPr="007E7D05">
          <w:rPr>
            <w:rFonts w:cstheme="minorHAnsi"/>
            <w:color w:val="000000" w:themeColor="text1"/>
          </w:rPr>
          <w:t>i</w:t>
        </w:r>
      </w:ins>
      <w:del w:id="130" w:author="Dell" w:date="2026-08-01T09:54:00Z">
        <w:r w:rsidR="00881A1E" w:rsidRPr="007E7D05" w:rsidDel="00A47692">
          <w:rPr>
            <w:rFonts w:cstheme="minorHAnsi"/>
            <w:color w:val="000000" w:themeColor="text1"/>
          </w:rPr>
          <w:delText>I</w:delText>
        </w:r>
      </w:del>
      <w:r w:rsidR="00881A1E" w:rsidRPr="007E7D05">
        <w:rPr>
          <w:rFonts w:cstheme="minorHAnsi"/>
          <w:color w:val="000000" w:themeColor="text1"/>
        </w:rPr>
        <w:t xml:space="preserve">mplementation and </w:t>
      </w:r>
      <w:ins w:id="131" w:author="Dell" w:date="2026-08-01T09:54:00Z">
        <w:r w:rsidR="00A47692" w:rsidRPr="007E7D05">
          <w:rPr>
            <w:rFonts w:cstheme="minorHAnsi"/>
            <w:color w:val="000000" w:themeColor="text1"/>
          </w:rPr>
          <w:t>d</w:t>
        </w:r>
      </w:ins>
      <w:del w:id="132" w:author="Dell" w:date="2026-08-01T09:54:00Z">
        <w:r w:rsidR="00881A1E" w:rsidRPr="007E7D05" w:rsidDel="00A47692">
          <w:rPr>
            <w:rFonts w:cstheme="minorHAnsi"/>
            <w:color w:val="000000" w:themeColor="text1"/>
          </w:rPr>
          <w:delText>D</w:delText>
        </w:r>
      </w:del>
      <w:r w:rsidR="00881A1E" w:rsidRPr="007E7D05">
        <w:rPr>
          <w:rFonts w:cstheme="minorHAnsi"/>
          <w:color w:val="000000" w:themeColor="text1"/>
        </w:rPr>
        <w:t xml:space="preserve">igital </w:t>
      </w:r>
      <w:ins w:id="133" w:author="Dell" w:date="2026-08-01T09:55:00Z">
        <w:r w:rsidR="00A47692" w:rsidRPr="007E7D05">
          <w:rPr>
            <w:rFonts w:cstheme="minorHAnsi"/>
            <w:color w:val="000000" w:themeColor="text1"/>
          </w:rPr>
          <w:t>e</w:t>
        </w:r>
      </w:ins>
      <w:del w:id="134" w:author="Dell" w:date="2026-08-01T09:55:00Z">
        <w:r w:rsidR="00881A1E" w:rsidRPr="007E7D05" w:rsidDel="00A47692">
          <w:rPr>
            <w:rFonts w:cstheme="minorHAnsi"/>
            <w:color w:val="000000" w:themeColor="text1"/>
          </w:rPr>
          <w:delText>E</w:delText>
        </w:r>
      </w:del>
      <w:r w:rsidR="00881A1E" w:rsidRPr="007E7D05">
        <w:rPr>
          <w:rFonts w:cstheme="minorHAnsi"/>
          <w:color w:val="000000" w:themeColor="text1"/>
        </w:rPr>
        <w:t>cosystem.</w:t>
      </w:r>
      <w:commentRangeEnd w:id="108"/>
      <w:r w:rsidRPr="007E7D05">
        <w:rPr>
          <w:rStyle w:val="CommentReference"/>
          <w:color w:val="000000" w:themeColor="text1"/>
        </w:rPr>
        <w:commentReference w:id="108"/>
      </w:r>
      <w:r w:rsidR="00881A1E" w:rsidRPr="007E7D05">
        <w:rPr>
          <w:rFonts w:cstheme="minorHAnsi"/>
          <w:color w:val="000000" w:themeColor="text1"/>
        </w:rPr>
        <w:t xml:space="preserve"> Furthermore, instability in economic growth, </w:t>
      </w:r>
      <w:ins w:id="135" w:author="Dell" w:date="2026-08-01T09:55:00Z">
        <w:r w:rsidR="00A47692" w:rsidRPr="007E7D05">
          <w:rPr>
            <w:rFonts w:cstheme="minorHAnsi"/>
            <w:color w:val="000000" w:themeColor="text1"/>
          </w:rPr>
          <w:t>l</w:t>
        </w:r>
      </w:ins>
      <w:del w:id="136" w:author="Dell" w:date="2026-08-01T09:55:00Z">
        <w:r w:rsidR="00881A1E" w:rsidRPr="007E7D05" w:rsidDel="00A47692">
          <w:rPr>
            <w:rFonts w:cstheme="minorHAnsi"/>
            <w:color w:val="000000" w:themeColor="text1"/>
          </w:rPr>
          <w:delText>l</w:delText>
        </w:r>
      </w:del>
      <w:r w:rsidR="00881A1E" w:rsidRPr="007E7D05">
        <w:rPr>
          <w:rFonts w:cstheme="minorHAnsi"/>
          <w:color w:val="000000" w:themeColor="text1"/>
        </w:rPr>
        <w:t xml:space="preserve">ow domestic credit availability, fluctuations in foreign direct investments, </w:t>
      </w:r>
      <w:ins w:id="137" w:author="Dell" w:date="2026-08-01T09:54:00Z">
        <w:r w:rsidR="00A47692" w:rsidRPr="007E7D05">
          <w:rPr>
            <w:rFonts w:cstheme="minorHAnsi"/>
            <w:color w:val="000000" w:themeColor="text1"/>
            <w:rPrChange w:id="138" w:author="Dell" w:date="2026-08-01T09:56:00Z">
              <w:rPr>
                <w:rFonts w:cstheme="minorHAnsi"/>
                <w:highlight w:val="yellow"/>
              </w:rPr>
            </w:rPrChange>
          </w:rPr>
          <w:t>c</w:t>
        </w:r>
      </w:ins>
      <w:del w:id="139" w:author="Dell" w:date="2026-08-01T09:54:00Z">
        <w:r w:rsidR="00881A1E" w:rsidRPr="007E7D05" w:rsidDel="00A47692">
          <w:rPr>
            <w:rFonts w:cstheme="minorHAnsi"/>
            <w:color w:val="000000" w:themeColor="text1"/>
          </w:rPr>
          <w:delText>C</w:delText>
        </w:r>
      </w:del>
      <w:r w:rsidR="00881A1E" w:rsidRPr="007E7D05">
        <w:rPr>
          <w:rFonts w:cstheme="minorHAnsi"/>
          <w:color w:val="000000" w:themeColor="text1"/>
        </w:rPr>
        <w:t xml:space="preserve">ybersecurity and </w:t>
      </w:r>
      <w:ins w:id="140" w:author="Dell" w:date="2026-08-01T09:54:00Z">
        <w:r w:rsidR="00A47692" w:rsidRPr="007E7D05">
          <w:rPr>
            <w:rFonts w:cstheme="minorHAnsi"/>
            <w:color w:val="000000" w:themeColor="text1"/>
            <w:rPrChange w:id="141" w:author="Dell" w:date="2026-08-01T09:56:00Z">
              <w:rPr>
                <w:rFonts w:cstheme="minorHAnsi"/>
                <w:highlight w:val="yellow"/>
              </w:rPr>
            </w:rPrChange>
          </w:rPr>
          <w:t>t</w:t>
        </w:r>
      </w:ins>
      <w:del w:id="142" w:author="Dell" w:date="2026-08-01T09:54:00Z">
        <w:r w:rsidR="00881A1E" w:rsidRPr="007E7D05" w:rsidDel="00A47692">
          <w:rPr>
            <w:rFonts w:cstheme="minorHAnsi"/>
            <w:color w:val="000000" w:themeColor="text1"/>
          </w:rPr>
          <w:delText>T</w:delText>
        </w:r>
      </w:del>
      <w:r w:rsidR="00881A1E" w:rsidRPr="007E7D05">
        <w:rPr>
          <w:rFonts w:cstheme="minorHAnsi"/>
          <w:color w:val="000000" w:themeColor="text1"/>
        </w:rPr>
        <w:t xml:space="preserve">rust </w:t>
      </w:r>
      <w:ins w:id="143" w:author="Dell" w:date="2026-08-01T09:54:00Z">
        <w:r w:rsidR="00A47692" w:rsidRPr="007E7D05">
          <w:rPr>
            <w:rFonts w:cstheme="minorHAnsi"/>
            <w:color w:val="000000" w:themeColor="text1"/>
            <w:rPrChange w:id="144" w:author="Dell" w:date="2026-08-01T09:56:00Z">
              <w:rPr>
                <w:rFonts w:cstheme="minorHAnsi"/>
                <w:highlight w:val="yellow"/>
              </w:rPr>
            </w:rPrChange>
          </w:rPr>
          <w:t>i</w:t>
        </w:r>
      </w:ins>
      <w:del w:id="145" w:author="Dell" w:date="2026-08-01T09:54:00Z">
        <w:r w:rsidR="00881A1E" w:rsidRPr="007E7D05" w:rsidDel="00A47692">
          <w:rPr>
            <w:rFonts w:cstheme="minorHAnsi"/>
            <w:color w:val="000000" w:themeColor="text1"/>
          </w:rPr>
          <w:delText>I</w:delText>
        </w:r>
      </w:del>
      <w:r w:rsidR="00881A1E" w:rsidRPr="007E7D05">
        <w:rPr>
          <w:rFonts w:cstheme="minorHAnsi"/>
          <w:color w:val="000000" w:themeColor="text1"/>
        </w:rPr>
        <w:t xml:space="preserve">ssues, and a </w:t>
      </w:r>
      <w:ins w:id="146" w:author="Dell" w:date="2026-08-01T09:55:00Z">
        <w:r w:rsidR="00A47692" w:rsidRPr="007E7D05">
          <w:rPr>
            <w:rFonts w:cstheme="minorHAnsi"/>
            <w:color w:val="000000" w:themeColor="text1"/>
          </w:rPr>
          <w:t>l</w:t>
        </w:r>
      </w:ins>
      <w:del w:id="147" w:author="Dell" w:date="2026-08-01T09:55:00Z">
        <w:r w:rsidR="00881A1E" w:rsidRPr="007E7D05" w:rsidDel="00A47692">
          <w:rPr>
            <w:rFonts w:cstheme="minorHAnsi"/>
            <w:color w:val="000000" w:themeColor="text1"/>
          </w:rPr>
          <w:delText>l</w:delText>
        </w:r>
      </w:del>
      <w:r w:rsidR="00881A1E" w:rsidRPr="007E7D05">
        <w:rPr>
          <w:rFonts w:cstheme="minorHAnsi"/>
          <w:color w:val="000000" w:themeColor="text1"/>
        </w:rPr>
        <w:t>ack of skilled human resources pose significant obstacles for achieving sustainable digital transformation. Despite these challenges, the digitalization of Nepal presents a transformative opportunity to address long-standing issues such as inefficiency, corruption, and inaccessibility in public services.</w:t>
      </w:r>
      <w:commentRangeEnd w:id="102"/>
      <w:r w:rsidRPr="007E7D05">
        <w:rPr>
          <w:rStyle w:val="CommentReference"/>
          <w:color w:val="000000" w:themeColor="text1"/>
        </w:rPr>
        <w:commentReference w:id="102"/>
      </w:r>
      <w:ins w:id="148" w:author="Dell" w:date="2026-08-01T10:08:00Z">
        <w:r w:rsidR="00DD7382" w:rsidRPr="007E7D05">
          <w:rPr>
            <w:rFonts w:ascii="Segoe UI" w:hAnsi="Segoe UI" w:cs="Segoe UI"/>
            <w:color w:val="000000" w:themeColor="text1"/>
            <w:shd w:val="clear" w:color="auto" w:fill="FFFFFF"/>
          </w:rPr>
          <w:t xml:space="preserve"> </w:t>
        </w:r>
        <w:r w:rsidR="00DD7382" w:rsidRPr="007E7D05">
          <w:rPr>
            <w:rFonts w:cstheme="minorHAnsi"/>
            <w:color w:val="000000" w:themeColor="text1"/>
          </w:rPr>
          <w:t xml:space="preserve">(APNIC Blog, 2025; Rising Nepal Daily, 2025; The Diplomat, 2026; World Bank, 2018; The Himalayan Times, 2025; World Economic Forum, 2025; The Annapurna Express, 2025; Spotlight Nepal, 2026; Nepal Journals Online, 2025; World Bank, 2025; East Asia Forum, 2026; IMF, 2026; </w:t>
        </w:r>
        <w:proofErr w:type="spellStart"/>
        <w:r w:rsidR="00DD7382" w:rsidRPr="007E7D05">
          <w:rPr>
            <w:rFonts w:cstheme="minorHAnsi"/>
            <w:color w:val="000000" w:themeColor="text1"/>
          </w:rPr>
          <w:t>Kantipur</w:t>
        </w:r>
        <w:proofErr w:type="spellEnd"/>
        <w:r w:rsidR="00DD7382" w:rsidRPr="007E7D05">
          <w:rPr>
            <w:rFonts w:cstheme="minorHAnsi"/>
            <w:color w:val="000000" w:themeColor="text1"/>
          </w:rPr>
          <w:t xml:space="preserve"> Daily, 2025).</w:t>
        </w:r>
      </w:ins>
    </w:p>
    <w:p w14:paraId="72DA8450" w14:textId="1AEC28D2" w:rsidR="006C646A" w:rsidRPr="007E7D05" w:rsidRDefault="00952018" w:rsidP="00974BFE">
      <w:pPr>
        <w:jc w:val="both"/>
        <w:rPr>
          <w:rFonts w:cstheme="minorHAnsi"/>
          <w:color w:val="000000" w:themeColor="text1"/>
        </w:rPr>
      </w:pPr>
      <w:r w:rsidRPr="007E7D05">
        <w:rPr>
          <w:rFonts w:cstheme="minorHAnsi"/>
          <w:color w:val="000000" w:themeColor="text1"/>
        </w:rPr>
        <w:lastRenderedPageBreak/>
        <w:t xml:space="preserve">Small enterprises increasingly use digital technologies. They use them for advertising, transactions, to serve customers and </w:t>
      </w:r>
      <w:ins w:id="149" w:author="Dell" w:date="2026-08-01T09:56:00Z">
        <w:r w:rsidR="00A47692" w:rsidRPr="007E7D05">
          <w:rPr>
            <w:rFonts w:cstheme="minorHAnsi"/>
            <w:color w:val="000000" w:themeColor="text1"/>
            <w:rPrChange w:id="150" w:author="Dell" w:date="2026-08-01T09:56:00Z">
              <w:rPr>
                <w:rFonts w:cstheme="minorHAnsi"/>
                <w:highlight w:val="yellow"/>
              </w:rPr>
            </w:rPrChange>
          </w:rPr>
          <w:t>t</w:t>
        </w:r>
      </w:ins>
      <w:del w:id="151" w:author="Dell" w:date="2026-08-01T09:56:00Z">
        <w:r w:rsidRPr="007E7D05" w:rsidDel="00A47692">
          <w:rPr>
            <w:rFonts w:cstheme="minorHAnsi"/>
            <w:color w:val="000000" w:themeColor="text1"/>
          </w:rPr>
          <w:delText>T</w:delText>
        </w:r>
      </w:del>
      <w:r w:rsidRPr="007E7D05">
        <w:rPr>
          <w:rFonts w:cstheme="minorHAnsi"/>
          <w:color w:val="000000" w:themeColor="text1"/>
        </w:rPr>
        <w:t>hese customers are no longer local, now they reach buyers beyond their immediate vicinity. This trend is becoming more common. In this way, local businesses merge with broader regional and global markets.</w:t>
      </w:r>
      <w:r w:rsidR="00974BFE" w:rsidRPr="007E7D05">
        <w:rPr>
          <w:rFonts w:cstheme="minorHAnsi"/>
          <w:color w:val="000000" w:themeColor="text1"/>
        </w:rPr>
        <w:t xml:space="preserve"> Current literature on Nepal also highlights this trend, with digital literacy and access to digital finance being linked to greater intention to be entrepreneurial and development of microenterprises (Pandey &amp; </w:t>
      </w:r>
      <w:proofErr w:type="spellStart"/>
      <w:r w:rsidR="00974BFE" w:rsidRPr="007E7D05">
        <w:rPr>
          <w:rFonts w:cstheme="minorHAnsi"/>
          <w:color w:val="000000" w:themeColor="text1"/>
        </w:rPr>
        <w:t>Taufique</w:t>
      </w:r>
      <w:proofErr w:type="spellEnd"/>
      <w:r w:rsidR="00974BFE" w:rsidRPr="007E7D05">
        <w:rPr>
          <w:rFonts w:cstheme="minorHAnsi"/>
          <w:color w:val="000000" w:themeColor="text1"/>
        </w:rPr>
        <w:t xml:space="preserve">, 2022; Shrestha &amp; </w:t>
      </w:r>
      <w:proofErr w:type="spellStart"/>
      <w:r w:rsidR="00974BFE" w:rsidRPr="007E7D05">
        <w:rPr>
          <w:rFonts w:cstheme="minorHAnsi"/>
          <w:color w:val="000000" w:themeColor="text1"/>
        </w:rPr>
        <w:t>Neupane</w:t>
      </w:r>
      <w:proofErr w:type="spellEnd"/>
      <w:r w:rsidR="00974BFE" w:rsidRPr="007E7D05">
        <w:rPr>
          <w:rFonts w:cstheme="minorHAnsi"/>
          <w:color w:val="000000" w:themeColor="text1"/>
        </w:rPr>
        <w:t>, 2020). However,</w:t>
      </w:r>
      <w:r w:rsidR="00A05381" w:rsidRPr="007E7D05">
        <w:rPr>
          <w:rFonts w:cstheme="minorHAnsi"/>
          <w:color w:val="000000" w:themeColor="text1"/>
        </w:rPr>
        <w:t xml:space="preserve"> </w:t>
      </w:r>
      <w:r w:rsidR="002573DC" w:rsidRPr="007E7D05">
        <w:rPr>
          <w:rFonts w:cstheme="minorHAnsi"/>
          <w:color w:val="000000" w:themeColor="text1"/>
        </w:rPr>
        <w:t>NBD</w:t>
      </w:r>
      <w:r w:rsidR="00A05381" w:rsidRPr="007E7D05">
        <w:rPr>
          <w:rFonts w:cstheme="minorHAnsi"/>
          <w:color w:val="000000" w:themeColor="text1"/>
        </w:rPr>
        <w:t xml:space="preserve"> reflect</w:t>
      </w:r>
      <w:r w:rsidR="002573DC" w:rsidRPr="007E7D05">
        <w:rPr>
          <w:rFonts w:cstheme="minorHAnsi"/>
          <w:color w:val="000000" w:themeColor="text1"/>
        </w:rPr>
        <w:t>s</w:t>
      </w:r>
      <w:r w:rsidR="00A05381" w:rsidRPr="007E7D05">
        <w:rPr>
          <w:rFonts w:cstheme="minorHAnsi"/>
          <w:color w:val="000000" w:themeColor="text1"/>
        </w:rPr>
        <w:t xml:space="preserve"> that</w:t>
      </w:r>
      <w:r w:rsidR="00974BFE" w:rsidRPr="007E7D05">
        <w:rPr>
          <w:rFonts w:cstheme="minorHAnsi"/>
          <w:color w:val="000000" w:themeColor="text1"/>
        </w:rPr>
        <w:t xml:space="preserve"> there is reason to believe that </w:t>
      </w:r>
      <w:r w:rsidR="00A05381" w:rsidRPr="007E7D05">
        <w:rPr>
          <w:rFonts w:cstheme="minorHAnsi"/>
          <w:color w:val="000000" w:themeColor="text1"/>
        </w:rPr>
        <w:t xml:space="preserve">different groups of the population may not experience such effects equally </w:t>
      </w:r>
      <w:r w:rsidR="00974BFE" w:rsidRPr="007E7D05">
        <w:rPr>
          <w:rFonts w:cstheme="minorHAnsi"/>
          <w:color w:val="000000" w:themeColor="text1"/>
        </w:rPr>
        <w:t xml:space="preserve">and </w:t>
      </w:r>
      <w:r w:rsidR="002573DC" w:rsidRPr="007E7D05">
        <w:rPr>
          <w:rFonts w:cstheme="minorHAnsi"/>
          <w:color w:val="000000" w:themeColor="text1"/>
        </w:rPr>
        <w:t>f</w:t>
      </w:r>
      <w:r w:rsidR="00A05381" w:rsidRPr="007E7D05">
        <w:rPr>
          <w:rFonts w:cstheme="minorHAnsi"/>
          <w:color w:val="000000" w:themeColor="text1"/>
        </w:rPr>
        <w:t>uture research must determine whether digital transformation has a measurable impact on entrepreneurial development</w:t>
      </w:r>
      <w:r w:rsidR="006C646A" w:rsidRPr="007E7D05">
        <w:rPr>
          <w:rFonts w:cstheme="minorHAnsi"/>
          <w:color w:val="000000" w:themeColor="text1"/>
        </w:rPr>
        <w:t>.</w:t>
      </w:r>
    </w:p>
    <w:p w14:paraId="0CE7F66E" w14:textId="1CC15942" w:rsidR="007B033B" w:rsidRPr="007E7D05" w:rsidDel="004E2D78" w:rsidRDefault="006C646A" w:rsidP="007B033B">
      <w:pPr>
        <w:jc w:val="both"/>
        <w:rPr>
          <w:del w:id="152" w:author="Microsoft Office User" w:date="2026-07-30T21:14:00Z"/>
          <w:rFonts w:cstheme="minorHAnsi"/>
          <w:color w:val="000000" w:themeColor="text1"/>
        </w:rPr>
      </w:pPr>
      <w:r w:rsidRPr="007E7D05">
        <w:rPr>
          <w:rFonts w:cstheme="minorHAnsi"/>
          <w:bCs/>
          <w:color w:val="000000" w:themeColor="text1"/>
        </w:rPr>
        <w:t>This study addresses gap by analyzing the effect of digital transformation</w:t>
      </w:r>
      <w:r w:rsidRPr="007E7D05" w:rsidDel="006C646A">
        <w:rPr>
          <w:rFonts w:cstheme="minorHAnsi"/>
          <w:bCs/>
          <w:color w:val="000000" w:themeColor="text1"/>
        </w:rPr>
        <w:t xml:space="preserve"> </w:t>
      </w:r>
      <w:r w:rsidR="007B033B" w:rsidRPr="007E7D05">
        <w:rPr>
          <w:rFonts w:cstheme="minorHAnsi"/>
          <w:bCs/>
          <w:color w:val="000000" w:themeColor="text1"/>
        </w:rPr>
        <w:t xml:space="preserve">on entrepreneurial development in Nepal </w:t>
      </w:r>
      <w:moveFromRangeStart w:id="153" w:author="Microsoft Office User" w:date="2026-07-30T22:58:00Z" w:name="move236344750"/>
      <w:moveFrom w:id="154" w:author="Microsoft Office User" w:date="2026-07-30T22:58:00Z">
        <w:r w:rsidR="007B033B" w:rsidRPr="007E7D05" w:rsidDel="00DD6ED3">
          <w:rPr>
            <w:rFonts w:cstheme="minorHAnsi"/>
            <w:bCs/>
            <w:color w:val="000000" w:themeColor="text1"/>
          </w:rPr>
          <w:t xml:space="preserve">through the use of annual time series data for the period 2010 to 2023. </w:t>
        </w:r>
        <w:r w:rsidRPr="007E7D05" w:rsidDel="00DD6ED3">
          <w:rPr>
            <w:rFonts w:cstheme="minorHAnsi"/>
            <w:bCs/>
            <w:color w:val="000000" w:themeColor="text1"/>
          </w:rPr>
          <w:t>T</w:t>
        </w:r>
        <w:r w:rsidR="007B033B" w:rsidRPr="007E7D05" w:rsidDel="00DD6ED3">
          <w:rPr>
            <w:rFonts w:cstheme="minorHAnsi"/>
            <w:bCs/>
            <w:color w:val="000000" w:themeColor="text1"/>
          </w:rPr>
          <w:t>his research study</w:t>
        </w:r>
        <w:r w:rsidRPr="007E7D05" w:rsidDel="00DD6ED3">
          <w:rPr>
            <w:color w:val="000000" w:themeColor="text1"/>
          </w:rPr>
          <w:t xml:space="preserve"> </w:t>
        </w:r>
        <w:r w:rsidRPr="007E7D05" w:rsidDel="00DD6ED3">
          <w:rPr>
            <w:rFonts w:cstheme="minorHAnsi"/>
            <w:bCs/>
            <w:color w:val="000000" w:themeColor="text1"/>
          </w:rPr>
          <w:t>uses NBD as the indicator of entrepreneurial development</w:t>
        </w:r>
        <w:r w:rsidR="00E821B4" w:rsidRPr="007E7D05" w:rsidDel="00DD6ED3">
          <w:rPr>
            <w:rFonts w:cstheme="minorHAnsi"/>
            <w:bCs/>
            <w:color w:val="000000" w:themeColor="text1"/>
          </w:rPr>
          <w:t>, while Internet usage</w:t>
        </w:r>
        <w:r w:rsidR="007B033B" w:rsidRPr="007E7D05" w:rsidDel="00DD6ED3">
          <w:rPr>
            <w:rFonts w:cstheme="minorHAnsi"/>
            <w:bCs/>
            <w:color w:val="000000" w:themeColor="text1"/>
          </w:rPr>
          <w:t xml:space="preserve">, mobile cellular subscriptions, broadband Internet subscriptions, ICT services export, and secure Internet servers are </w:t>
        </w:r>
        <w:r w:rsidR="00BE1799" w:rsidRPr="007E7D05" w:rsidDel="00DD6ED3">
          <w:rPr>
            <w:rFonts w:cstheme="minorHAnsi"/>
            <w:bCs/>
            <w:color w:val="000000" w:themeColor="text1"/>
          </w:rPr>
          <w:t xml:space="preserve">representing the dimensions </w:t>
        </w:r>
        <w:r w:rsidR="007B033B" w:rsidRPr="007E7D05" w:rsidDel="00DD6ED3">
          <w:rPr>
            <w:rFonts w:cstheme="minorHAnsi"/>
            <w:bCs/>
            <w:color w:val="000000" w:themeColor="text1"/>
          </w:rPr>
          <w:t>of</w:t>
        </w:r>
        <w:r w:rsidR="00BE1799" w:rsidRPr="007E7D05" w:rsidDel="00DD6ED3">
          <w:rPr>
            <w:rFonts w:cstheme="minorHAnsi"/>
            <w:bCs/>
            <w:color w:val="000000" w:themeColor="text1"/>
          </w:rPr>
          <w:t xml:space="preserve"> digital transformation. Additionally</w:t>
        </w:r>
        <w:r w:rsidR="007B033B" w:rsidRPr="007E7D05" w:rsidDel="00DD6ED3">
          <w:rPr>
            <w:rFonts w:cstheme="minorHAnsi"/>
            <w:bCs/>
            <w:color w:val="000000" w:themeColor="text1"/>
          </w:rPr>
          <w:t xml:space="preserve">, the study takes into account selected macroeconomic variables to analyze whether economic factors amplify or mitigate the </w:t>
        </w:r>
        <w:r w:rsidR="00F67464" w:rsidRPr="007E7D05" w:rsidDel="00DD6ED3">
          <w:rPr>
            <w:rFonts w:cstheme="minorHAnsi"/>
            <w:bCs/>
            <w:color w:val="000000" w:themeColor="text1"/>
          </w:rPr>
          <w:t>relationships</w:t>
        </w:r>
        <w:r w:rsidR="007B033B" w:rsidRPr="007E7D05" w:rsidDel="00DD6ED3">
          <w:rPr>
            <w:rFonts w:cstheme="minorHAnsi"/>
            <w:bCs/>
            <w:color w:val="000000" w:themeColor="text1"/>
          </w:rPr>
          <w:t xml:space="preserve"> between digital transformation and entrepreneurship. The study uses advanced econometric models such as ARDL </w:t>
        </w:r>
        <w:r w:rsidR="007B033B" w:rsidRPr="007E7D05" w:rsidDel="00DD6ED3">
          <w:rPr>
            <w:rFonts w:cstheme="minorHAnsi"/>
            <w:color w:val="000000" w:themeColor="text1"/>
          </w:rPr>
          <w:t>Autoregressive Distributed Lag (ARDL) model, moderation analysis, nonlinear analysis, diagnostic tests</w:t>
        </w:r>
        <w:r w:rsidR="007B033B" w:rsidRPr="007E7D05" w:rsidDel="00DD6ED3">
          <w:rPr>
            <w:rFonts w:cstheme="minorHAnsi"/>
            <w:bCs/>
            <w:color w:val="000000" w:themeColor="text1"/>
          </w:rPr>
          <w:t xml:space="preserve"> and other econometric techniques, including Granger causality to establish the associations</w:t>
        </w:r>
        <w:r w:rsidR="00F67464" w:rsidRPr="007E7D05" w:rsidDel="00DD6ED3">
          <w:rPr>
            <w:rFonts w:cstheme="minorHAnsi"/>
            <w:bCs/>
            <w:color w:val="000000" w:themeColor="text1"/>
          </w:rPr>
          <w:t xml:space="preserve"> in both the short run and the long run</w:t>
        </w:r>
        <w:r w:rsidR="007B033B" w:rsidRPr="007E7D05" w:rsidDel="00DD6ED3">
          <w:rPr>
            <w:rFonts w:cstheme="minorHAnsi"/>
            <w:color w:val="000000" w:themeColor="text1"/>
          </w:rPr>
          <w:t>.</w:t>
        </w:r>
        <w:r w:rsidR="00D71094" w:rsidRPr="007E7D05" w:rsidDel="00DD6ED3">
          <w:rPr>
            <w:rFonts w:cstheme="minorHAnsi"/>
            <w:color w:val="000000" w:themeColor="text1"/>
          </w:rPr>
          <w:t xml:space="preserve"> </w:t>
        </w:r>
      </w:moveFrom>
      <w:moveFromRangeEnd w:id="153"/>
    </w:p>
    <w:p w14:paraId="433B7AA2" w14:textId="13458EB0" w:rsidR="00D71094" w:rsidRPr="007E7D05" w:rsidDel="004E2D78" w:rsidRDefault="00881A1E">
      <w:pPr>
        <w:jc w:val="both"/>
        <w:rPr>
          <w:del w:id="155" w:author="Microsoft Office User" w:date="2026-07-30T21:13:00Z"/>
          <w:color w:val="000000" w:themeColor="text1"/>
        </w:rPr>
      </w:pPr>
      <w:r w:rsidRPr="007E7D05">
        <w:rPr>
          <w:color w:val="000000" w:themeColor="text1"/>
        </w:rPr>
        <w:t xml:space="preserve">The primary objective of this research is to analyze the relationship between digital transformation and entrepreneurship </w:t>
      </w:r>
      <w:r w:rsidR="00923CD4" w:rsidRPr="007E7D05">
        <w:rPr>
          <w:color w:val="000000" w:themeColor="text1"/>
        </w:rPr>
        <w:t xml:space="preserve">development </w:t>
      </w:r>
      <w:r w:rsidRPr="007E7D05">
        <w:rPr>
          <w:color w:val="000000" w:themeColor="text1"/>
        </w:rPr>
        <w:t>in Nepal</w:t>
      </w:r>
      <w:r w:rsidR="002573DC" w:rsidRPr="007E7D05">
        <w:rPr>
          <w:rFonts w:cstheme="minorHAnsi"/>
          <w:bCs/>
          <w:color w:val="000000" w:themeColor="text1"/>
        </w:rPr>
        <w:t>.</w:t>
      </w:r>
      <w:r w:rsidR="007722EA" w:rsidRPr="007E7D05">
        <w:rPr>
          <w:rFonts w:cstheme="minorHAnsi"/>
          <w:bCs/>
          <w:color w:val="000000" w:themeColor="text1"/>
        </w:rPr>
        <w:t xml:space="preserve"> </w:t>
      </w:r>
      <w:r w:rsidR="00D71094" w:rsidRPr="007E7D05">
        <w:rPr>
          <w:rFonts w:cstheme="minorHAnsi"/>
          <w:color w:val="000000" w:themeColor="text1"/>
        </w:rPr>
        <w:t xml:space="preserve">Based on these theoretical and empirical arguments, </w:t>
      </w:r>
      <w:ins w:id="156" w:author="Microsoft Office User" w:date="2026-07-30T21:10:00Z">
        <w:r w:rsidR="00F0112C" w:rsidRPr="007E7D05">
          <w:rPr>
            <w:rFonts w:cstheme="minorHAnsi"/>
            <w:color w:val="000000" w:themeColor="text1"/>
          </w:rPr>
          <w:t>th</w:t>
        </w:r>
      </w:ins>
      <w:del w:id="157" w:author="Microsoft Office User" w:date="2026-07-30T21:10:00Z">
        <w:r w:rsidR="007722EA" w:rsidRPr="007E7D05" w:rsidDel="00F0112C">
          <w:rPr>
            <w:rFonts w:cstheme="minorHAnsi"/>
            <w:color w:val="000000" w:themeColor="text1"/>
          </w:rPr>
          <w:delText>w</w:delText>
        </w:r>
      </w:del>
      <w:r w:rsidR="007722EA" w:rsidRPr="007E7D05">
        <w:rPr>
          <w:rFonts w:cstheme="minorHAnsi"/>
          <w:color w:val="000000" w:themeColor="text1"/>
        </w:rPr>
        <w:t xml:space="preserve">e </w:t>
      </w:r>
      <w:ins w:id="158" w:author="Microsoft Office User" w:date="2026-07-30T21:10:00Z">
        <w:r w:rsidR="00F0112C" w:rsidRPr="007E7D05">
          <w:rPr>
            <w:rFonts w:cstheme="minorHAnsi"/>
            <w:color w:val="000000" w:themeColor="text1"/>
          </w:rPr>
          <w:t xml:space="preserve">authors </w:t>
        </w:r>
      </w:ins>
      <w:r w:rsidR="00D71094" w:rsidRPr="007E7D05">
        <w:rPr>
          <w:rFonts w:cstheme="minorHAnsi"/>
          <w:color w:val="000000" w:themeColor="text1"/>
        </w:rPr>
        <w:t>propose</w:t>
      </w:r>
      <w:del w:id="159" w:author="Microsoft Office User" w:date="2026-07-30T21:10:00Z">
        <w:r w:rsidR="00D71094" w:rsidRPr="007E7D05" w:rsidDel="004E2D78">
          <w:rPr>
            <w:rFonts w:cstheme="minorHAnsi"/>
            <w:color w:val="000000" w:themeColor="text1"/>
          </w:rPr>
          <w:delText>s</w:delText>
        </w:r>
      </w:del>
      <w:r w:rsidR="00D71094" w:rsidRPr="007E7D05">
        <w:rPr>
          <w:rFonts w:cstheme="minorHAnsi"/>
          <w:color w:val="000000" w:themeColor="text1"/>
        </w:rPr>
        <w:t xml:space="preserve"> the </w:t>
      </w:r>
      <w:del w:id="160" w:author="Microsoft Office User" w:date="2026-07-30T21:10:00Z">
        <w:r w:rsidR="00D71094" w:rsidRPr="007E7D05" w:rsidDel="004E2D78">
          <w:rPr>
            <w:rFonts w:cstheme="minorHAnsi"/>
            <w:color w:val="000000" w:themeColor="text1"/>
          </w:rPr>
          <w:delText xml:space="preserve">following </w:delText>
        </w:r>
      </w:del>
      <w:r w:rsidR="00D71094" w:rsidRPr="007E7D05">
        <w:rPr>
          <w:rFonts w:cstheme="minorHAnsi"/>
          <w:color w:val="000000" w:themeColor="text1"/>
        </w:rPr>
        <w:t>hypothesis</w:t>
      </w:r>
      <w:ins w:id="161" w:author="Microsoft Office User" w:date="2026-07-30T21:10:00Z">
        <w:r w:rsidR="004E2D78" w:rsidRPr="007E7D05">
          <w:rPr>
            <w:rFonts w:cstheme="minorHAnsi"/>
            <w:color w:val="000000" w:themeColor="text1"/>
          </w:rPr>
          <w:t xml:space="preserve"> </w:t>
        </w:r>
      </w:ins>
      <w:ins w:id="162" w:author="Microsoft Office User" w:date="2026-07-30T21:11:00Z">
        <w:r w:rsidR="004E2D78" w:rsidRPr="007E7D05">
          <w:rPr>
            <w:rFonts w:cstheme="minorHAnsi"/>
            <w:color w:val="000000" w:themeColor="text1"/>
          </w:rPr>
          <w:t xml:space="preserve">of </w:t>
        </w:r>
      </w:ins>
      <w:ins w:id="163" w:author="Microsoft Office User" w:date="2026-07-30T21:12:00Z">
        <w:r w:rsidR="004E2D78" w:rsidRPr="007E7D05">
          <w:rPr>
            <w:rFonts w:cstheme="minorHAnsi"/>
            <w:color w:val="000000" w:themeColor="text1"/>
          </w:rPr>
          <w:t xml:space="preserve">the </w:t>
        </w:r>
        <w:r w:rsidR="004E2D78" w:rsidRPr="007E7D05">
          <w:rPr>
            <w:rFonts w:cstheme="minorHAnsi"/>
            <w:bCs/>
            <w:color w:val="000000" w:themeColor="text1"/>
          </w:rPr>
          <w:t xml:space="preserve">long-run impacts of </w:t>
        </w:r>
      </w:ins>
      <w:ins w:id="164" w:author="Microsoft Office User" w:date="2026-07-30T21:13:00Z">
        <w:r w:rsidR="004E2D78" w:rsidRPr="007E7D05">
          <w:rPr>
            <w:rFonts w:cstheme="minorHAnsi"/>
            <w:bCs/>
            <w:color w:val="000000" w:themeColor="text1"/>
          </w:rPr>
          <w:t xml:space="preserve">digital transformation </w:t>
        </w:r>
      </w:ins>
      <w:ins w:id="165" w:author="Microsoft Office User" w:date="2026-07-30T21:12:00Z">
        <w:r w:rsidR="004E2D78" w:rsidRPr="007E7D05">
          <w:rPr>
            <w:rFonts w:cstheme="minorHAnsi"/>
            <w:bCs/>
            <w:color w:val="000000" w:themeColor="text1"/>
          </w:rPr>
          <w:t xml:space="preserve">on entrepreneurial development and </w:t>
        </w:r>
      </w:ins>
      <w:ins w:id="166" w:author="Microsoft Office User" w:date="2026-07-30T21:11:00Z">
        <w:r w:rsidR="004E2D78" w:rsidRPr="007E7D05">
          <w:rPr>
            <w:rFonts w:cstheme="minorHAnsi"/>
            <w:bCs/>
            <w:color w:val="000000" w:themeColor="text1"/>
          </w:rPr>
          <w:t xml:space="preserve">moderation effect of macroeconomic variables </w:t>
        </w:r>
      </w:ins>
      <w:ins w:id="167" w:author="Microsoft Office User" w:date="2026-07-30T21:10:00Z">
        <w:r w:rsidR="004E2D78" w:rsidRPr="007E7D05">
          <w:rPr>
            <w:rFonts w:cstheme="minorHAnsi"/>
            <w:color w:val="000000" w:themeColor="text1"/>
          </w:rPr>
          <w:t xml:space="preserve">on </w:t>
        </w:r>
      </w:ins>
      <w:ins w:id="168" w:author="Microsoft Office User" w:date="2026-07-30T21:14:00Z">
        <w:r w:rsidR="004E2D78" w:rsidRPr="007E7D05">
          <w:rPr>
            <w:rFonts w:cstheme="minorHAnsi"/>
            <w:color w:val="000000" w:themeColor="text1"/>
          </w:rPr>
          <w:t xml:space="preserve">the </w:t>
        </w:r>
      </w:ins>
      <w:ins w:id="169" w:author="Microsoft Office User" w:date="2026-07-30T21:11:00Z">
        <w:r w:rsidR="004E2D78" w:rsidRPr="007E7D05">
          <w:rPr>
            <w:rFonts w:cstheme="minorHAnsi"/>
            <w:bCs/>
            <w:color w:val="000000" w:themeColor="text1"/>
          </w:rPr>
          <w:t>relationship between digital transformation and entrepreneurial development</w:t>
        </w:r>
      </w:ins>
      <w:ins w:id="170" w:author="Microsoft Office User" w:date="2026-07-30T21:13:00Z">
        <w:r w:rsidR="004E2D78" w:rsidRPr="007E7D05">
          <w:rPr>
            <w:rFonts w:cstheme="minorHAnsi"/>
            <w:bCs/>
            <w:color w:val="000000" w:themeColor="text1"/>
          </w:rPr>
          <w:t xml:space="preserve">. </w:t>
        </w:r>
      </w:ins>
      <w:del w:id="171" w:author="Microsoft Office User" w:date="2026-07-30T21:13:00Z">
        <w:r w:rsidR="00D71094" w:rsidRPr="007E7D05" w:rsidDel="004E2D78">
          <w:rPr>
            <w:rFonts w:cstheme="minorHAnsi"/>
            <w:color w:val="000000" w:themeColor="text1"/>
          </w:rPr>
          <w:delText>:</w:delText>
        </w:r>
      </w:del>
    </w:p>
    <w:p w14:paraId="6371579D" w14:textId="698ED744" w:rsidR="00D71094" w:rsidRPr="007E7D05" w:rsidDel="004E2D78" w:rsidRDefault="00D71094">
      <w:pPr>
        <w:jc w:val="both"/>
        <w:rPr>
          <w:del w:id="172" w:author="Microsoft Office User" w:date="2026-07-30T21:13:00Z"/>
          <w:rFonts w:cstheme="minorHAnsi"/>
          <w:color w:val="000000" w:themeColor="text1"/>
        </w:rPr>
        <w:pPrChange w:id="173" w:author="Microsoft Office User" w:date="2026-07-30T21:13:00Z">
          <w:pPr>
            <w:pStyle w:val="ListParagraph"/>
            <w:numPr>
              <w:numId w:val="15"/>
            </w:numPr>
            <w:ind w:hanging="360"/>
            <w:jc w:val="both"/>
          </w:pPr>
        </w:pPrChange>
      </w:pPr>
      <w:del w:id="174" w:author="Microsoft Office User" w:date="2026-07-30T21:13:00Z">
        <w:r w:rsidRPr="007E7D05" w:rsidDel="004E2D78">
          <w:rPr>
            <w:rFonts w:cstheme="minorHAnsi"/>
            <w:bCs/>
            <w:color w:val="000000" w:themeColor="text1"/>
          </w:rPr>
          <w:delText>Macro-economic variables have significant moderation effect on the relationship between digital transformation and entrepreneurial development in Nepal.</w:delText>
        </w:r>
      </w:del>
    </w:p>
    <w:p w14:paraId="0F068C7B" w14:textId="27E54D1B" w:rsidR="00D71094" w:rsidRPr="007E7D05" w:rsidRDefault="00D71094">
      <w:pPr>
        <w:jc w:val="both"/>
        <w:rPr>
          <w:rFonts w:cstheme="minorHAnsi"/>
          <w:bCs/>
          <w:color w:val="000000" w:themeColor="text1"/>
        </w:rPr>
        <w:pPrChange w:id="175" w:author="Microsoft Office User" w:date="2026-07-30T21:13:00Z">
          <w:pPr>
            <w:pStyle w:val="ListParagraph"/>
            <w:numPr>
              <w:numId w:val="15"/>
            </w:numPr>
            <w:ind w:hanging="360"/>
            <w:jc w:val="both"/>
          </w:pPr>
        </w:pPrChange>
      </w:pPr>
      <w:del w:id="176" w:author="Microsoft Office User" w:date="2026-07-30T21:13:00Z">
        <w:r w:rsidRPr="007E7D05" w:rsidDel="004E2D78">
          <w:rPr>
            <w:rFonts w:cstheme="minorHAnsi"/>
            <w:bCs/>
            <w:color w:val="000000" w:themeColor="text1"/>
          </w:rPr>
          <w:delText xml:space="preserve">Digital transformation has different short-run and long-run impacts on entrepreneurial development in Nepal. </w:delText>
        </w:r>
      </w:del>
    </w:p>
    <w:p w14:paraId="63ECFA9E" w14:textId="46D903F6" w:rsidR="00CF68D9" w:rsidRPr="007E7D05" w:rsidRDefault="002573DC">
      <w:pPr>
        <w:jc w:val="both"/>
        <w:rPr>
          <w:rFonts w:cstheme="minorHAnsi"/>
          <w:bCs/>
          <w:color w:val="000000" w:themeColor="text1"/>
        </w:rPr>
      </w:pPr>
      <w:r w:rsidRPr="007E7D05">
        <w:rPr>
          <w:rFonts w:cstheme="minorHAnsi"/>
          <w:b/>
          <w:color w:val="000000" w:themeColor="text1"/>
        </w:rPr>
        <w:t>2. Review of Literature</w:t>
      </w:r>
    </w:p>
    <w:p w14:paraId="15575E09" w14:textId="77777777" w:rsidR="00CF68D9" w:rsidRPr="007E7D05" w:rsidRDefault="00CF68D9" w:rsidP="00CF68D9">
      <w:pPr>
        <w:jc w:val="both"/>
        <w:rPr>
          <w:rFonts w:cstheme="minorHAnsi"/>
          <w:bCs/>
          <w:color w:val="000000" w:themeColor="text1"/>
        </w:rPr>
      </w:pPr>
      <w:r w:rsidRPr="007E7D05">
        <w:rPr>
          <w:rFonts w:cstheme="minorHAnsi"/>
          <w:bCs/>
          <w:color w:val="000000" w:themeColor="text1"/>
        </w:rPr>
        <w:t>Digitalization has generated considerable policy interest where relatively few empirical studies have examined that analyze the impact of digitalization on entrepreneurship development in Nepal through a time-series econometric approach. Most of the existing literature available are descriptive and/or comparative across countries. In addition, most of the literatures have analyzed the impact of individual indicators of ICT without considering their collective impact.</w:t>
      </w:r>
    </w:p>
    <w:p w14:paraId="53BF428E" w14:textId="77777777" w:rsidR="00CF68D9" w:rsidRPr="007E7D05" w:rsidRDefault="00CF68D9" w:rsidP="00CF68D9">
      <w:pPr>
        <w:jc w:val="both"/>
        <w:rPr>
          <w:rFonts w:cstheme="minorHAnsi"/>
          <w:bCs/>
          <w:color w:val="000000" w:themeColor="text1"/>
        </w:rPr>
      </w:pPr>
      <w:r w:rsidRPr="007E7D05">
        <w:rPr>
          <w:rFonts w:cstheme="minorHAnsi"/>
          <w:bCs/>
          <w:color w:val="000000" w:themeColor="text1"/>
        </w:rPr>
        <w:t>According to the Knowledge Spillover Theory of Entrepreneurship (KSTE), both knowledge and innovation act as sources of entrepreneurship and economic growth (</w:t>
      </w:r>
      <w:proofErr w:type="spellStart"/>
      <w:r w:rsidRPr="007E7D05">
        <w:rPr>
          <w:rFonts w:cstheme="minorHAnsi"/>
          <w:bCs/>
          <w:color w:val="000000" w:themeColor="text1"/>
        </w:rPr>
        <w:t>Acs</w:t>
      </w:r>
      <w:proofErr w:type="spellEnd"/>
      <w:r w:rsidRPr="007E7D05">
        <w:rPr>
          <w:rFonts w:cstheme="minorHAnsi"/>
          <w:bCs/>
          <w:color w:val="000000" w:themeColor="text1"/>
        </w:rPr>
        <w:t xml:space="preserve"> et al., 2012). In the same way, the use of digital technology allows entrepreneurs to identify opportunities, where they can be more productive, take benefits from financial services and innovations in their firms (Goldfarb &amp; Tucker, 2019; </w:t>
      </w:r>
      <w:proofErr w:type="spellStart"/>
      <w:r w:rsidRPr="007E7D05">
        <w:rPr>
          <w:rFonts w:cstheme="minorHAnsi"/>
          <w:bCs/>
          <w:color w:val="000000" w:themeColor="text1"/>
        </w:rPr>
        <w:t>Autio</w:t>
      </w:r>
      <w:proofErr w:type="spellEnd"/>
      <w:r w:rsidRPr="007E7D05">
        <w:rPr>
          <w:rFonts w:cstheme="minorHAnsi"/>
          <w:bCs/>
          <w:color w:val="000000" w:themeColor="text1"/>
        </w:rPr>
        <w:t xml:space="preserve"> et al., 2018). Research provides empirical evidence in support of this by showing how the development of ICTs such as internet, mobile telephony, and broadband relates to productivity and firm activity. The significance becomes increasingly prominent for developing countries in which Countries can use digitalization to address structural issues such as lack of market access, poor financial services, and fragile institutions Through creating access to information, finance, and markets, digital technologies enable economic activities that were not possible before (Aker &amp; </w:t>
      </w:r>
      <w:proofErr w:type="spellStart"/>
      <w:r w:rsidRPr="007E7D05">
        <w:rPr>
          <w:rFonts w:cstheme="minorHAnsi"/>
          <w:bCs/>
          <w:color w:val="000000" w:themeColor="text1"/>
        </w:rPr>
        <w:t>Mbiti</w:t>
      </w:r>
      <w:proofErr w:type="spellEnd"/>
      <w:r w:rsidRPr="007E7D05">
        <w:rPr>
          <w:rFonts w:cstheme="minorHAnsi"/>
          <w:bCs/>
          <w:color w:val="000000" w:themeColor="text1"/>
        </w:rPr>
        <w:t xml:space="preserve">, 2010). Financial access is particularly important for the success of entrepreneurship, especially for SMEs, which play an important role in economic development (Beck et al., 2018; </w:t>
      </w:r>
      <w:proofErr w:type="spellStart"/>
      <w:r w:rsidRPr="007E7D05">
        <w:rPr>
          <w:rFonts w:cstheme="minorHAnsi"/>
          <w:bCs/>
          <w:color w:val="000000" w:themeColor="text1"/>
        </w:rPr>
        <w:t>Brixiová</w:t>
      </w:r>
      <w:proofErr w:type="spellEnd"/>
      <w:r w:rsidRPr="007E7D05">
        <w:rPr>
          <w:rFonts w:cstheme="minorHAnsi"/>
          <w:bCs/>
          <w:color w:val="000000" w:themeColor="text1"/>
        </w:rPr>
        <w:t xml:space="preserve"> et al., 2020).</w:t>
      </w:r>
    </w:p>
    <w:p w14:paraId="6B691FC5" w14:textId="11644F99" w:rsidR="00CF68D9" w:rsidRPr="007E7D05" w:rsidRDefault="00CF68D9" w:rsidP="00CF68D9">
      <w:pPr>
        <w:jc w:val="both"/>
        <w:rPr>
          <w:rFonts w:cstheme="minorHAnsi"/>
          <w:bCs/>
          <w:color w:val="000000" w:themeColor="text1"/>
        </w:rPr>
      </w:pPr>
      <w:r w:rsidRPr="007E7D05">
        <w:rPr>
          <w:rFonts w:cstheme="minorHAnsi"/>
          <w:bCs/>
          <w:color w:val="000000" w:themeColor="text1"/>
        </w:rPr>
        <w:t xml:space="preserve">Digital transformation has radically changed the ways how the businesses are started, run, and grown in modern times. This makes digital transformation one of the main factors contributing to entrepreneurial growth. Increased use of digital technology has slowly started to break down many of the barriers that have existed traditionally for entrepreneurial success. These include lack of access to information, markets, finance, and business networking facilities. Using digital technology, entrepreneurs are able to get information about the market environment easily, communicate with customers in a less costly manner, transact over the Internet, and gain access to wider domestic and international markets. The theoretical relationship between digital transformation and entrepreneurship from a theoretical perspective can be explained by means of the </w:t>
      </w:r>
      <w:del w:id="177" w:author="Microsoft Office User" w:date="2026-07-30T23:02:00Z">
        <w:r w:rsidRPr="007E7D05" w:rsidDel="00650C6A">
          <w:rPr>
            <w:rFonts w:cstheme="minorHAnsi"/>
            <w:bCs/>
            <w:color w:val="000000" w:themeColor="text1"/>
          </w:rPr>
          <w:delText>Knowledge Spillover Theory of Entrepreneurship (</w:delText>
        </w:r>
      </w:del>
      <w:r w:rsidRPr="007E7D05">
        <w:rPr>
          <w:rFonts w:cstheme="minorHAnsi"/>
          <w:bCs/>
          <w:color w:val="000000" w:themeColor="text1"/>
        </w:rPr>
        <w:t>KSTE</w:t>
      </w:r>
      <w:del w:id="178" w:author="Microsoft Office User" w:date="2026-07-30T23:02:00Z">
        <w:r w:rsidRPr="007E7D05" w:rsidDel="00650C6A">
          <w:rPr>
            <w:rFonts w:cstheme="minorHAnsi"/>
            <w:bCs/>
            <w:color w:val="000000" w:themeColor="text1"/>
          </w:rPr>
          <w:delText>)</w:delText>
        </w:r>
      </w:del>
      <w:r w:rsidRPr="007E7D05">
        <w:rPr>
          <w:rFonts w:cstheme="minorHAnsi"/>
          <w:bCs/>
          <w:color w:val="000000" w:themeColor="text1"/>
        </w:rPr>
        <w:t xml:space="preserve">. This theory demonstrates how the creation of </w:t>
      </w:r>
      <w:r w:rsidRPr="007E7D05">
        <w:rPr>
          <w:rFonts w:cstheme="minorHAnsi"/>
          <w:bCs/>
          <w:color w:val="000000" w:themeColor="text1"/>
        </w:rPr>
        <w:lastRenderedPageBreak/>
        <w:t>knowledge and innovations creates entrepreneurial opportunities that help to achieve economic development (</w:t>
      </w:r>
      <w:proofErr w:type="spellStart"/>
      <w:r w:rsidRPr="007E7D05">
        <w:rPr>
          <w:rFonts w:cstheme="minorHAnsi"/>
          <w:bCs/>
          <w:color w:val="000000" w:themeColor="text1"/>
        </w:rPr>
        <w:t>Acs</w:t>
      </w:r>
      <w:proofErr w:type="spellEnd"/>
      <w:r w:rsidRPr="007E7D05">
        <w:rPr>
          <w:rFonts w:cstheme="minorHAnsi"/>
          <w:bCs/>
          <w:color w:val="000000" w:themeColor="text1"/>
        </w:rPr>
        <w:t xml:space="preserve"> et al., 2012). Digital technologies assist in this process by accelerating the process of knowledge creation, distribution, and application to allow entrepreneurs to find opportunities, create innovations, and enhance-businesses performance (</w:t>
      </w:r>
      <w:proofErr w:type="spellStart"/>
      <w:r w:rsidRPr="007E7D05">
        <w:rPr>
          <w:rFonts w:cstheme="minorHAnsi"/>
          <w:bCs/>
          <w:color w:val="000000" w:themeColor="text1"/>
        </w:rPr>
        <w:t>Autio</w:t>
      </w:r>
      <w:proofErr w:type="spellEnd"/>
      <w:r w:rsidRPr="007E7D05">
        <w:rPr>
          <w:rFonts w:cstheme="minorHAnsi"/>
          <w:bCs/>
          <w:color w:val="000000" w:themeColor="text1"/>
        </w:rPr>
        <w:t xml:space="preserve"> et al., 2018; </w:t>
      </w:r>
      <w:proofErr w:type="spellStart"/>
      <w:r w:rsidRPr="007E7D05">
        <w:rPr>
          <w:rFonts w:cstheme="minorHAnsi"/>
          <w:bCs/>
          <w:color w:val="000000" w:themeColor="text1"/>
        </w:rPr>
        <w:t>Nambisan</w:t>
      </w:r>
      <w:proofErr w:type="spellEnd"/>
      <w:r w:rsidRPr="007E7D05">
        <w:rPr>
          <w:rFonts w:cstheme="minorHAnsi"/>
          <w:bCs/>
          <w:color w:val="000000" w:themeColor="text1"/>
        </w:rPr>
        <w:t xml:space="preserve">, 2017). Consequently, digital transformation serves as an important mechanism through which knowledge spillovers are converted into entrepreneurial activities and economic growth. In previous research, various mechanisms were found whereby digital transformation can enhance entrepreneurship. Digital platforms help firms access customers located outside their geographical locations, thus widening the markets (World Bank, 2016). Communication technology and digital financial services make it easy for firms to access financial assets and minimize transaction costs, especially in poor nations where financial assets are often limited (Aker &amp; </w:t>
      </w:r>
      <w:proofErr w:type="spellStart"/>
      <w:r w:rsidRPr="007E7D05">
        <w:rPr>
          <w:rFonts w:cstheme="minorHAnsi"/>
          <w:bCs/>
          <w:color w:val="000000" w:themeColor="text1"/>
        </w:rPr>
        <w:t>Mbiti</w:t>
      </w:r>
      <w:proofErr w:type="spellEnd"/>
      <w:r w:rsidRPr="007E7D05">
        <w:rPr>
          <w:rFonts w:cstheme="minorHAnsi"/>
          <w:bCs/>
          <w:color w:val="000000" w:themeColor="text1"/>
        </w:rPr>
        <w:t>, 2010). Likewise, digital technologies enhance communication, efficiency, innovations, and competitiveness in business. There exist positive correlations between ICT adoption and firm productivity and organizational effectiveness (Cardona et al., 2013), while digitalization helps firms to innovate new business models and create new value propositions (Ritter &amp; Pedersen, 2020). Based on the above theory, digital transformation is expected to foster entrepreneurship through knowledge, market, financial, and business opportunities access.</w:t>
      </w:r>
    </w:p>
    <w:p w14:paraId="3AF4AEC5" w14:textId="77777777" w:rsidR="00CF68D9" w:rsidRPr="007E7D05" w:rsidRDefault="00CF68D9" w:rsidP="00CF68D9">
      <w:pPr>
        <w:jc w:val="both"/>
        <w:rPr>
          <w:rFonts w:cstheme="minorHAnsi"/>
          <w:bCs/>
          <w:color w:val="000000" w:themeColor="text1"/>
        </w:rPr>
      </w:pPr>
      <w:r w:rsidRPr="007E7D05">
        <w:rPr>
          <w:rFonts w:cstheme="minorHAnsi"/>
          <w:bCs/>
          <w:color w:val="000000" w:themeColor="text1"/>
        </w:rPr>
        <w:t xml:space="preserve">Digital transformation is a multidimensional phenomenon that involves various complementary digital technologies. Internet usage, mobile communications, broadband connectivity, information and communication technology development, and digital infrastructure have been widely used as measures of digital transformation, each representing a different dimension relevant to entrepreneurial activity. Information is the assets. The use of the internet enables entrepreneurs to gather information about their business, interact with their customers and suppliers, conduct business on digital platforms, and utilize digital business services which generally evolves the business. Broadband connections provide fast internet connection and allow businesses to use digital platforms, cloud computing, e-commerce, and other technology-intensive operations. Mobile cellular subscriptions facilitate communicating with others and have been crucial in fostering mobile banking and digital payments in developing nations (Aker &amp; </w:t>
      </w:r>
      <w:proofErr w:type="spellStart"/>
      <w:r w:rsidRPr="007E7D05">
        <w:rPr>
          <w:rFonts w:cstheme="minorHAnsi"/>
          <w:bCs/>
          <w:color w:val="000000" w:themeColor="text1"/>
        </w:rPr>
        <w:t>Mbiti</w:t>
      </w:r>
      <w:proofErr w:type="spellEnd"/>
      <w:r w:rsidRPr="007E7D05">
        <w:rPr>
          <w:rFonts w:cstheme="minorHAnsi"/>
          <w:bCs/>
          <w:color w:val="000000" w:themeColor="text1"/>
        </w:rPr>
        <w:t>, 2010). ICT service exports indicate the digital competence and technological capabilities of an economy and also creates knowledge spillovers that could stimulate entrepreneurship (</w:t>
      </w:r>
      <w:proofErr w:type="spellStart"/>
      <w:r w:rsidRPr="007E7D05">
        <w:rPr>
          <w:rFonts w:cstheme="minorHAnsi"/>
          <w:bCs/>
          <w:color w:val="000000" w:themeColor="text1"/>
        </w:rPr>
        <w:t>Autio</w:t>
      </w:r>
      <w:proofErr w:type="spellEnd"/>
      <w:r w:rsidRPr="007E7D05">
        <w:rPr>
          <w:rFonts w:cstheme="minorHAnsi"/>
          <w:bCs/>
          <w:color w:val="000000" w:themeColor="text1"/>
        </w:rPr>
        <w:t xml:space="preserve"> et al., 2018). Secure internet servers denote the security and reliability of digital infrastructure which are important for conducting online business. These five indicators collectively represent various dimensions of digital transformation. Nonetheless, due to their high level of correlation, their simultaneous use in the regression could result in multicollinearity and make the estimated coefficients difficult to interpret. For this reason, this study combines these five measures into an DTI, thus allowing for measurement of digital transformation as a whole without any problem of multicollinearity.</w:t>
      </w:r>
    </w:p>
    <w:p w14:paraId="3C30EC09" w14:textId="70088E85" w:rsidR="00D71094" w:rsidRPr="007E7D05" w:rsidRDefault="00CF68D9">
      <w:pPr>
        <w:jc w:val="both"/>
        <w:rPr>
          <w:rFonts w:cstheme="minorHAnsi"/>
          <w:b/>
          <w:color w:val="000000" w:themeColor="text1"/>
        </w:rPr>
      </w:pPr>
      <w:r w:rsidRPr="007E7D05">
        <w:rPr>
          <w:rFonts w:cstheme="minorHAnsi"/>
          <w:bCs/>
          <w:color w:val="000000" w:themeColor="text1"/>
        </w:rPr>
        <w:t xml:space="preserve">Though digital transformation is believed to facilitate entrepreneurship, its effectiveness may depend upon the wider macroeconomic environment. Economic conditions influence the amount of money available, investment possibilities, market demands, and institutions that affect the entrepreneurship. Economic growth creates a positive environment for the establishment of new businesses and opportunities through higher business opportunities and demand from consumers. Similarly, increased availability of financial resources can be used to expand and innovate businesses. It has been demonstrated in earlier studies that financial development is a significant factor in explaining entrepreneurial activities because they reduce borrowing constraints for small and medium enterprises (Beck et al., 2018; </w:t>
      </w:r>
      <w:proofErr w:type="spellStart"/>
      <w:r w:rsidRPr="007E7D05">
        <w:rPr>
          <w:rFonts w:cstheme="minorHAnsi"/>
          <w:bCs/>
          <w:color w:val="000000" w:themeColor="text1"/>
        </w:rPr>
        <w:t>Brixiová</w:t>
      </w:r>
      <w:proofErr w:type="spellEnd"/>
      <w:r w:rsidRPr="007E7D05">
        <w:rPr>
          <w:rFonts w:cstheme="minorHAnsi"/>
          <w:bCs/>
          <w:color w:val="000000" w:themeColor="text1"/>
        </w:rPr>
        <w:t xml:space="preserve"> et al., 2020). Hence, digitalization could have a greater impact on </w:t>
      </w:r>
      <w:r w:rsidRPr="007E7D05">
        <w:rPr>
          <w:rFonts w:cstheme="minorHAnsi"/>
          <w:bCs/>
          <w:color w:val="000000" w:themeColor="text1"/>
        </w:rPr>
        <w:lastRenderedPageBreak/>
        <w:t xml:space="preserve">entrepreneurial activities when the economy is stable than when it is unstable. The relationship between digital transformation and entrepreneurship development may not occur immediately. The adoption of technologies like the digital infrastructure investments, the Internet, and digital skills could take time before their effect is seen on entrepreneurship. Thus, the connection may be different in the short-run and the long-run. Non-stationary characteristics are common in time series such as the digital transformation and entrepreneurial development process. Therefore, it is quite important to differentiate between the short-run adjustment process and the long-run equilibrium process. The ARDL approach introduced by </w:t>
      </w:r>
      <w:proofErr w:type="spellStart"/>
      <w:r w:rsidRPr="007E7D05">
        <w:rPr>
          <w:rFonts w:cstheme="minorHAnsi"/>
          <w:bCs/>
          <w:color w:val="000000" w:themeColor="text1"/>
        </w:rPr>
        <w:t>Pesaran</w:t>
      </w:r>
      <w:proofErr w:type="spellEnd"/>
      <w:r w:rsidRPr="007E7D05">
        <w:rPr>
          <w:rFonts w:cstheme="minorHAnsi"/>
          <w:bCs/>
          <w:color w:val="000000" w:themeColor="text1"/>
        </w:rPr>
        <w:t xml:space="preserve"> et al. (2001) provides an appropriate framework for estimating short-run dynamics and the long-run relationship among variables that are integrated of different orders, provided that none is integrated of order two.</w:t>
      </w:r>
      <w:r w:rsidRPr="007E7D05">
        <w:rPr>
          <w:rFonts w:cstheme="minorHAnsi"/>
          <w:b/>
          <w:color w:val="000000" w:themeColor="text1"/>
        </w:rPr>
        <w:t xml:space="preserve"> </w:t>
      </w:r>
    </w:p>
    <w:p w14:paraId="582A12D0" w14:textId="77777777" w:rsidR="00974BFE" w:rsidRPr="007E7D05" w:rsidRDefault="00974BFE" w:rsidP="00974BFE">
      <w:pPr>
        <w:jc w:val="both"/>
        <w:rPr>
          <w:rFonts w:cstheme="minorHAnsi"/>
          <w:b/>
          <w:bCs/>
          <w:color w:val="000000" w:themeColor="text1"/>
        </w:rPr>
      </w:pPr>
      <w:r w:rsidRPr="007E7D05">
        <w:rPr>
          <w:rFonts w:cstheme="minorHAnsi"/>
          <w:b/>
          <w:bCs/>
          <w:color w:val="000000" w:themeColor="text1"/>
        </w:rPr>
        <w:t>3. Data and Methodology</w:t>
      </w:r>
    </w:p>
    <w:p w14:paraId="6120ABE9" w14:textId="654FBCE7" w:rsidR="00974BFE" w:rsidRPr="007E7D05" w:rsidRDefault="00974BFE" w:rsidP="00974BFE">
      <w:pPr>
        <w:jc w:val="both"/>
        <w:rPr>
          <w:rFonts w:cstheme="minorHAnsi"/>
          <w:b/>
          <w:bCs/>
          <w:color w:val="000000" w:themeColor="text1"/>
        </w:rPr>
      </w:pPr>
      <w:r w:rsidRPr="007E7D05">
        <w:rPr>
          <w:rFonts w:cstheme="minorHAnsi"/>
          <w:b/>
          <w:bCs/>
          <w:color w:val="000000" w:themeColor="text1"/>
        </w:rPr>
        <w:t>3.1 Data</w:t>
      </w:r>
    </w:p>
    <w:p w14:paraId="3F0ECE2C" w14:textId="08A9B378" w:rsidR="00C45002" w:rsidRPr="007E7D05" w:rsidDel="00B570B4" w:rsidRDefault="00C45002" w:rsidP="00974BFE">
      <w:pPr>
        <w:jc w:val="both"/>
        <w:rPr>
          <w:del w:id="179" w:author="Microsoft Office User" w:date="2026-07-30T21:18:00Z"/>
          <w:rFonts w:cstheme="minorHAnsi"/>
          <w:bCs/>
          <w:color w:val="000000" w:themeColor="text1"/>
        </w:rPr>
      </w:pPr>
      <w:r w:rsidRPr="007E7D05">
        <w:rPr>
          <w:rFonts w:cstheme="minorHAnsi"/>
          <w:bCs/>
          <w:color w:val="000000" w:themeColor="text1"/>
        </w:rPr>
        <w:t xml:space="preserve">The empirical analysis </w:t>
      </w:r>
      <w:del w:id="180" w:author="Microsoft Office User" w:date="2026-07-30T23:03:00Z">
        <w:r w:rsidRPr="007E7D05" w:rsidDel="00650C6A">
          <w:rPr>
            <w:rFonts w:cstheme="minorHAnsi"/>
            <w:bCs/>
            <w:color w:val="000000" w:themeColor="text1"/>
          </w:rPr>
          <w:delText xml:space="preserve">covers Nepal over the period 2006–2024, </w:delText>
        </w:r>
      </w:del>
      <w:r w:rsidRPr="007E7D05">
        <w:rPr>
          <w:rFonts w:cstheme="minorHAnsi"/>
          <w:bCs/>
          <w:color w:val="000000" w:themeColor="text1"/>
        </w:rPr>
        <w:t>compris</w:t>
      </w:r>
      <w:ins w:id="181" w:author="Microsoft Office User" w:date="2026-07-30T23:04:00Z">
        <w:r w:rsidR="00650C6A" w:rsidRPr="007E7D05">
          <w:rPr>
            <w:rFonts w:cstheme="minorHAnsi"/>
            <w:bCs/>
            <w:color w:val="000000" w:themeColor="text1"/>
          </w:rPr>
          <w:t xml:space="preserve">es </w:t>
        </w:r>
      </w:ins>
      <w:del w:id="182" w:author="Microsoft Office User" w:date="2026-07-30T23:04:00Z">
        <w:r w:rsidRPr="007E7D05" w:rsidDel="00650C6A">
          <w:rPr>
            <w:rFonts w:cstheme="minorHAnsi"/>
            <w:bCs/>
            <w:color w:val="000000" w:themeColor="text1"/>
          </w:rPr>
          <w:delText xml:space="preserve">ing </w:delText>
        </w:r>
      </w:del>
      <w:r w:rsidRPr="007E7D05">
        <w:rPr>
          <w:rFonts w:cstheme="minorHAnsi"/>
          <w:bCs/>
          <w:color w:val="000000" w:themeColor="text1"/>
        </w:rPr>
        <w:t>19 annual observations</w:t>
      </w:r>
      <w:ins w:id="183" w:author="Microsoft Office User" w:date="2026-07-30T21:17:00Z">
        <w:r w:rsidR="00AC19F0" w:rsidRPr="007E7D05">
          <w:rPr>
            <w:rFonts w:cstheme="minorHAnsi"/>
            <w:bCs/>
            <w:color w:val="000000" w:themeColor="text1"/>
          </w:rPr>
          <w:t xml:space="preserve"> from the </w:t>
        </w:r>
      </w:ins>
      <w:ins w:id="184" w:author="Microsoft Office User" w:date="2026-07-30T21:18:00Z">
        <w:r w:rsidR="00AC19F0" w:rsidRPr="007E7D05">
          <w:rPr>
            <w:rFonts w:cstheme="minorHAnsi"/>
            <w:bCs/>
            <w:color w:val="000000" w:themeColor="text1"/>
          </w:rPr>
          <w:t>World Bank's WDI and Entrepreneurship Database (World Bank, 2022)</w:t>
        </w:r>
      </w:ins>
      <w:r w:rsidRPr="007E7D05">
        <w:rPr>
          <w:rFonts w:cstheme="minorHAnsi"/>
          <w:bCs/>
          <w:color w:val="000000" w:themeColor="text1"/>
        </w:rPr>
        <w:t>. This time span was chosen based on data availability for all variables of interest</w:t>
      </w:r>
      <w:del w:id="185" w:author="Microsoft Office User" w:date="2026-07-30T22:59:00Z">
        <w:r w:rsidRPr="007E7D05" w:rsidDel="00B570B4">
          <w:rPr>
            <w:rFonts w:cstheme="minorHAnsi"/>
            <w:bCs/>
            <w:color w:val="000000" w:themeColor="text1"/>
          </w:rPr>
          <w:delText xml:space="preserve">. </w:delText>
        </w:r>
      </w:del>
      <w:del w:id="186" w:author="Microsoft Office User" w:date="2026-07-30T21:18:00Z">
        <w:r w:rsidRPr="007E7D05" w:rsidDel="00AC19F0">
          <w:rPr>
            <w:rFonts w:cstheme="minorHAnsi"/>
            <w:bCs/>
            <w:color w:val="000000" w:themeColor="text1"/>
          </w:rPr>
          <w:delText>All data were obtained from</w:delText>
        </w:r>
      </w:del>
      <w:del w:id="187" w:author="Microsoft Office User" w:date="2026-07-30T21:17:00Z">
        <w:r w:rsidRPr="007E7D05" w:rsidDel="00AC19F0">
          <w:rPr>
            <w:rFonts w:cstheme="minorHAnsi"/>
            <w:bCs/>
            <w:color w:val="000000" w:themeColor="text1"/>
          </w:rPr>
          <w:delText xml:space="preserve"> the World Bank's World Development Indicators and Entrepreneurship Database (World Bank, 2022)</w:delText>
        </w:r>
      </w:del>
      <w:del w:id="188" w:author="Microsoft Office User" w:date="2026-07-30T21:18:00Z">
        <w:r w:rsidRPr="007E7D05" w:rsidDel="00AC19F0">
          <w:rPr>
            <w:rFonts w:cstheme="minorHAnsi"/>
            <w:bCs/>
            <w:color w:val="000000" w:themeColor="text1"/>
          </w:rPr>
          <w:delText>.</w:delText>
        </w:r>
      </w:del>
    </w:p>
    <w:p w14:paraId="49CB55D5" w14:textId="50900A74" w:rsidR="00F4102B" w:rsidRPr="007E7D05" w:rsidRDefault="00B570B4" w:rsidP="00974BFE">
      <w:pPr>
        <w:jc w:val="both"/>
        <w:rPr>
          <w:ins w:id="189" w:author="Dell" w:date="2026-08-01T13:54:00Z"/>
          <w:rFonts w:cstheme="minorHAnsi"/>
          <w:bCs/>
          <w:color w:val="000000" w:themeColor="text1"/>
        </w:rPr>
      </w:pPr>
      <w:ins w:id="190" w:author="Microsoft Office User" w:date="2026-07-30T22:59:00Z">
        <w:r w:rsidRPr="007E7D05">
          <w:rPr>
            <w:rFonts w:cstheme="minorHAnsi"/>
            <w:bCs/>
            <w:color w:val="000000" w:themeColor="text1"/>
          </w:rPr>
          <w:t xml:space="preserve"> </w:t>
        </w:r>
      </w:ins>
      <w:moveToRangeStart w:id="191" w:author="Microsoft Office User" w:date="2026-07-30T22:58:00Z" w:name="move236344750"/>
      <w:moveTo w:id="192" w:author="Microsoft Office User" w:date="2026-07-30T22:58:00Z">
        <w:r w:rsidRPr="007E7D05">
          <w:rPr>
            <w:rFonts w:cstheme="minorHAnsi"/>
            <w:bCs/>
            <w:color w:val="000000" w:themeColor="text1"/>
          </w:rPr>
          <w:t xml:space="preserve">through the use of annual time series data for the period 2010 to </w:t>
        </w:r>
        <w:commentRangeStart w:id="193"/>
        <w:r w:rsidRPr="007E7D05">
          <w:rPr>
            <w:rFonts w:cstheme="minorHAnsi"/>
            <w:bCs/>
            <w:color w:val="000000" w:themeColor="text1"/>
          </w:rPr>
          <w:t>2023</w:t>
        </w:r>
      </w:moveTo>
      <w:commentRangeEnd w:id="193"/>
      <w:r w:rsidR="00F4102B" w:rsidRPr="007E7D05">
        <w:rPr>
          <w:rStyle w:val="CommentReference"/>
          <w:color w:val="000000" w:themeColor="text1"/>
        </w:rPr>
        <w:commentReference w:id="193"/>
      </w:r>
      <w:moveTo w:id="194" w:author="Microsoft Office User" w:date="2026-07-30T22:58:00Z">
        <w:r w:rsidRPr="007E7D05">
          <w:rPr>
            <w:rFonts w:cstheme="minorHAnsi"/>
            <w:bCs/>
            <w:color w:val="000000" w:themeColor="text1"/>
          </w:rPr>
          <w:t xml:space="preserve">. </w:t>
        </w:r>
      </w:moveTo>
    </w:p>
    <w:p w14:paraId="58DFB89D" w14:textId="58650B68" w:rsidR="00D60CAF" w:rsidRPr="00DD3DD3" w:rsidRDefault="00D60CAF" w:rsidP="00D60CAF">
      <w:pPr>
        <w:pStyle w:val="Caption"/>
        <w:keepNext/>
        <w:jc w:val="center"/>
        <w:rPr>
          <w:ins w:id="195" w:author="Dell" w:date="2026-08-01T13:55:00Z"/>
          <w:rFonts w:cstheme="minorHAnsi"/>
          <w:b/>
          <w:i w:val="0"/>
          <w:color w:val="000000" w:themeColor="text1"/>
          <w:sz w:val="22"/>
          <w:szCs w:val="22"/>
          <w:rPrChange w:id="196" w:author="Dell" w:date="2026-08-01T13:55:00Z">
            <w:rPr>
              <w:ins w:id="197" w:author="Dell" w:date="2026-08-01T13:55:00Z"/>
            </w:rPr>
          </w:rPrChange>
        </w:rPr>
        <w:pPrChange w:id="198" w:author="Dell" w:date="2026-08-01T13:55:00Z">
          <w:pPr/>
        </w:pPrChange>
      </w:pPr>
      <w:ins w:id="199" w:author="Dell" w:date="2026-08-01T13:55:00Z">
        <w:r w:rsidRPr="00DD3DD3">
          <w:rPr>
            <w:rFonts w:cstheme="minorHAnsi"/>
            <w:b/>
            <w:i w:val="0"/>
            <w:color w:val="000000" w:themeColor="text1"/>
            <w:sz w:val="22"/>
            <w:szCs w:val="22"/>
            <w:rPrChange w:id="200" w:author="Dell" w:date="2026-08-01T13:55:00Z">
              <w:rPr/>
            </w:rPrChange>
          </w:rPr>
          <w:t xml:space="preserve">Table </w:t>
        </w:r>
        <w:r w:rsidRPr="00DD3DD3">
          <w:rPr>
            <w:rFonts w:cstheme="minorHAnsi"/>
            <w:b/>
            <w:i w:val="0"/>
            <w:color w:val="000000" w:themeColor="text1"/>
            <w:sz w:val="22"/>
            <w:szCs w:val="22"/>
            <w:rPrChange w:id="201" w:author="Dell" w:date="2026-08-01T13:55:00Z">
              <w:rPr/>
            </w:rPrChange>
          </w:rPr>
          <w:fldChar w:fldCharType="begin"/>
        </w:r>
        <w:r w:rsidRPr="00DD3DD3">
          <w:rPr>
            <w:rFonts w:cstheme="minorHAnsi"/>
            <w:b/>
            <w:i w:val="0"/>
            <w:color w:val="000000" w:themeColor="text1"/>
            <w:sz w:val="22"/>
            <w:szCs w:val="22"/>
            <w:rPrChange w:id="202" w:author="Dell" w:date="2026-08-01T13:55:00Z">
              <w:rPr/>
            </w:rPrChange>
          </w:rPr>
          <w:instrText xml:space="preserve"> SEQ Table \* ARABIC </w:instrText>
        </w:r>
      </w:ins>
      <w:r w:rsidRPr="00DD3DD3">
        <w:rPr>
          <w:rFonts w:cstheme="minorHAnsi"/>
          <w:b/>
          <w:i w:val="0"/>
          <w:color w:val="000000" w:themeColor="text1"/>
          <w:sz w:val="22"/>
          <w:szCs w:val="22"/>
          <w:rPrChange w:id="203" w:author="Dell" w:date="2026-08-01T13:55:00Z">
            <w:rPr/>
          </w:rPrChange>
        </w:rPr>
        <w:fldChar w:fldCharType="separate"/>
      </w:r>
      <w:r w:rsidR="00DD3DD3">
        <w:rPr>
          <w:rFonts w:cstheme="minorHAnsi"/>
          <w:b/>
          <w:i w:val="0"/>
          <w:noProof/>
          <w:color w:val="000000" w:themeColor="text1"/>
          <w:sz w:val="22"/>
          <w:szCs w:val="22"/>
        </w:rPr>
        <w:t>1</w:t>
      </w:r>
      <w:ins w:id="204" w:author="Dell" w:date="2026-08-01T13:55:00Z">
        <w:r w:rsidRPr="00DD3DD3">
          <w:rPr>
            <w:rFonts w:cstheme="minorHAnsi"/>
            <w:b/>
            <w:i w:val="0"/>
            <w:color w:val="000000" w:themeColor="text1"/>
            <w:sz w:val="22"/>
            <w:szCs w:val="22"/>
            <w:rPrChange w:id="205" w:author="Dell" w:date="2026-08-01T13:55:00Z">
              <w:rPr/>
            </w:rPrChange>
          </w:rPr>
          <w:fldChar w:fldCharType="end"/>
        </w:r>
        <w:r w:rsidRPr="00DD3DD3">
          <w:rPr>
            <w:rFonts w:cstheme="minorHAnsi"/>
            <w:b/>
            <w:i w:val="0"/>
            <w:color w:val="000000" w:themeColor="text1"/>
            <w:sz w:val="22"/>
            <w:szCs w:val="22"/>
            <w:rPrChange w:id="206" w:author="Dell" w:date="2026-08-01T13:55:00Z">
              <w:rPr/>
            </w:rPrChange>
          </w:rPr>
          <w:t>: Variables definition and sources</w:t>
        </w:r>
      </w:ins>
    </w:p>
    <w:tbl>
      <w:tblPr>
        <w:tblStyle w:val="TableGrid"/>
        <w:tblW w:w="9843" w:type="dxa"/>
        <w:tblLook w:val="04A0" w:firstRow="1" w:lastRow="0" w:firstColumn="1" w:lastColumn="0" w:noHBand="0" w:noVBand="1"/>
      </w:tblPr>
      <w:tblGrid>
        <w:gridCol w:w="1737"/>
        <w:gridCol w:w="6448"/>
        <w:gridCol w:w="1658"/>
      </w:tblGrid>
      <w:tr w:rsidR="00D60CAF" w:rsidRPr="007E7D05" w14:paraId="502F3C65" w14:textId="77777777" w:rsidTr="00D60CAF">
        <w:trPr>
          <w:trHeight w:val="367"/>
          <w:ins w:id="207" w:author="Dell" w:date="2026-08-01T13:54:00Z"/>
        </w:trPr>
        <w:tc>
          <w:tcPr>
            <w:tcW w:w="0" w:type="auto"/>
            <w:hideMark/>
          </w:tcPr>
          <w:p w14:paraId="2D61FB52" w14:textId="77777777" w:rsidR="00D60CAF" w:rsidRPr="007E7D05" w:rsidRDefault="00D60CAF" w:rsidP="00D60CAF">
            <w:pPr>
              <w:spacing w:after="160" w:line="259" w:lineRule="auto"/>
              <w:jc w:val="both"/>
              <w:rPr>
                <w:ins w:id="208" w:author="Dell" w:date="2026-08-01T13:54:00Z"/>
                <w:rFonts w:cstheme="minorHAnsi"/>
                <w:b/>
                <w:bCs/>
                <w:color w:val="000000" w:themeColor="text1"/>
              </w:rPr>
            </w:pPr>
            <w:ins w:id="209" w:author="Dell" w:date="2026-08-01T13:54:00Z">
              <w:r w:rsidRPr="007E7D05">
                <w:rPr>
                  <w:rFonts w:cstheme="minorHAnsi"/>
                  <w:b/>
                  <w:bCs/>
                  <w:color w:val="000000" w:themeColor="text1"/>
                </w:rPr>
                <w:t>Variable</w:t>
              </w:r>
            </w:ins>
          </w:p>
        </w:tc>
        <w:tc>
          <w:tcPr>
            <w:tcW w:w="6448" w:type="dxa"/>
            <w:hideMark/>
          </w:tcPr>
          <w:p w14:paraId="22F33B41" w14:textId="77777777" w:rsidR="00D60CAF" w:rsidRPr="007E7D05" w:rsidRDefault="00D60CAF" w:rsidP="00D60CAF">
            <w:pPr>
              <w:spacing w:after="160" w:line="259" w:lineRule="auto"/>
              <w:jc w:val="both"/>
              <w:rPr>
                <w:ins w:id="210" w:author="Dell" w:date="2026-08-01T13:54:00Z"/>
                <w:rFonts w:cstheme="minorHAnsi"/>
                <w:b/>
                <w:bCs/>
                <w:color w:val="000000" w:themeColor="text1"/>
              </w:rPr>
            </w:pPr>
            <w:ins w:id="211" w:author="Dell" w:date="2026-08-01T13:54:00Z">
              <w:r w:rsidRPr="007E7D05">
                <w:rPr>
                  <w:rFonts w:cstheme="minorHAnsi"/>
                  <w:b/>
                  <w:bCs/>
                  <w:color w:val="000000" w:themeColor="text1"/>
                </w:rPr>
                <w:t>Definition</w:t>
              </w:r>
            </w:ins>
          </w:p>
        </w:tc>
        <w:tc>
          <w:tcPr>
            <w:tcW w:w="1658" w:type="dxa"/>
            <w:hideMark/>
          </w:tcPr>
          <w:p w14:paraId="6834E482" w14:textId="77777777" w:rsidR="00D60CAF" w:rsidRPr="007E7D05" w:rsidRDefault="00D60CAF" w:rsidP="00D60CAF">
            <w:pPr>
              <w:spacing w:after="160" w:line="259" w:lineRule="auto"/>
              <w:jc w:val="both"/>
              <w:rPr>
                <w:ins w:id="212" w:author="Dell" w:date="2026-08-01T13:54:00Z"/>
                <w:rFonts w:cstheme="minorHAnsi"/>
                <w:b/>
                <w:bCs/>
                <w:color w:val="000000" w:themeColor="text1"/>
              </w:rPr>
            </w:pPr>
            <w:ins w:id="213" w:author="Dell" w:date="2026-08-01T13:54:00Z">
              <w:r w:rsidRPr="007E7D05">
                <w:rPr>
                  <w:rFonts w:cstheme="minorHAnsi"/>
                  <w:b/>
                  <w:bCs/>
                  <w:color w:val="000000" w:themeColor="text1"/>
                </w:rPr>
                <w:t>Source</w:t>
              </w:r>
            </w:ins>
          </w:p>
        </w:tc>
      </w:tr>
      <w:tr w:rsidR="00D60CAF" w:rsidRPr="007E7D05" w14:paraId="37D31003" w14:textId="77777777" w:rsidTr="00D60CAF">
        <w:trPr>
          <w:trHeight w:val="278"/>
          <w:ins w:id="214" w:author="Dell" w:date="2026-08-01T13:54:00Z"/>
        </w:trPr>
        <w:tc>
          <w:tcPr>
            <w:tcW w:w="0" w:type="auto"/>
            <w:gridSpan w:val="3"/>
            <w:hideMark/>
          </w:tcPr>
          <w:p w14:paraId="3F2CE17B" w14:textId="77777777" w:rsidR="00D60CAF" w:rsidRPr="007E7D05" w:rsidRDefault="00D60CAF" w:rsidP="00D60CAF">
            <w:pPr>
              <w:spacing w:after="160" w:line="259" w:lineRule="auto"/>
              <w:jc w:val="both"/>
              <w:rPr>
                <w:ins w:id="215" w:author="Dell" w:date="2026-08-01T13:54:00Z"/>
                <w:rFonts w:cstheme="minorHAnsi"/>
                <w:bCs/>
                <w:color w:val="000000" w:themeColor="text1"/>
              </w:rPr>
            </w:pPr>
            <w:ins w:id="216" w:author="Dell" w:date="2026-08-01T13:54:00Z">
              <w:r w:rsidRPr="007E7D05">
                <w:rPr>
                  <w:rFonts w:cstheme="minorHAnsi"/>
                  <w:b/>
                  <w:bCs/>
                  <w:color w:val="000000" w:themeColor="text1"/>
                </w:rPr>
                <w:t>Dependent variable</w:t>
              </w:r>
            </w:ins>
          </w:p>
        </w:tc>
      </w:tr>
      <w:tr w:rsidR="00D60CAF" w:rsidRPr="007E7D05" w14:paraId="3E8A82C2" w14:textId="77777777" w:rsidTr="00D60CAF">
        <w:trPr>
          <w:trHeight w:val="188"/>
          <w:ins w:id="217" w:author="Dell" w:date="2026-08-01T13:54:00Z"/>
        </w:trPr>
        <w:tc>
          <w:tcPr>
            <w:tcW w:w="0" w:type="auto"/>
            <w:hideMark/>
          </w:tcPr>
          <w:p w14:paraId="371A253F" w14:textId="77777777" w:rsidR="00D60CAF" w:rsidRPr="007E7D05" w:rsidRDefault="00D60CAF" w:rsidP="00D60CAF">
            <w:pPr>
              <w:spacing w:after="160" w:line="259" w:lineRule="auto"/>
              <w:jc w:val="both"/>
              <w:rPr>
                <w:ins w:id="218" w:author="Dell" w:date="2026-08-01T13:54:00Z"/>
                <w:rFonts w:cstheme="minorHAnsi"/>
                <w:bCs/>
                <w:color w:val="000000" w:themeColor="text1"/>
              </w:rPr>
            </w:pPr>
            <w:ins w:id="219" w:author="Dell" w:date="2026-08-01T13:54:00Z">
              <w:r w:rsidRPr="007E7D05">
                <w:rPr>
                  <w:rFonts w:cstheme="minorHAnsi"/>
                  <w:b/>
                  <w:bCs/>
                  <w:color w:val="000000" w:themeColor="text1"/>
                </w:rPr>
                <w:t>NBD</w:t>
              </w:r>
            </w:ins>
          </w:p>
        </w:tc>
        <w:tc>
          <w:tcPr>
            <w:tcW w:w="6448" w:type="dxa"/>
            <w:hideMark/>
          </w:tcPr>
          <w:p w14:paraId="0113B9C8" w14:textId="77777777" w:rsidR="00D60CAF" w:rsidRPr="007E7D05" w:rsidRDefault="00D60CAF" w:rsidP="00D60CAF">
            <w:pPr>
              <w:spacing w:after="160" w:line="259" w:lineRule="auto"/>
              <w:jc w:val="both"/>
              <w:rPr>
                <w:ins w:id="220" w:author="Dell" w:date="2026-08-01T13:54:00Z"/>
                <w:rFonts w:cstheme="minorHAnsi"/>
                <w:bCs/>
                <w:color w:val="000000" w:themeColor="text1"/>
              </w:rPr>
            </w:pPr>
            <w:ins w:id="221" w:author="Dell" w:date="2026-08-01T13:54:00Z">
              <w:r w:rsidRPr="007E7D05">
                <w:rPr>
                  <w:rFonts w:cstheme="minorHAnsi"/>
                  <w:bCs/>
                  <w:color w:val="000000" w:themeColor="text1"/>
                </w:rPr>
                <w:t>New business density which is new business registrations per 1,000 people ages 15–64</w:t>
              </w:r>
            </w:ins>
          </w:p>
        </w:tc>
        <w:tc>
          <w:tcPr>
            <w:tcW w:w="1658" w:type="dxa"/>
            <w:hideMark/>
          </w:tcPr>
          <w:p w14:paraId="6CCAE39A" w14:textId="77777777" w:rsidR="00D60CAF" w:rsidRPr="007E7D05" w:rsidRDefault="00D60CAF" w:rsidP="00D60CAF">
            <w:pPr>
              <w:spacing w:after="160" w:line="259" w:lineRule="auto"/>
              <w:jc w:val="both"/>
              <w:rPr>
                <w:ins w:id="222" w:author="Dell" w:date="2026-08-01T13:54:00Z"/>
                <w:rFonts w:cstheme="minorHAnsi"/>
                <w:bCs/>
                <w:color w:val="000000" w:themeColor="text1"/>
              </w:rPr>
            </w:pPr>
            <w:ins w:id="223" w:author="Dell" w:date="2026-08-01T13:54:00Z">
              <w:r w:rsidRPr="007E7D05">
                <w:rPr>
                  <w:rFonts w:cstheme="minorHAnsi"/>
                  <w:bCs/>
                  <w:color w:val="000000" w:themeColor="text1"/>
                </w:rPr>
                <w:t xml:space="preserve">World Bank </w:t>
              </w:r>
            </w:ins>
          </w:p>
        </w:tc>
      </w:tr>
      <w:tr w:rsidR="00D60CAF" w:rsidRPr="007E7D05" w14:paraId="0BA013EA" w14:textId="77777777" w:rsidTr="00D60CAF">
        <w:trPr>
          <w:trHeight w:val="341"/>
          <w:ins w:id="224" w:author="Dell" w:date="2026-08-01T13:54:00Z"/>
        </w:trPr>
        <w:tc>
          <w:tcPr>
            <w:tcW w:w="0" w:type="auto"/>
            <w:gridSpan w:val="3"/>
            <w:hideMark/>
          </w:tcPr>
          <w:p w14:paraId="62C71C93" w14:textId="77777777" w:rsidR="00D60CAF" w:rsidRPr="007E7D05" w:rsidRDefault="00D60CAF" w:rsidP="00D60CAF">
            <w:pPr>
              <w:spacing w:after="160" w:line="259" w:lineRule="auto"/>
              <w:jc w:val="both"/>
              <w:rPr>
                <w:ins w:id="225" w:author="Dell" w:date="2026-08-01T13:54:00Z"/>
                <w:rFonts w:cstheme="minorHAnsi"/>
                <w:bCs/>
                <w:color w:val="000000" w:themeColor="text1"/>
              </w:rPr>
            </w:pPr>
            <w:ins w:id="226" w:author="Dell" w:date="2026-08-01T13:54:00Z">
              <w:r w:rsidRPr="007E7D05">
                <w:rPr>
                  <w:rFonts w:cstheme="minorHAnsi"/>
                  <w:b/>
                  <w:bCs/>
                  <w:color w:val="000000" w:themeColor="text1"/>
                </w:rPr>
                <w:t>Independent variables (Digital Transformation)</w:t>
              </w:r>
            </w:ins>
          </w:p>
        </w:tc>
      </w:tr>
      <w:tr w:rsidR="00D60CAF" w:rsidRPr="007E7D05" w14:paraId="67FDF027" w14:textId="77777777" w:rsidTr="00D60CAF">
        <w:trPr>
          <w:trHeight w:val="89"/>
          <w:ins w:id="227" w:author="Dell" w:date="2026-08-01T13:54:00Z"/>
        </w:trPr>
        <w:tc>
          <w:tcPr>
            <w:tcW w:w="0" w:type="auto"/>
            <w:hideMark/>
          </w:tcPr>
          <w:p w14:paraId="1728A9B0" w14:textId="77777777" w:rsidR="00D60CAF" w:rsidRPr="007E7D05" w:rsidRDefault="00D60CAF" w:rsidP="00D60CAF">
            <w:pPr>
              <w:spacing w:after="160" w:line="259" w:lineRule="auto"/>
              <w:jc w:val="both"/>
              <w:rPr>
                <w:ins w:id="228" w:author="Dell" w:date="2026-08-01T13:54:00Z"/>
                <w:rFonts w:cstheme="minorHAnsi"/>
                <w:bCs/>
                <w:color w:val="000000" w:themeColor="text1"/>
              </w:rPr>
            </w:pPr>
            <w:ins w:id="229" w:author="Dell" w:date="2026-08-01T13:54:00Z">
              <w:r w:rsidRPr="007E7D05">
                <w:rPr>
                  <w:rFonts w:cstheme="minorHAnsi"/>
                  <w:b/>
                  <w:bCs/>
                  <w:color w:val="000000" w:themeColor="text1"/>
                </w:rPr>
                <w:t>Internet</w:t>
              </w:r>
            </w:ins>
          </w:p>
        </w:tc>
        <w:tc>
          <w:tcPr>
            <w:tcW w:w="6448" w:type="dxa"/>
            <w:hideMark/>
          </w:tcPr>
          <w:p w14:paraId="0E0288D3" w14:textId="77777777" w:rsidR="00D60CAF" w:rsidRPr="007E7D05" w:rsidRDefault="00D60CAF" w:rsidP="00D60CAF">
            <w:pPr>
              <w:spacing w:after="160" w:line="259" w:lineRule="auto"/>
              <w:jc w:val="both"/>
              <w:rPr>
                <w:ins w:id="230" w:author="Dell" w:date="2026-08-01T13:54:00Z"/>
                <w:rFonts w:cstheme="minorHAnsi"/>
                <w:bCs/>
                <w:color w:val="000000" w:themeColor="text1"/>
              </w:rPr>
            </w:pPr>
            <w:ins w:id="231" w:author="Dell" w:date="2026-08-01T13:54:00Z">
              <w:r w:rsidRPr="007E7D05">
                <w:rPr>
                  <w:rFonts w:cstheme="minorHAnsi"/>
                  <w:bCs/>
                  <w:color w:val="000000" w:themeColor="text1"/>
                </w:rPr>
                <w:t>Individuals using the internet (% of population)</w:t>
              </w:r>
            </w:ins>
          </w:p>
        </w:tc>
        <w:tc>
          <w:tcPr>
            <w:tcW w:w="1658" w:type="dxa"/>
            <w:hideMark/>
          </w:tcPr>
          <w:p w14:paraId="1247CFDC" w14:textId="77777777" w:rsidR="00D60CAF" w:rsidRPr="007E7D05" w:rsidRDefault="00D60CAF" w:rsidP="00D60CAF">
            <w:pPr>
              <w:spacing w:after="160" w:line="259" w:lineRule="auto"/>
              <w:jc w:val="both"/>
              <w:rPr>
                <w:ins w:id="232" w:author="Dell" w:date="2026-08-01T13:54:00Z"/>
                <w:rFonts w:cstheme="minorHAnsi"/>
                <w:bCs/>
                <w:color w:val="000000" w:themeColor="text1"/>
              </w:rPr>
            </w:pPr>
            <w:ins w:id="233" w:author="Dell" w:date="2026-08-01T13:54:00Z">
              <w:r w:rsidRPr="007E7D05">
                <w:rPr>
                  <w:rFonts w:cstheme="minorHAnsi"/>
                  <w:bCs/>
                  <w:color w:val="000000" w:themeColor="text1"/>
                </w:rPr>
                <w:t xml:space="preserve">World Bank </w:t>
              </w:r>
            </w:ins>
          </w:p>
        </w:tc>
      </w:tr>
      <w:tr w:rsidR="00D60CAF" w:rsidRPr="007E7D05" w14:paraId="5DB94C7F" w14:textId="77777777" w:rsidTr="00D60CAF">
        <w:trPr>
          <w:trHeight w:val="188"/>
          <w:ins w:id="234" w:author="Dell" w:date="2026-08-01T13:54:00Z"/>
        </w:trPr>
        <w:tc>
          <w:tcPr>
            <w:tcW w:w="0" w:type="auto"/>
            <w:hideMark/>
          </w:tcPr>
          <w:p w14:paraId="13F30214" w14:textId="77777777" w:rsidR="00D60CAF" w:rsidRPr="007E7D05" w:rsidRDefault="00D60CAF" w:rsidP="00D60CAF">
            <w:pPr>
              <w:spacing w:after="160" w:line="259" w:lineRule="auto"/>
              <w:jc w:val="both"/>
              <w:rPr>
                <w:ins w:id="235" w:author="Dell" w:date="2026-08-01T13:54:00Z"/>
                <w:rFonts w:cstheme="minorHAnsi"/>
                <w:bCs/>
                <w:color w:val="000000" w:themeColor="text1"/>
              </w:rPr>
            </w:pPr>
            <w:ins w:id="236" w:author="Dell" w:date="2026-08-01T13:54:00Z">
              <w:r w:rsidRPr="007E7D05">
                <w:rPr>
                  <w:rFonts w:cstheme="minorHAnsi"/>
                  <w:b/>
                  <w:bCs/>
                  <w:color w:val="000000" w:themeColor="text1"/>
                </w:rPr>
                <w:t>Broadband</w:t>
              </w:r>
            </w:ins>
          </w:p>
        </w:tc>
        <w:tc>
          <w:tcPr>
            <w:tcW w:w="6448" w:type="dxa"/>
            <w:hideMark/>
          </w:tcPr>
          <w:p w14:paraId="6CA3810B" w14:textId="77777777" w:rsidR="00D60CAF" w:rsidRPr="007E7D05" w:rsidRDefault="00D60CAF" w:rsidP="00D60CAF">
            <w:pPr>
              <w:spacing w:after="160" w:line="259" w:lineRule="auto"/>
              <w:jc w:val="both"/>
              <w:rPr>
                <w:ins w:id="237" w:author="Dell" w:date="2026-08-01T13:54:00Z"/>
                <w:rFonts w:cstheme="minorHAnsi"/>
                <w:bCs/>
                <w:color w:val="000000" w:themeColor="text1"/>
              </w:rPr>
            </w:pPr>
            <w:ins w:id="238" w:author="Dell" w:date="2026-08-01T13:54:00Z">
              <w:r w:rsidRPr="007E7D05">
                <w:rPr>
                  <w:rFonts w:cstheme="minorHAnsi"/>
                  <w:bCs/>
                  <w:color w:val="000000" w:themeColor="text1"/>
                </w:rPr>
                <w:t>Fixed broadband subscriptions (per 100 people)</w:t>
              </w:r>
            </w:ins>
          </w:p>
        </w:tc>
        <w:tc>
          <w:tcPr>
            <w:tcW w:w="1658" w:type="dxa"/>
            <w:hideMark/>
          </w:tcPr>
          <w:p w14:paraId="579A83A6" w14:textId="77777777" w:rsidR="00D60CAF" w:rsidRPr="007E7D05" w:rsidRDefault="00D60CAF" w:rsidP="00D60CAF">
            <w:pPr>
              <w:spacing w:after="160" w:line="259" w:lineRule="auto"/>
              <w:jc w:val="both"/>
              <w:rPr>
                <w:ins w:id="239" w:author="Dell" w:date="2026-08-01T13:54:00Z"/>
                <w:rFonts w:cstheme="minorHAnsi"/>
                <w:bCs/>
                <w:color w:val="000000" w:themeColor="text1"/>
              </w:rPr>
            </w:pPr>
            <w:ins w:id="240" w:author="Dell" w:date="2026-08-01T13:54:00Z">
              <w:r w:rsidRPr="007E7D05">
                <w:rPr>
                  <w:rFonts w:cstheme="minorHAnsi"/>
                  <w:bCs/>
                  <w:color w:val="000000" w:themeColor="text1"/>
                </w:rPr>
                <w:t xml:space="preserve">World Bank </w:t>
              </w:r>
            </w:ins>
          </w:p>
        </w:tc>
      </w:tr>
      <w:tr w:rsidR="00D60CAF" w:rsidRPr="007E7D05" w14:paraId="48714807" w14:textId="77777777" w:rsidTr="00D60CAF">
        <w:trPr>
          <w:trHeight w:val="85"/>
          <w:ins w:id="241" w:author="Dell" w:date="2026-08-01T13:54:00Z"/>
        </w:trPr>
        <w:tc>
          <w:tcPr>
            <w:tcW w:w="0" w:type="auto"/>
            <w:hideMark/>
          </w:tcPr>
          <w:p w14:paraId="28B89222" w14:textId="77777777" w:rsidR="00D60CAF" w:rsidRPr="007E7D05" w:rsidRDefault="00D60CAF" w:rsidP="00D60CAF">
            <w:pPr>
              <w:spacing w:after="160" w:line="259" w:lineRule="auto"/>
              <w:jc w:val="both"/>
              <w:rPr>
                <w:ins w:id="242" w:author="Dell" w:date="2026-08-01T13:54:00Z"/>
                <w:rFonts w:cstheme="minorHAnsi"/>
                <w:bCs/>
                <w:color w:val="000000" w:themeColor="text1"/>
              </w:rPr>
            </w:pPr>
            <w:ins w:id="243" w:author="Dell" w:date="2026-08-01T13:54:00Z">
              <w:r w:rsidRPr="007E7D05">
                <w:rPr>
                  <w:rFonts w:cstheme="minorHAnsi"/>
                  <w:b/>
                  <w:bCs/>
                  <w:color w:val="000000" w:themeColor="text1"/>
                </w:rPr>
                <w:t>Mobile</w:t>
              </w:r>
            </w:ins>
          </w:p>
        </w:tc>
        <w:tc>
          <w:tcPr>
            <w:tcW w:w="6448" w:type="dxa"/>
            <w:hideMark/>
          </w:tcPr>
          <w:p w14:paraId="4BCAEEB4" w14:textId="77777777" w:rsidR="00D60CAF" w:rsidRPr="007E7D05" w:rsidRDefault="00D60CAF" w:rsidP="00D60CAF">
            <w:pPr>
              <w:spacing w:after="160" w:line="259" w:lineRule="auto"/>
              <w:jc w:val="both"/>
              <w:rPr>
                <w:ins w:id="244" w:author="Dell" w:date="2026-08-01T13:54:00Z"/>
                <w:rFonts w:cstheme="minorHAnsi"/>
                <w:bCs/>
                <w:color w:val="000000" w:themeColor="text1"/>
              </w:rPr>
            </w:pPr>
            <w:ins w:id="245" w:author="Dell" w:date="2026-08-01T13:54:00Z">
              <w:r w:rsidRPr="007E7D05">
                <w:rPr>
                  <w:rFonts w:cstheme="minorHAnsi"/>
                  <w:bCs/>
                  <w:color w:val="000000" w:themeColor="text1"/>
                </w:rPr>
                <w:t>Mobile cellular subscriptions (per 100 people)</w:t>
              </w:r>
            </w:ins>
          </w:p>
        </w:tc>
        <w:tc>
          <w:tcPr>
            <w:tcW w:w="1658" w:type="dxa"/>
            <w:hideMark/>
          </w:tcPr>
          <w:p w14:paraId="43344CC0" w14:textId="77777777" w:rsidR="00D60CAF" w:rsidRPr="007E7D05" w:rsidRDefault="00D60CAF" w:rsidP="00D60CAF">
            <w:pPr>
              <w:spacing w:after="160" w:line="259" w:lineRule="auto"/>
              <w:jc w:val="both"/>
              <w:rPr>
                <w:ins w:id="246" w:author="Dell" w:date="2026-08-01T13:54:00Z"/>
                <w:rFonts w:cstheme="minorHAnsi"/>
                <w:bCs/>
                <w:color w:val="000000" w:themeColor="text1"/>
              </w:rPr>
            </w:pPr>
            <w:ins w:id="247" w:author="Dell" w:date="2026-08-01T13:54:00Z">
              <w:r w:rsidRPr="007E7D05">
                <w:rPr>
                  <w:rFonts w:cstheme="minorHAnsi"/>
                  <w:bCs/>
                  <w:color w:val="000000" w:themeColor="text1"/>
                </w:rPr>
                <w:t xml:space="preserve">World Bank </w:t>
              </w:r>
            </w:ins>
          </w:p>
        </w:tc>
      </w:tr>
      <w:tr w:rsidR="00D60CAF" w:rsidRPr="007E7D05" w14:paraId="066B5D3B" w14:textId="77777777" w:rsidTr="00D60CAF">
        <w:trPr>
          <w:trHeight w:val="143"/>
          <w:ins w:id="248" w:author="Dell" w:date="2026-08-01T13:54:00Z"/>
        </w:trPr>
        <w:tc>
          <w:tcPr>
            <w:tcW w:w="0" w:type="auto"/>
            <w:hideMark/>
          </w:tcPr>
          <w:p w14:paraId="3CE50C0F" w14:textId="77777777" w:rsidR="00D60CAF" w:rsidRPr="007E7D05" w:rsidRDefault="00D60CAF" w:rsidP="00D60CAF">
            <w:pPr>
              <w:spacing w:after="160" w:line="259" w:lineRule="auto"/>
              <w:jc w:val="both"/>
              <w:rPr>
                <w:ins w:id="249" w:author="Dell" w:date="2026-08-01T13:54:00Z"/>
                <w:rFonts w:cstheme="minorHAnsi"/>
                <w:bCs/>
                <w:color w:val="000000" w:themeColor="text1"/>
              </w:rPr>
            </w:pPr>
            <w:proofErr w:type="spellStart"/>
            <w:ins w:id="250" w:author="Dell" w:date="2026-08-01T13:54:00Z">
              <w:r w:rsidRPr="007E7D05">
                <w:rPr>
                  <w:rFonts w:cstheme="minorHAnsi"/>
                  <w:b/>
                  <w:bCs/>
                  <w:color w:val="000000" w:themeColor="text1"/>
                </w:rPr>
                <w:t>ICT_Exports</w:t>
              </w:r>
              <w:proofErr w:type="spellEnd"/>
            </w:ins>
          </w:p>
        </w:tc>
        <w:tc>
          <w:tcPr>
            <w:tcW w:w="6448" w:type="dxa"/>
            <w:hideMark/>
          </w:tcPr>
          <w:p w14:paraId="3A0C7B48" w14:textId="77777777" w:rsidR="00D60CAF" w:rsidRPr="007E7D05" w:rsidRDefault="00D60CAF" w:rsidP="00D60CAF">
            <w:pPr>
              <w:spacing w:after="160" w:line="259" w:lineRule="auto"/>
              <w:jc w:val="both"/>
              <w:rPr>
                <w:ins w:id="251" w:author="Dell" w:date="2026-08-01T13:54:00Z"/>
                <w:rFonts w:cstheme="minorHAnsi"/>
                <w:bCs/>
                <w:color w:val="000000" w:themeColor="text1"/>
              </w:rPr>
            </w:pPr>
            <w:ins w:id="252" w:author="Dell" w:date="2026-08-01T13:54:00Z">
              <w:r w:rsidRPr="007E7D05">
                <w:rPr>
                  <w:rFonts w:cstheme="minorHAnsi"/>
                  <w:bCs/>
                  <w:color w:val="000000" w:themeColor="text1"/>
                </w:rPr>
                <w:t>ICT goods exports (% of total goods exports)</w:t>
              </w:r>
            </w:ins>
          </w:p>
        </w:tc>
        <w:tc>
          <w:tcPr>
            <w:tcW w:w="1658" w:type="dxa"/>
            <w:hideMark/>
          </w:tcPr>
          <w:p w14:paraId="0BE25F36" w14:textId="77777777" w:rsidR="00D60CAF" w:rsidRPr="007E7D05" w:rsidRDefault="00D60CAF" w:rsidP="00D60CAF">
            <w:pPr>
              <w:spacing w:after="160" w:line="259" w:lineRule="auto"/>
              <w:jc w:val="both"/>
              <w:rPr>
                <w:ins w:id="253" w:author="Dell" w:date="2026-08-01T13:54:00Z"/>
                <w:rFonts w:cstheme="minorHAnsi"/>
                <w:bCs/>
                <w:color w:val="000000" w:themeColor="text1"/>
              </w:rPr>
            </w:pPr>
            <w:ins w:id="254" w:author="Dell" w:date="2026-08-01T13:54:00Z">
              <w:r w:rsidRPr="007E7D05">
                <w:rPr>
                  <w:rFonts w:cstheme="minorHAnsi"/>
                  <w:bCs/>
                  <w:color w:val="000000" w:themeColor="text1"/>
                </w:rPr>
                <w:t xml:space="preserve">World Bank </w:t>
              </w:r>
            </w:ins>
          </w:p>
        </w:tc>
      </w:tr>
      <w:tr w:rsidR="00D60CAF" w:rsidRPr="007E7D05" w14:paraId="5444A8D4" w14:textId="77777777" w:rsidTr="00D60CAF">
        <w:trPr>
          <w:trHeight w:val="341"/>
          <w:ins w:id="255" w:author="Dell" w:date="2026-08-01T13:54:00Z"/>
        </w:trPr>
        <w:tc>
          <w:tcPr>
            <w:tcW w:w="0" w:type="auto"/>
            <w:hideMark/>
          </w:tcPr>
          <w:p w14:paraId="5FE46644" w14:textId="77777777" w:rsidR="00D60CAF" w:rsidRPr="007E7D05" w:rsidRDefault="00D60CAF" w:rsidP="00D60CAF">
            <w:pPr>
              <w:spacing w:after="160" w:line="259" w:lineRule="auto"/>
              <w:jc w:val="both"/>
              <w:rPr>
                <w:ins w:id="256" w:author="Dell" w:date="2026-08-01T13:54:00Z"/>
                <w:rFonts w:cstheme="minorHAnsi"/>
                <w:bCs/>
                <w:color w:val="000000" w:themeColor="text1"/>
              </w:rPr>
            </w:pPr>
            <w:proofErr w:type="spellStart"/>
            <w:ins w:id="257" w:author="Dell" w:date="2026-08-01T13:54:00Z">
              <w:r w:rsidRPr="007E7D05">
                <w:rPr>
                  <w:rFonts w:cstheme="minorHAnsi"/>
                  <w:b/>
                  <w:bCs/>
                  <w:color w:val="000000" w:themeColor="text1"/>
                </w:rPr>
                <w:t>Secure_Servers</w:t>
              </w:r>
              <w:proofErr w:type="spellEnd"/>
            </w:ins>
          </w:p>
        </w:tc>
        <w:tc>
          <w:tcPr>
            <w:tcW w:w="6448" w:type="dxa"/>
            <w:hideMark/>
          </w:tcPr>
          <w:p w14:paraId="583423A1" w14:textId="77777777" w:rsidR="00D60CAF" w:rsidRPr="007E7D05" w:rsidRDefault="00D60CAF" w:rsidP="00D60CAF">
            <w:pPr>
              <w:spacing w:after="160" w:line="259" w:lineRule="auto"/>
              <w:jc w:val="both"/>
              <w:rPr>
                <w:ins w:id="258" w:author="Dell" w:date="2026-08-01T13:54:00Z"/>
                <w:rFonts w:cstheme="minorHAnsi"/>
                <w:bCs/>
                <w:color w:val="000000" w:themeColor="text1"/>
              </w:rPr>
            </w:pPr>
            <w:ins w:id="259" w:author="Dell" w:date="2026-08-01T13:54:00Z">
              <w:r w:rsidRPr="007E7D05">
                <w:rPr>
                  <w:rFonts w:cstheme="minorHAnsi"/>
                  <w:bCs/>
                  <w:color w:val="000000" w:themeColor="text1"/>
                </w:rPr>
                <w:t>Secure internet servers (per 1 million people)</w:t>
              </w:r>
            </w:ins>
          </w:p>
        </w:tc>
        <w:tc>
          <w:tcPr>
            <w:tcW w:w="1658" w:type="dxa"/>
            <w:hideMark/>
          </w:tcPr>
          <w:p w14:paraId="6347CB07" w14:textId="77777777" w:rsidR="00D60CAF" w:rsidRPr="007E7D05" w:rsidRDefault="00D60CAF" w:rsidP="00D60CAF">
            <w:pPr>
              <w:spacing w:after="160" w:line="259" w:lineRule="auto"/>
              <w:jc w:val="both"/>
              <w:rPr>
                <w:ins w:id="260" w:author="Dell" w:date="2026-08-01T13:54:00Z"/>
                <w:rFonts w:cstheme="minorHAnsi"/>
                <w:bCs/>
                <w:color w:val="000000" w:themeColor="text1"/>
              </w:rPr>
            </w:pPr>
            <w:ins w:id="261" w:author="Dell" w:date="2026-08-01T13:54:00Z">
              <w:r w:rsidRPr="007E7D05">
                <w:rPr>
                  <w:rFonts w:cstheme="minorHAnsi"/>
                  <w:bCs/>
                  <w:color w:val="000000" w:themeColor="text1"/>
                </w:rPr>
                <w:t xml:space="preserve">World Bank </w:t>
              </w:r>
            </w:ins>
          </w:p>
        </w:tc>
      </w:tr>
      <w:tr w:rsidR="00D60CAF" w:rsidRPr="007E7D05" w14:paraId="491074AE" w14:textId="77777777" w:rsidTr="00D60CAF">
        <w:trPr>
          <w:trHeight w:val="260"/>
          <w:ins w:id="262" w:author="Dell" w:date="2026-08-01T13:54:00Z"/>
        </w:trPr>
        <w:tc>
          <w:tcPr>
            <w:tcW w:w="0" w:type="auto"/>
            <w:hideMark/>
          </w:tcPr>
          <w:p w14:paraId="690DAC52" w14:textId="77777777" w:rsidR="00D60CAF" w:rsidRPr="007E7D05" w:rsidRDefault="00D60CAF" w:rsidP="00D60CAF">
            <w:pPr>
              <w:spacing w:after="160" w:line="259" w:lineRule="auto"/>
              <w:jc w:val="both"/>
              <w:rPr>
                <w:ins w:id="263" w:author="Dell" w:date="2026-08-01T13:54:00Z"/>
                <w:rFonts w:cstheme="minorHAnsi"/>
                <w:bCs/>
                <w:color w:val="000000" w:themeColor="text1"/>
              </w:rPr>
            </w:pPr>
            <w:ins w:id="264" w:author="Dell" w:date="2026-08-01T13:54:00Z">
              <w:r w:rsidRPr="007E7D05">
                <w:rPr>
                  <w:rFonts w:cstheme="minorHAnsi"/>
                  <w:b/>
                  <w:bCs/>
                  <w:color w:val="000000" w:themeColor="text1"/>
                </w:rPr>
                <w:t>DTI</w:t>
              </w:r>
            </w:ins>
          </w:p>
        </w:tc>
        <w:tc>
          <w:tcPr>
            <w:tcW w:w="6448" w:type="dxa"/>
            <w:hideMark/>
          </w:tcPr>
          <w:p w14:paraId="4C98C7CA" w14:textId="3C153393" w:rsidR="00D60CAF" w:rsidRPr="007E7D05" w:rsidRDefault="00D60CAF" w:rsidP="00D60CAF">
            <w:pPr>
              <w:spacing w:after="160" w:line="259" w:lineRule="auto"/>
              <w:jc w:val="both"/>
              <w:rPr>
                <w:ins w:id="265" w:author="Dell" w:date="2026-08-01T13:54:00Z"/>
                <w:rFonts w:cstheme="minorHAnsi"/>
                <w:bCs/>
                <w:color w:val="000000" w:themeColor="text1"/>
              </w:rPr>
            </w:pPr>
            <w:ins w:id="266" w:author="Dell" w:date="2026-08-01T13:54:00Z">
              <w:r w:rsidRPr="007E7D05">
                <w:rPr>
                  <w:rFonts w:cstheme="minorHAnsi"/>
                  <w:bCs/>
                  <w:color w:val="000000" w:themeColor="text1"/>
                </w:rPr>
                <w:t xml:space="preserve">Digital Transformation Index/ </w:t>
              </w:r>
            </w:ins>
            <w:ins w:id="267" w:author="Dell" w:date="2026-08-01T13:56:00Z">
              <w:r w:rsidRPr="007E7D05">
                <w:rPr>
                  <w:rFonts w:cstheme="minorHAnsi"/>
                  <w:bCs/>
                  <w:color w:val="000000" w:themeColor="text1"/>
                </w:rPr>
                <w:t xml:space="preserve">PCA </w:t>
              </w:r>
            </w:ins>
            <w:ins w:id="268" w:author="Dell" w:date="2026-08-01T13:54:00Z">
              <w:r w:rsidRPr="007E7D05">
                <w:rPr>
                  <w:rFonts w:cstheme="minorHAnsi"/>
                  <w:bCs/>
                  <w:color w:val="000000" w:themeColor="text1"/>
                </w:rPr>
                <w:t xml:space="preserve">based composite index is constructed from internet, broadband, mobile, and </w:t>
              </w:r>
              <w:proofErr w:type="spellStart"/>
              <w:r w:rsidRPr="007E7D05">
                <w:rPr>
                  <w:rFonts w:cstheme="minorHAnsi"/>
                  <w:bCs/>
                  <w:color w:val="000000" w:themeColor="text1"/>
                </w:rPr>
                <w:t>secure_servers</w:t>
              </w:r>
              <w:proofErr w:type="spellEnd"/>
              <w:r w:rsidRPr="007E7D05">
                <w:rPr>
                  <w:rFonts w:cstheme="minorHAnsi"/>
                  <w:bCs/>
                  <w:color w:val="000000" w:themeColor="text1"/>
                </w:rPr>
                <w:t>.</w:t>
              </w:r>
            </w:ins>
          </w:p>
        </w:tc>
        <w:tc>
          <w:tcPr>
            <w:tcW w:w="1658" w:type="dxa"/>
            <w:hideMark/>
          </w:tcPr>
          <w:p w14:paraId="1C356FD8" w14:textId="77777777" w:rsidR="00D60CAF" w:rsidRPr="007E7D05" w:rsidRDefault="00D60CAF" w:rsidP="00D60CAF">
            <w:pPr>
              <w:spacing w:after="160" w:line="259" w:lineRule="auto"/>
              <w:jc w:val="both"/>
              <w:rPr>
                <w:ins w:id="269" w:author="Dell" w:date="2026-08-01T13:54:00Z"/>
                <w:rFonts w:cstheme="minorHAnsi"/>
                <w:bCs/>
                <w:color w:val="000000" w:themeColor="text1"/>
              </w:rPr>
            </w:pPr>
            <w:ins w:id="270" w:author="Dell" w:date="2026-08-01T13:54:00Z">
              <w:r w:rsidRPr="007E7D05">
                <w:rPr>
                  <w:rFonts w:cstheme="minorHAnsi"/>
                  <w:bCs/>
                  <w:color w:val="000000" w:themeColor="text1"/>
                </w:rPr>
                <w:t>calculation</w:t>
              </w:r>
            </w:ins>
          </w:p>
        </w:tc>
      </w:tr>
      <w:tr w:rsidR="00D60CAF" w:rsidRPr="007E7D05" w14:paraId="4E8B55EC" w14:textId="77777777" w:rsidTr="00D60CAF">
        <w:trPr>
          <w:trHeight w:val="367"/>
          <w:ins w:id="271" w:author="Dell" w:date="2026-08-01T13:54:00Z"/>
        </w:trPr>
        <w:tc>
          <w:tcPr>
            <w:tcW w:w="0" w:type="auto"/>
            <w:gridSpan w:val="3"/>
            <w:hideMark/>
          </w:tcPr>
          <w:p w14:paraId="17590E6E" w14:textId="77777777" w:rsidR="00D60CAF" w:rsidRPr="007E7D05" w:rsidRDefault="00D60CAF" w:rsidP="00D60CAF">
            <w:pPr>
              <w:spacing w:after="160" w:line="259" w:lineRule="auto"/>
              <w:jc w:val="both"/>
              <w:rPr>
                <w:ins w:id="272" w:author="Dell" w:date="2026-08-01T13:54:00Z"/>
                <w:rFonts w:cstheme="minorHAnsi"/>
                <w:bCs/>
                <w:color w:val="000000" w:themeColor="text1"/>
              </w:rPr>
            </w:pPr>
            <w:ins w:id="273" w:author="Dell" w:date="2026-08-01T13:54:00Z">
              <w:r w:rsidRPr="007E7D05">
                <w:rPr>
                  <w:rFonts w:cstheme="minorHAnsi"/>
                  <w:b/>
                  <w:bCs/>
                  <w:color w:val="000000" w:themeColor="text1"/>
                </w:rPr>
                <w:t>Control variables</w:t>
              </w:r>
            </w:ins>
          </w:p>
        </w:tc>
      </w:tr>
      <w:tr w:rsidR="00D60CAF" w:rsidRPr="007E7D05" w14:paraId="61312450" w14:textId="77777777" w:rsidTr="00D60CAF">
        <w:trPr>
          <w:trHeight w:val="296"/>
          <w:ins w:id="274" w:author="Dell" w:date="2026-08-01T13:54:00Z"/>
        </w:trPr>
        <w:tc>
          <w:tcPr>
            <w:tcW w:w="0" w:type="auto"/>
            <w:hideMark/>
          </w:tcPr>
          <w:p w14:paraId="526C0EE8" w14:textId="77777777" w:rsidR="00D60CAF" w:rsidRPr="007E7D05" w:rsidRDefault="00D60CAF" w:rsidP="00D60CAF">
            <w:pPr>
              <w:spacing w:after="160" w:line="259" w:lineRule="auto"/>
              <w:jc w:val="both"/>
              <w:rPr>
                <w:ins w:id="275" w:author="Dell" w:date="2026-08-01T13:54:00Z"/>
                <w:rFonts w:cstheme="minorHAnsi"/>
                <w:bCs/>
                <w:color w:val="000000" w:themeColor="text1"/>
              </w:rPr>
            </w:pPr>
            <w:proofErr w:type="spellStart"/>
            <w:ins w:id="276" w:author="Dell" w:date="2026-08-01T13:54:00Z">
              <w:r w:rsidRPr="007E7D05">
                <w:rPr>
                  <w:rFonts w:cstheme="minorHAnsi"/>
                  <w:b/>
                  <w:bCs/>
                  <w:color w:val="000000" w:themeColor="text1"/>
                </w:rPr>
                <w:t>GDP_Growth</w:t>
              </w:r>
              <w:proofErr w:type="spellEnd"/>
            </w:ins>
          </w:p>
        </w:tc>
        <w:tc>
          <w:tcPr>
            <w:tcW w:w="6448" w:type="dxa"/>
            <w:hideMark/>
          </w:tcPr>
          <w:p w14:paraId="1684C1C3" w14:textId="77777777" w:rsidR="00D60CAF" w:rsidRPr="007E7D05" w:rsidRDefault="00D60CAF" w:rsidP="00D60CAF">
            <w:pPr>
              <w:spacing w:after="160" w:line="259" w:lineRule="auto"/>
              <w:jc w:val="both"/>
              <w:rPr>
                <w:ins w:id="277" w:author="Dell" w:date="2026-08-01T13:54:00Z"/>
                <w:rFonts w:cstheme="minorHAnsi"/>
                <w:bCs/>
                <w:color w:val="000000" w:themeColor="text1"/>
              </w:rPr>
            </w:pPr>
            <w:ins w:id="278" w:author="Dell" w:date="2026-08-01T13:54:00Z">
              <w:r w:rsidRPr="007E7D05">
                <w:rPr>
                  <w:rFonts w:cstheme="minorHAnsi"/>
                  <w:bCs/>
                  <w:color w:val="000000" w:themeColor="text1"/>
                </w:rPr>
                <w:t>GDP per capita growth (annual %)</w:t>
              </w:r>
            </w:ins>
          </w:p>
        </w:tc>
        <w:tc>
          <w:tcPr>
            <w:tcW w:w="1658" w:type="dxa"/>
            <w:hideMark/>
          </w:tcPr>
          <w:p w14:paraId="7E0A0365" w14:textId="77777777" w:rsidR="00D60CAF" w:rsidRPr="007E7D05" w:rsidRDefault="00D60CAF" w:rsidP="00D60CAF">
            <w:pPr>
              <w:spacing w:after="160" w:line="259" w:lineRule="auto"/>
              <w:jc w:val="both"/>
              <w:rPr>
                <w:ins w:id="279" w:author="Dell" w:date="2026-08-01T13:54:00Z"/>
                <w:rFonts w:cstheme="minorHAnsi"/>
                <w:bCs/>
                <w:color w:val="000000" w:themeColor="text1"/>
              </w:rPr>
            </w:pPr>
            <w:ins w:id="280" w:author="Dell" w:date="2026-08-01T13:54:00Z">
              <w:r w:rsidRPr="007E7D05">
                <w:rPr>
                  <w:rFonts w:cstheme="minorHAnsi"/>
                  <w:bCs/>
                  <w:color w:val="000000" w:themeColor="text1"/>
                </w:rPr>
                <w:t xml:space="preserve">World Bank </w:t>
              </w:r>
            </w:ins>
          </w:p>
        </w:tc>
      </w:tr>
      <w:tr w:rsidR="00D60CAF" w:rsidRPr="007E7D05" w14:paraId="7D49BB95" w14:textId="77777777" w:rsidTr="00D60CAF">
        <w:trPr>
          <w:trHeight w:val="278"/>
          <w:ins w:id="281" w:author="Dell" w:date="2026-08-01T13:54:00Z"/>
        </w:trPr>
        <w:tc>
          <w:tcPr>
            <w:tcW w:w="0" w:type="auto"/>
            <w:hideMark/>
          </w:tcPr>
          <w:p w14:paraId="354AFD2F" w14:textId="77777777" w:rsidR="00D60CAF" w:rsidRPr="007E7D05" w:rsidRDefault="00D60CAF" w:rsidP="00D60CAF">
            <w:pPr>
              <w:spacing w:after="160" w:line="259" w:lineRule="auto"/>
              <w:jc w:val="both"/>
              <w:rPr>
                <w:ins w:id="282" w:author="Dell" w:date="2026-08-01T13:54:00Z"/>
                <w:rFonts w:cstheme="minorHAnsi"/>
                <w:bCs/>
                <w:color w:val="000000" w:themeColor="text1"/>
              </w:rPr>
            </w:pPr>
            <w:proofErr w:type="spellStart"/>
            <w:ins w:id="283" w:author="Dell" w:date="2026-08-01T13:54:00Z">
              <w:r w:rsidRPr="007E7D05">
                <w:rPr>
                  <w:rFonts w:cstheme="minorHAnsi"/>
                  <w:b/>
                  <w:bCs/>
                  <w:color w:val="000000" w:themeColor="text1"/>
                </w:rPr>
                <w:t>Domestic_Credit</w:t>
              </w:r>
              <w:proofErr w:type="spellEnd"/>
            </w:ins>
          </w:p>
        </w:tc>
        <w:tc>
          <w:tcPr>
            <w:tcW w:w="6448" w:type="dxa"/>
            <w:hideMark/>
          </w:tcPr>
          <w:p w14:paraId="18DFD209" w14:textId="77777777" w:rsidR="00D60CAF" w:rsidRPr="007E7D05" w:rsidRDefault="00D60CAF" w:rsidP="00D60CAF">
            <w:pPr>
              <w:spacing w:after="160" w:line="259" w:lineRule="auto"/>
              <w:jc w:val="both"/>
              <w:rPr>
                <w:ins w:id="284" w:author="Dell" w:date="2026-08-01T13:54:00Z"/>
                <w:rFonts w:cstheme="minorHAnsi"/>
                <w:bCs/>
                <w:color w:val="000000" w:themeColor="text1"/>
              </w:rPr>
            </w:pPr>
            <w:ins w:id="285" w:author="Dell" w:date="2026-08-01T13:54:00Z">
              <w:r w:rsidRPr="007E7D05">
                <w:rPr>
                  <w:rFonts w:cstheme="minorHAnsi"/>
                  <w:bCs/>
                  <w:color w:val="000000" w:themeColor="text1"/>
                </w:rPr>
                <w:t>Domestic credit to the private sector (% of GDP)</w:t>
              </w:r>
            </w:ins>
          </w:p>
        </w:tc>
        <w:tc>
          <w:tcPr>
            <w:tcW w:w="1658" w:type="dxa"/>
            <w:hideMark/>
          </w:tcPr>
          <w:p w14:paraId="5D897491" w14:textId="77777777" w:rsidR="00D60CAF" w:rsidRPr="007E7D05" w:rsidRDefault="00D60CAF" w:rsidP="00D60CAF">
            <w:pPr>
              <w:spacing w:after="160" w:line="259" w:lineRule="auto"/>
              <w:jc w:val="both"/>
              <w:rPr>
                <w:ins w:id="286" w:author="Dell" w:date="2026-08-01T13:54:00Z"/>
                <w:rFonts w:cstheme="minorHAnsi"/>
                <w:bCs/>
                <w:color w:val="000000" w:themeColor="text1"/>
              </w:rPr>
            </w:pPr>
            <w:ins w:id="287" w:author="Dell" w:date="2026-08-01T13:54:00Z">
              <w:r w:rsidRPr="007E7D05">
                <w:rPr>
                  <w:rFonts w:cstheme="minorHAnsi"/>
                  <w:bCs/>
                  <w:color w:val="000000" w:themeColor="text1"/>
                </w:rPr>
                <w:t xml:space="preserve">World Bank </w:t>
              </w:r>
            </w:ins>
          </w:p>
        </w:tc>
      </w:tr>
      <w:tr w:rsidR="00D60CAF" w:rsidRPr="007E7D05" w14:paraId="4349F67C" w14:textId="77777777" w:rsidTr="00D60CAF">
        <w:trPr>
          <w:trHeight w:val="85"/>
          <w:ins w:id="288" w:author="Dell" w:date="2026-08-01T13:54:00Z"/>
        </w:trPr>
        <w:tc>
          <w:tcPr>
            <w:tcW w:w="0" w:type="auto"/>
            <w:hideMark/>
          </w:tcPr>
          <w:p w14:paraId="10AE4C53" w14:textId="77777777" w:rsidR="00D60CAF" w:rsidRPr="007E7D05" w:rsidRDefault="00D60CAF" w:rsidP="00D60CAF">
            <w:pPr>
              <w:spacing w:after="160" w:line="259" w:lineRule="auto"/>
              <w:jc w:val="both"/>
              <w:rPr>
                <w:ins w:id="289" w:author="Dell" w:date="2026-08-01T13:54:00Z"/>
                <w:rFonts w:cstheme="minorHAnsi"/>
                <w:bCs/>
                <w:color w:val="000000" w:themeColor="text1"/>
              </w:rPr>
            </w:pPr>
            <w:ins w:id="290" w:author="Dell" w:date="2026-08-01T13:54:00Z">
              <w:r w:rsidRPr="007E7D05">
                <w:rPr>
                  <w:rFonts w:cstheme="minorHAnsi"/>
                  <w:b/>
                  <w:bCs/>
                  <w:color w:val="000000" w:themeColor="text1"/>
                </w:rPr>
                <w:t>FDI</w:t>
              </w:r>
            </w:ins>
          </w:p>
        </w:tc>
        <w:tc>
          <w:tcPr>
            <w:tcW w:w="6448" w:type="dxa"/>
            <w:hideMark/>
          </w:tcPr>
          <w:p w14:paraId="09B2D61C" w14:textId="77777777" w:rsidR="00D60CAF" w:rsidRPr="007E7D05" w:rsidRDefault="00D60CAF" w:rsidP="00D60CAF">
            <w:pPr>
              <w:spacing w:after="160" w:line="259" w:lineRule="auto"/>
              <w:jc w:val="both"/>
              <w:rPr>
                <w:ins w:id="291" w:author="Dell" w:date="2026-08-01T13:54:00Z"/>
                <w:rFonts w:cstheme="minorHAnsi"/>
                <w:bCs/>
                <w:color w:val="000000" w:themeColor="text1"/>
              </w:rPr>
            </w:pPr>
            <w:ins w:id="292" w:author="Dell" w:date="2026-08-01T13:54:00Z">
              <w:r w:rsidRPr="007E7D05">
                <w:rPr>
                  <w:rFonts w:cstheme="minorHAnsi"/>
                  <w:bCs/>
                  <w:color w:val="000000" w:themeColor="text1"/>
                </w:rPr>
                <w:t>Foreign direct investment, net inflows (% of GDP)</w:t>
              </w:r>
            </w:ins>
          </w:p>
        </w:tc>
        <w:tc>
          <w:tcPr>
            <w:tcW w:w="1658" w:type="dxa"/>
            <w:hideMark/>
          </w:tcPr>
          <w:p w14:paraId="2CCCAE5D" w14:textId="77777777" w:rsidR="00D60CAF" w:rsidRPr="007E7D05" w:rsidRDefault="00D60CAF" w:rsidP="00D60CAF">
            <w:pPr>
              <w:spacing w:after="160" w:line="259" w:lineRule="auto"/>
              <w:jc w:val="both"/>
              <w:rPr>
                <w:ins w:id="293" w:author="Dell" w:date="2026-08-01T13:54:00Z"/>
                <w:rFonts w:cstheme="minorHAnsi"/>
                <w:bCs/>
                <w:color w:val="000000" w:themeColor="text1"/>
              </w:rPr>
            </w:pPr>
            <w:ins w:id="294" w:author="Dell" w:date="2026-08-01T13:54:00Z">
              <w:r w:rsidRPr="007E7D05">
                <w:rPr>
                  <w:rFonts w:cstheme="minorHAnsi"/>
                  <w:bCs/>
                  <w:color w:val="000000" w:themeColor="text1"/>
                </w:rPr>
                <w:t xml:space="preserve">World Bank </w:t>
              </w:r>
            </w:ins>
          </w:p>
        </w:tc>
      </w:tr>
      <w:tr w:rsidR="00D60CAF" w:rsidRPr="007E7D05" w14:paraId="70F0BD4D" w14:textId="77777777" w:rsidTr="00D60CAF">
        <w:trPr>
          <w:trHeight w:val="85"/>
          <w:ins w:id="295" w:author="Dell" w:date="2026-08-01T13:54:00Z"/>
        </w:trPr>
        <w:tc>
          <w:tcPr>
            <w:tcW w:w="0" w:type="auto"/>
            <w:hideMark/>
          </w:tcPr>
          <w:p w14:paraId="0781BE94" w14:textId="77777777" w:rsidR="00D60CAF" w:rsidRPr="007E7D05" w:rsidRDefault="00D60CAF" w:rsidP="00D60CAF">
            <w:pPr>
              <w:spacing w:after="160" w:line="259" w:lineRule="auto"/>
              <w:jc w:val="both"/>
              <w:rPr>
                <w:ins w:id="296" w:author="Dell" w:date="2026-08-01T13:54:00Z"/>
                <w:rFonts w:cstheme="minorHAnsi"/>
                <w:bCs/>
                <w:color w:val="000000" w:themeColor="text1"/>
              </w:rPr>
            </w:pPr>
            <w:proofErr w:type="spellStart"/>
            <w:ins w:id="297" w:author="Dell" w:date="2026-08-01T13:54:00Z">
              <w:r w:rsidRPr="007E7D05">
                <w:rPr>
                  <w:rFonts w:cstheme="minorHAnsi"/>
                  <w:b/>
                  <w:bCs/>
                  <w:color w:val="000000" w:themeColor="text1"/>
                </w:rPr>
                <w:t>Pop_Density</w:t>
              </w:r>
              <w:proofErr w:type="spellEnd"/>
            </w:ins>
          </w:p>
        </w:tc>
        <w:tc>
          <w:tcPr>
            <w:tcW w:w="6448" w:type="dxa"/>
            <w:hideMark/>
          </w:tcPr>
          <w:p w14:paraId="1778EAD7" w14:textId="77777777" w:rsidR="00D60CAF" w:rsidRPr="007E7D05" w:rsidRDefault="00D60CAF" w:rsidP="00D60CAF">
            <w:pPr>
              <w:spacing w:after="160" w:line="259" w:lineRule="auto"/>
              <w:jc w:val="both"/>
              <w:rPr>
                <w:ins w:id="298" w:author="Dell" w:date="2026-08-01T13:54:00Z"/>
                <w:rFonts w:cstheme="minorHAnsi"/>
                <w:bCs/>
                <w:color w:val="000000" w:themeColor="text1"/>
              </w:rPr>
            </w:pPr>
            <w:ins w:id="299" w:author="Dell" w:date="2026-08-01T13:54:00Z">
              <w:r w:rsidRPr="007E7D05">
                <w:rPr>
                  <w:rFonts w:cstheme="minorHAnsi"/>
                  <w:bCs/>
                  <w:color w:val="000000" w:themeColor="text1"/>
                </w:rPr>
                <w:t>Population density (people per sq. km of land area)</w:t>
              </w:r>
            </w:ins>
          </w:p>
        </w:tc>
        <w:tc>
          <w:tcPr>
            <w:tcW w:w="1658" w:type="dxa"/>
            <w:hideMark/>
          </w:tcPr>
          <w:p w14:paraId="14D600FE" w14:textId="77777777" w:rsidR="00D60CAF" w:rsidRPr="007E7D05" w:rsidRDefault="00D60CAF" w:rsidP="00D60CAF">
            <w:pPr>
              <w:spacing w:after="160" w:line="259" w:lineRule="auto"/>
              <w:jc w:val="both"/>
              <w:rPr>
                <w:ins w:id="300" w:author="Dell" w:date="2026-08-01T13:54:00Z"/>
                <w:rFonts w:cstheme="minorHAnsi"/>
                <w:bCs/>
                <w:color w:val="000000" w:themeColor="text1"/>
              </w:rPr>
            </w:pPr>
            <w:ins w:id="301" w:author="Dell" w:date="2026-08-01T13:54:00Z">
              <w:r w:rsidRPr="007E7D05">
                <w:rPr>
                  <w:rFonts w:cstheme="minorHAnsi"/>
                  <w:bCs/>
                  <w:color w:val="000000" w:themeColor="text1"/>
                </w:rPr>
                <w:t>World Bank</w:t>
              </w:r>
            </w:ins>
          </w:p>
        </w:tc>
      </w:tr>
      <w:tr w:rsidR="00D60CAF" w:rsidRPr="007E7D05" w14:paraId="519E04B7" w14:textId="77777777" w:rsidTr="00D60CAF">
        <w:trPr>
          <w:trHeight w:val="85"/>
          <w:ins w:id="302" w:author="Dell" w:date="2026-08-01T13:54:00Z"/>
        </w:trPr>
        <w:tc>
          <w:tcPr>
            <w:tcW w:w="0" w:type="auto"/>
            <w:hideMark/>
          </w:tcPr>
          <w:p w14:paraId="5E9B398B" w14:textId="77777777" w:rsidR="00D60CAF" w:rsidRPr="007E7D05" w:rsidRDefault="00D60CAF" w:rsidP="00D60CAF">
            <w:pPr>
              <w:spacing w:after="160" w:line="259" w:lineRule="auto"/>
              <w:jc w:val="both"/>
              <w:rPr>
                <w:ins w:id="303" w:author="Dell" w:date="2026-08-01T13:54:00Z"/>
                <w:rFonts w:cstheme="minorHAnsi"/>
                <w:bCs/>
                <w:color w:val="000000" w:themeColor="text1"/>
              </w:rPr>
            </w:pPr>
            <w:proofErr w:type="spellStart"/>
            <w:ins w:id="304" w:author="Dell" w:date="2026-08-01T13:54:00Z">
              <w:r w:rsidRPr="007E7D05">
                <w:rPr>
                  <w:rFonts w:cstheme="minorHAnsi"/>
                  <w:b/>
                  <w:bCs/>
                  <w:color w:val="000000" w:themeColor="text1"/>
                </w:rPr>
                <w:lastRenderedPageBreak/>
                <w:t>School_Enroll</w:t>
              </w:r>
              <w:proofErr w:type="spellEnd"/>
            </w:ins>
          </w:p>
        </w:tc>
        <w:tc>
          <w:tcPr>
            <w:tcW w:w="6448" w:type="dxa"/>
            <w:hideMark/>
          </w:tcPr>
          <w:p w14:paraId="03FB6C08" w14:textId="77777777" w:rsidR="00D60CAF" w:rsidRPr="007E7D05" w:rsidRDefault="00D60CAF" w:rsidP="00D60CAF">
            <w:pPr>
              <w:spacing w:after="160" w:line="259" w:lineRule="auto"/>
              <w:jc w:val="both"/>
              <w:rPr>
                <w:ins w:id="305" w:author="Dell" w:date="2026-08-01T13:54:00Z"/>
                <w:rFonts w:cstheme="minorHAnsi"/>
                <w:bCs/>
                <w:color w:val="000000" w:themeColor="text1"/>
              </w:rPr>
            </w:pPr>
            <w:ins w:id="306" w:author="Dell" w:date="2026-08-01T13:54:00Z">
              <w:r w:rsidRPr="007E7D05">
                <w:rPr>
                  <w:rFonts w:cstheme="minorHAnsi"/>
                  <w:bCs/>
                  <w:color w:val="000000" w:themeColor="text1"/>
                </w:rPr>
                <w:t>School enrollment, tertiary (% gross)</w:t>
              </w:r>
            </w:ins>
          </w:p>
        </w:tc>
        <w:tc>
          <w:tcPr>
            <w:tcW w:w="1658" w:type="dxa"/>
            <w:hideMark/>
          </w:tcPr>
          <w:p w14:paraId="5F6C1CE9" w14:textId="77777777" w:rsidR="00D60CAF" w:rsidRPr="007E7D05" w:rsidRDefault="00D60CAF" w:rsidP="00D60CAF">
            <w:pPr>
              <w:spacing w:after="160" w:line="259" w:lineRule="auto"/>
              <w:jc w:val="both"/>
              <w:rPr>
                <w:ins w:id="307" w:author="Dell" w:date="2026-08-01T13:54:00Z"/>
                <w:rFonts w:cstheme="minorHAnsi"/>
                <w:bCs/>
                <w:color w:val="000000" w:themeColor="text1"/>
              </w:rPr>
            </w:pPr>
            <w:ins w:id="308" w:author="Dell" w:date="2026-08-01T13:54:00Z">
              <w:r w:rsidRPr="007E7D05">
                <w:rPr>
                  <w:rFonts w:cstheme="minorHAnsi"/>
                  <w:bCs/>
                  <w:color w:val="000000" w:themeColor="text1"/>
                </w:rPr>
                <w:t xml:space="preserve">World Bank </w:t>
              </w:r>
            </w:ins>
          </w:p>
        </w:tc>
      </w:tr>
      <w:tr w:rsidR="00D60CAF" w:rsidRPr="007E7D05" w14:paraId="392AAD90" w14:textId="77777777" w:rsidTr="00D60CAF">
        <w:trPr>
          <w:trHeight w:val="85"/>
          <w:ins w:id="309" w:author="Dell" w:date="2026-08-01T13:54:00Z"/>
        </w:trPr>
        <w:tc>
          <w:tcPr>
            <w:tcW w:w="0" w:type="auto"/>
            <w:hideMark/>
          </w:tcPr>
          <w:p w14:paraId="3627B3CD" w14:textId="77777777" w:rsidR="00D60CAF" w:rsidRPr="007E7D05" w:rsidRDefault="00D60CAF" w:rsidP="00D60CAF">
            <w:pPr>
              <w:spacing w:after="160" w:line="259" w:lineRule="auto"/>
              <w:jc w:val="both"/>
              <w:rPr>
                <w:ins w:id="310" w:author="Dell" w:date="2026-08-01T13:54:00Z"/>
                <w:rFonts w:cstheme="minorHAnsi"/>
                <w:bCs/>
                <w:color w:val="000000" w:themeColor="text1"/>
              </w:rPr>
            </w:pPr>
            <w:proofErr w:type="spellStart"/>
            <w:ins w:id="311" w:author="Dell" w:date="2026-08-01T13:54:00Z">
              <w:r w:rsidRPr="007E7D05">
                <w:rPr>
                  <w:rFonts w:cstheme="minorHAnsi"/>
                  <w:b/>
                  <w:bCs/>
                  <w:color w:val="000000" w:themeColor="text1"/>
                </w:rPr>
                <w:t>Urban_Pop</w:t>
              </w:r>
              <w:proofErr w:type="spellEnd"/>
            </w:ins>
          </w:p>
        </w:tc>
        <w:tc>
          <w:tcPr>
            <w:tcW w:w="6448" w:type="dxa"/>
            <w:hideMark/>
          </w:tcPr>
          <w:p w14:paraId="2C2998B7" w14:textId="77777777" w:rsidR="00D60CAF" w:rsidRPr="007E7D05" w:rsidRDefault="00D60CAF" w:rsidP="00D60CAF">
            <w:pPr>
              <w:spacing w:after="160" w:line="259" w:lineRule="auto"/>
              <w:jc w:val="both"/>
              <w:rPr>
                <w:ins w:id="312" w:author="Dell" w:date="2026-08-01T13:54:00Z"/>
                <w:rFonts w:cstheme="minorHAnsi"/>
                <w:bCs/>
                <w:color w:val="000000" w:themeColor="text1"/>
              </w:rPr>
            </w:pPr>
            <w:ins w:id="313" w:author="Dell" w:date="2026-08-01T13:54:00Z">
              <w:r w:rsidRPr="007E7D05">
                <w:rPr>
                  <w:rFonts w:cstheme="minorHAnsi"/>
                  <w:bCs/>
                  <w:color w:val="000000" w:themeColor="text1"/>
                </w:rPr>
                <w:t>Urban population (% of total population)</w:t>
              </w:r>
            </w:ins>
          </w:p>
        </w:tc>
        <w:tc>
          <w:tcPr>
            <w:tcW w:w="1658" w:type="dxa"/>
            <w:hideMark/>
          </w:tcPr>
          <w:p w14:paraId="52D464C5" w14:textId="77777777" w:rsidR="00D60CAF" w:rsidRPr="007E7D05" w:rsidRDefault="00D60CAF" w:rsidP="00D60CAF">
            <w:pPr>
              <w:spacing w:after="160" w:line="259" w:lineRule="auto"/>
              <w:jc w:val="both"/>
              <w:rPr>
                <w:ins w:id="314" w:author="Dell" w:date="2026-08-01T13:54:00Z"/>
                <w:rFonts w:cstheme="minorHAnsi"/>
                <w:bCs/>
                <w:color w:val="000000" w:themeColor="text1"/>
              </w:rPr>
            </w:pPr>
            <w:ins w:id="315" w:author="Dell" w:date="2026-08-01T13:54:00Z">
              <w:r w:rsidRPr="007E7D05">
                <w:rPr>
                  <w:rFonts w:cstheme="minorHAnsi"/>
                  <w:bCs/>
                  <w:color w:val="000000" w:themeColor="text1"/>
                </w:rPr>
                <w:t xml:space="preserve">World Bank </w:t>
              </w:r>
            </w:ins>
          </w:p>
        </w:tc>
      </w:tr>
    </w:tbl>
    <w:p w14:paraId="40EDE519" w14:textId="77777777" w:rsidR="00D60CAF" w:rsidRPr="007E7D05" w:rsidRDefault="00D60CAF" w:rsidP="00974BFE">
      <w:pPr>
        <w:jc w:val="both"/>
        <w:rPr>
          <w:ins w:id="316" w:author="Microsoft Office User" w:date="2026-07-30T23:11:00Z"/>
          <w:rFonts w:cstheme="minorHAnsi"/>
          <w:bCs/>
          <w:color w:val="000000" w:themeColor="text1"/>
        </w:rPr>
      </w:pPr>
    </w:p>
    <w:p w14:paraId="281648F7" w14:textId="54C9F5CF" w:rsidR="00B570B4" w:rsidRPr="007E7D05" w:rsidRDefault="00B570B4" w:rsidP="00974BFE">
      <w:pPr>
        <w:jc w:val="both"/>
        <w:rPr>
          <w:ins w:id="317" w:author="Microsoft Office User" w:date="2026-07-30T22:58:00Z"/>
          <w:rFonts w:cstheme="minorHAnsi"/>
          <w:bCs/>
          <w:color w:val="000000" w:themeColor="text1"/>
        </w:rPr>
      </w:pPr>
      <w:moveTo w:id="318" w:author="Microsoft Office User" w:date="2026-07-30T22:58:00Z">
        <w:r w:rsidRPr="007E7D05">
          <w:rPr>
            <w:rFonts w:cstheme="minorHAnsi"/>
            <w:bCs/>
            <w:color w:val="000000" w:themeColor="text1"/>
          </w:rPr>
          <w:t xml:space="preserve">This research </w:t>
        </w:r>
        <w:del w:id="319" w:author="Microsoft Office User" w:date="2026-07-30T23:04:00Z">
          <w:r w:rsidRPr="007E7D05" w:rsidDel="00650C6A">
            <w:rPr>
              <w:rFonts w:cstheme="minorHAnsi"/>
              <w:bCs/>
              <w:color w:val="000000" w:themeColor="text1"/>
            </w:rPr>
            <w:delText>study</w:delText>
          </w:r>
          <w:r w:rsidRPr="007E7D05" w:rsidDel="00650C6A">
            <w:rPr>
              <w:color w:val="000000" w:themeColor="text1"/>
            </w:rPr>
            <w:delText xml:space="preserve"> </w:delText>
          </w:r>
        </w:del>
        <w:r w:rsidRPr="007E7D05">
          <w:rPr>
            <w:rFonts w:cstheme="minorHAnsi"/>
            <w:bCs/>
            <w:color w:val="000000" w:themeColor="text1"/>
          </w:rPr>
          <w:t xml:space="preserve">uses NBD as the indicator of entrepreneurial development, while </w:t>
        </w:r>
      </w:moveTo>
      <w:ins w:id="320" w:author="Dell" w:date="2026-08-01T09:58:00Z">
        <w:r w:rsidR="00A47692" w:rsidRPr="007E7D05">
          <w:rPr>
            <w:rFonts w:cstheme="minorHAnsi"/>
            <w:bCs/>
            <w:color w:val="000000" w:themeColor="text1"/>
            <w:rPrChange w:id="321" w:author="Dell" w:date="2026-08-01T09:59:00Z">
              <w:rPr>
                <w:rFonts w:cstheme="minorHAnsi"/>
                <w:bCs/>
                <w:highlight w:val="yellow"/>
              </w:rPr>
            </w:rPrChange>
          </w:rPr>
          <w:t>i</w:t>
        </w:r>
      </w:ins>
      <w:moveTo w:id="322" w:author="Microsoft Office User" w:date="2026-07-30T22:58:00Z">
        <w:del w:id="323" w:author="Dell" w:date="2026-08-01T09:58:00Z">
          <w:r w:rsidRPr="007E7D05" w:rsidDel="00A47692">
            <w:rPr>
              <w:rFonts w:cstheme="minorHAnsi"/>
              <w:bCs/>
              <w:color w:val="000000" w:themeColor="text1"/>
            </w:rPr>
            <w:delText>I</w:delText>
          </w:r>
        </w:del>
        <w:r w:rsidRPr="007E7D05">
          <w:rPr>
            <w:rFonts w:cstheme="minorHAnsi"/>
            <w:bCs/>
            <w:color w:val="000000" w:themeColor="text1"/>
          </w:rPr>
          <w:t xml:space="preserve">nternet usage, mobile cellular subscriptions, broadband </w:t>
        </w:r>
      </w:moveTo>
      <w:ins w:id="324" w:author="Dell" w:date="2026-08-01T09:58:00Z">
        <w:r w:rsidR="00A47692" w:rsidRPr="007E7D05">
          <w:rPr>
            <w:rFonts w:cstheme="minorHAnsi"/>
            <w:bCs/>
            <w:color w:val="000000" w:themeColor="text1"/>
          </w:rPr>
          <w:t>i</w:t>
        </w:r>
      </w:ins>
      <w:moveTo w:id="325" w:author="Microsoft Office User" w:date="2026-07-30T22:58:00Z">
        <w:del w:id="326" w:author="Dell" w:date="2026-08-01T09:58:00Z">
          <w:r w:rsidRPr="007E7D05" w:rsidDel="00A47692">
            <w:rPr>
              <w:rFonts w:cstheme="minorHAnsi"/>
              <w:bCs/>
              <w:color w:val="000000" w:themeColor="text1"/>
            </w:rPr>
            <w:delText>I</w:delText>
          </w:r>
        </w:del>
        <w:r w:rsidRPr="007E7D05">
          <w:rPr>
            <w:rFonts w:cstheme="minorHAnsi"/>
            <w:bCs/>
            <w:color w:val="000000" w:themeColor="text1"/>
          </w:rPr>
          <w:t xml:space="preserve">nternet subscriptions, ICT services export, and secure </w:t>
        </w:r>
      </w:moveTo>
      <w:ins w:id="327" w:author="Dell" w:date="2026-08-01T09:58:00Z">
        <w:r w:rsidR="00A47692" w:rsidRPr="007E7D05">
          <w:rPr>
            <w:rFonts w:cstheme="minorHAnsi"/>
            <w:bCs/>
            <w:color w:val="000000" w:themeColor="text1"/>
            <w:rPrChange w:id="328" w:author="Dell" w:date="2026-08-01T09:59:00Z">
              <w:rPr>
                <w:rFonts w:cstheme="minorHAnsi"/>
                <w:bCs/>
                <w:highlight w:val="yellow"/>
              </w:rPr>
            </w:rPrChange>
          </w:rPr>
          <w:t>i</w:t>
        </w:r>
      </w:ins>
      <w:moveTo w:id="329" w:author="Microsoft Office User" w:date="2026-07-30T22:58:00Z">
        <w:del w:id="330" w:author="Dell" w:date="2026-08-01T09:58:00Z">
          <w:r w:rsidRPr="007E7D05" w:rsidDel="00A47692">
            <w:rPr>
              <w:rFonts w:cstheme="minorHAnsi"/>
              <w:bCs/>
              <w:color w:val="000000" w:themeColor="text1"/>
            </w:rPr>
            <w:delText>I</w:delText>
          </w:r>
        </w:del>
        <w:r w:rsidRPr="007E7D05">
          <w:rPr>
            <w:rFonts w:cstheme="minorHAnsi"/>
            <w:bCs/>
            <w:color w:val="000000" w:themeColor="text1"/>
          </w:rPr>
          <w:t xml:space="preserve">nternet servers are representing the dimensions of digital transformation. Additionally, the study takes into account selected macroeconomic variables to analyze whether economic factors amplify or mitigate the relationships between digital transformation and entrepreneurship. The study uses advanced econometric models such as ARDL </w:t>
        </w:r>
        <w:r w:rsidRPr="007E7D05">
          <w:rPr>
            <w:rFonts w:cstheme="minorHAnsi"/>
            <w:color w:val="000000" w:themeColor="text1"/>
          </w:rPr>
          <w:t>Autoregressive Distributed Lag (ARDL) model, moderation analysis, nonlinear analysis, diagnostic tests</w:t>
        </w:r>
        <w:r w:rsidRPr="007E7D05">
          <w:rPr>
            <w:rFonts w:cstheme="minorHAnsi"/>
            <w:bCs/>
            <w:color w:val="000000" w:themeColor="text1"/>
          </w:rPr>
          <w:t xml:space="preserve"> and other econometric techniques, including Granger causality to establish the associations in both the short run and the long run</w:t>
        </w:r>
        <w:r w:rsidRPr="007E7D05">
          <w:rPr>
            <w:rFonts w:cstheme="minorHAnsi"/>
            <w:color w:val="000000" w:themeColor="text1"/>
          </w:rPr>
          <w:t>.</w:t>
        </w:r>
      </w:moveTo>
      <w:moveToRangeEnd w:id="191"/>
      <w:ins w:id="331" w:author="Microsoft Office User" w:date="2026-07-30T23:12:00Z">
        <w:r w:rsidR="00F4102B" w:rsidRPr="007E7D05">
          <w:rPr>
            <w:rFonts w:cstheme="minorHAnsi"/>
            <w:color w:val="000000" w:themeColor="text1"/>
          </w:rPr>
          <w:t xml:space="preserve"> </w:t>
        </w:r>
      </w:ins>
    </w:p>
    <w:p w14:paraId="51AB9F4F" w14:textId="2B47C67D" w:rsidR="00A776A5" w:rsidRPr="007E7D05" w:rsidRDefault="00B11849" w:rsidP="00974BFE">
      <w:pPr>
        <w:jc w:val="both"/>
        <w:rPr>
          <w:ins w:id="332" w:author="Microsoft Office User" w:date="2026-07-30T21:23:00Z"/>
          <w:rFonts w:cstheme="minorHAnsi"/>
          <w:bCs/>
          <w:color w:val="000000" w:themeColor="text1"/>
        </w:rPr>
      </w:pPr>
      <w:r w:rsidRPr="007E7D05">
        <w:rPr>
          <w:rFonts w:cstheme="minorHAnsi"/>
          <w:bCs/>
          <w:color w:val="000000" w:themeColor="text1"/>
        </w:rPr>
        <w:t xml:space="preserve">The dependent variable </w:t>
      </w:r>
      <w:del w:id="333" w:author="Microsoft Office User" w:date="2026-07-30T21:18:00Z">
        <w:r w:rsidRPr="007E7D05" w:rsidDel="00C7364D">
          <w:rPr>
            <w:rFonts w:cstheme="minorHAnsi"/>
            <w:bCs/>
            <w:color w:val="000000" w:themeColor="text1"/>
          </w:rPr>
          <w:delText xml:space="preserve">in our study </w:delText>
        </w:r>
      </w:del>
      <w:r w:rsidRPr="007E7D05">
        <w:rPr>
          <w:rFonts w:cstheme="minorHAnsi"/>
          <w:bCs/>
          <w:color w:val="000000" w:themeColor="text1"/>
        </w:rPr>
        <w:t>is NBD</w:t>
      </w:r>
      <w:ins w:id="334" w:author="Microsoft Office User" w:date="2026-07-30T21:19:00Z">
        <w:r w:rsidR="00C7364D" w:rsidRPr="007E7D05">
          <w:rPr>
            <w:rFonts w:cstheme="minorHAnsi"/>
            <w:bCs/>
            <w:color w:val="000000" w:themeColor="text1"/>
          </w:rPr>
          <w:t xml:space="preserve"> </w:t>
        </w:r>
      </w:ins>
      <w:del w:id="335" w:author="Microsoft Office User" w:date="2026-07-30T21:19:00Z">
        <w:r w:rsidRPr="007E7D05" w:rsidDel="00C7364D">
          <w:rPr>
            <w:rFonts w:cstheme="minorHAnsi"/>
            <w:bCs/>
            <w:color w:val="000000" w:themeColor="text1"/>
          </w:rPr>
          <w:delText>. This variable has been</w:delText>
        </w:r>
      </w:del>
      <w:ins w:id="336" w:author="Microsoft Office User" w:date="2026-07-30T21:19:00Z">
        <w:r w:rsidR="00C7364D" w:rsidRPr="007E7D05">
          <w:rPr>
            <w:rFonts w:cstheme="minorHAnsi"/>
            <w:bCs/>
            <w:color w:val="000000" w:themeColor="text1"/>
          </w:rPr>
          <w:t>and</w:t>
        </w:r>
      </w:ins>
      <w:ins w:id="337" w:author="Microsoft Office User" w:date="2026-07-30T21:20:00Z">
        <w:r w:rsidR="00B27122" w:rsidRPr="007E7D05">
          <w:rPr>
            <w:rFonts w:cstheme="minorHAnsi"/>
            <w:bCs/>
            <w:color w:val="000000" w:themeColor="text1"/>
          </w:rPr>
          <w:t xml:space="preserve"> that</w:t>
        </w:r>
      </w:ins>
      <w:r w:rsidRPr="007E7D05">
        <w:rPr>
          <w:rFonts w:cstheme="minorHAnsi"/>
          <w:bCs/>
          <w:color w:val="000000" w:themeColor="text1"/>
        </w:rPr>
        <w:t xml:space="preserve"> employed </w:t>
      </w:r>
      <w:ins w:id="338" w:author="Microsoft Office User" w:date="2026-07-30T21:19:00Z">
        <w:r w:rsidR="00C7364D" w:rsidRPr="007E7D05">
          <w:rPr>
            <w:rFonts w:cstheme="minorHAnsi"/>
            <w:bCs/>
            <w:color w:val="000000" w:themeColor="text1"/>
          </w:rPr>
          <w:t xml:space="preserve">or </w:t>
        </w:r>
      </w:ins>
      <w:del w:id="339" w:author="Microsoft Office User" w:date="2026-07-30T21:19:00Z">
        <w:r w:rsidRPr="007E7D05" w:rsidDel="00C7364D">
          <w:rPr>
            <w:rFonts w:cstheme="minorHAnsi"/>
            <w:bCs/>
            <w:color w:val="000000" w:themeColor="text1"/>
          </w:rPr>
          <w:delText xml:space="preserve">in other studies as it </w:delText>
        </w:r>
      </w:del>
      <w:r w:rsidRPr="007E7D05">
        <w:rPr>
          <w:rFonts w:cstheme="minorHAnsi"/>
          <w:bCs/>
          <w:color w:val="000000" w:themeColor="text1"/>
        </w:rPr>
        <w:t>allow</w:t>
      </w:r>
      <w:del w:id="340" w:author="Microsoft Office User" w:date="2026-07-30T21:19:00Z">
        <w:r w:rsidRPr="007E7D05" w:rsidDel="00C7364D">
          <w:rPr>
            <w:rFonts w:cstheme="minorHAnsi"/>
            <w:bCs/>
            <w:color w:val="000000" w:themeColor="text1"/>
          </w:rPr>
          <w:delText>s</w:delText>
        </w:r>
      </w:del>
      <w:ins w:id="341" w:author="Microsoft Office User" w:date="2026-07-30T21:19:00Z">
        <w:r w:rsidR="00C7364D" w:rsidRPr="007E7D05">
          <w:rPr>
            <w:rFonts w:cstheme="minorHAnsi"/>
            <w:bCs/>
            <w:color w:val="000000" w:themeColor="text1"/>
          </w:rPr>
          <w:t>ed</w:t>
        </w:r>
      </w:ins>
      <w:r w:rsidRPr="007E7D05">
        <w:rPr>
          <w:rFonts w:cstheme="minorHAnsi"/>
          <w:bCs/>
          <w:color w:val="000000" w:themeColor="text1"/>
        </w:rPr>
        <w:t xml:space="preserve"> for cross-country comparisons and captures entrepreneurial dynamism.</w:t>
      </w:r>
      <w:del w:id="342" w:author="Dell" w:date="2026-08-01T10:07:00Z">
        <w:r w:rsidRPr="007E7D05" w:rsidDel="00DD7382">
          <w:rPr>
            <w:color w:val="000000" w:themeColor="text1"/>
          </w:rPr>
          <w:delText xml:space="preserve"> </w:delText>
        </w:r>
        <w:commentRangeStart w:id="343"/>
        <w:r w:rsidRPr="007E7D05" w:rsidDel="00DD7382">
          <w:rPr>
            <w:rFonts w:cstheme="minorHAnsi"/>
            <w:bCs/>
            <w:color w:val="000000" w:themeColor="text1"/>
          </w:rPr>
          <w:delText>The dependent variable in our study is NBD.</w:delText>
        </w:r>
        <w:commentRangeEnd w:id="343"/>
        <w:r w:rsidR="00E31E70" w:rsidRPr="007E7D05" w:rsidDel="00DD7382">
          <w:rPr>
            <w:rStyle w:val="CommentReference"/>
            <w:color w:val="000000" w:themeColor="text1"/>
          </w:rPr>
          <w:commentReference w:id="343"/>
        </w:r>
        <w:r w:rsidRPr="007E7D05" w:rsidDel="00DD7382">
          <w:rPr>
            <w:rFonts w:cstheme="minorHAnsi"/>
            <w:bCs/>
            <w:color w:val="000000" w:themeColor="text1"/>
          </w:rPr>
          <w:delText xml:space="preserve"> </w:delText>
        </w:r>
        <w:commentRangeStart w:id="344"/>
        <w:r w:rsidRPr="007E7D05" w:rsidDel="00DD7382">
          <w:rPr>
            <w:rFonts w:cstheme="minorHAnsi"/>
            <w:bCs/>
            <w:color w:val="000000" w:themeColor="text1"/>
          </w:rPr>
          <w:delText>This variable has been employed in other studies as it allows for cross-country comparisons and captures entrepreneurial dynamism .</w:delText>
        </w:r>
        <w:commentRangeEnd w:id="344"/>
        <w:r w:rsidR="00A776A5" w:rsidRPr="007E7D05" w:rsidDel="00DD7382">
          <w:rPr>
            <w:rStyle w:val="CommentReference"/>
            <w:color w:val="000000" w:themeColor="text1"/>
          </w:rPr>
          <w:commentReference w:id="344"/>
        </w:r>
      </w:del>
      <w:r w:rsidRPr="007E7D05">
        <w:rPr>
          <w:rFonts w:cstheme="minorHAnsi"/>
          <w:bCs/>
          <w:color w:val="000000" w:themeColor="text1"/>
        </w:rPr>
        <w:t xml:space="preserve"> As the main independent variable, </w:t>
      </w:r>
      <w:ins w:id="345" w:author="Microsoft Office User" w:date="2026-07-30T21:22:00Z">
        <w:r w:rsidR="00A776A5" w:rsidRPr="007E7D05">
          <w:rPr>
            <w:rFonts w:cstheme="minorHAnsi"/>
            <w:bCs/>
            <w:color w:val="000000" w:themeColor="text1"/>
          </w:rPr>
          <w:t>th</w:t>
        </w:r>
      </w:ins>
      <w:del w:id="346" w:author="Microsoft Office User" w:date="2026-07-30T21:22:00Z">
        <w:r w:rsidRPr="007E7D05" w:rsidDel="00A776A5">
          <w:rPr>
            <w:rFonts w:cstheme="minorHAnsi"/>
            <w:bCs/>
            <w:color w:val="000000" w:themeColor="text1"/>
          </w:rPr>
          <w:delText>w</w:delText>
        </w:r>
      </w:del>
      <w:r w:rsidRPr="007E7D05">
        <w:rPr>
          <w:rFonts w:cstheme="minorHAnsi"/>
          <w:bCs/>
          <w:color w:val="000000" w:themeColor="text1"/>
        </w:rPr>
        <w:t xml:space="preserve">e </w:t>
      </w:r>
      <w:ins w:id="347" w:author="Microsoft Office User" w:date="2026-07-30T21:22:00Z">
        <w:r w:rsidR="00A776A5" w:rsidRPr="007E7D05">
          <w:rPr>
            <w:rFonts w:cstheme="minorHAnsi"/>
            <w:bCs/>
            <w:color w:val="000000" w:themeColor="text1"/>
          </w:rPr>
          <w:t xml:space="preserve">authors </w:t>
        </w:r>
      </w:ins>
      <w:r w:rsidRPr="007E7D05">
        <w:rPr>
          <w:rFonts w:cstheme="minorHAnsi"/>
          <w:bCs/>
          <w:color w:val="000000" w:themeColor="text1"/>
        </w:rPr>
        <w:t>construct a DTI using PCA to capture the multi</w:t>
      </w:r>
      <w:ins w:id="348" w:author="Microsoft Office User" w:date="2026-07-30T21:22:00Z">
        <w:r w:rsidR="00A776A5" w:rsidRPr="007E7D05">
          <w:rPr>
            <w:rFonts w:cstheme="minorHAnsi"/>
            <w:bCs/>
            <w:color w:val="000000" w:themeColor="text1"/>
          </w:rPr>
          <w:t>-</w:t>
        </w:r>
      </w:ins>
      <w:r w:rsidRPr="007E7D05">
        <w:rPr>
          <w:rFonts w:cstheme="minorHAnsi"/>
          <w:bCs/>
          <w:color w:val="000000" w:themeColor="text1"/>
        </w:rPr>
        <w:t xml:space="preserve">dimensional nature of digital transformation in Nepal. The DTI </w:t>
      </w:r>
      <w:del w:id="349" w:author="Microsoft Office User" w:date="2026-07-30T21:23:00Z">
        <w:r w:rsidRPr="007E7D05" w:rsidDel="00A776A5">
          <w:rPr>
            <w:rFonts w:cstheme="minorHAnsi"/>
            <w:bCs/>
            <w:color w:val="000000" w:themeColor="text1"/>
          </w:rPr>
          <w:delText xml:space="preserve">is </w:delText>
        </w:r>
      </w:del>
      <w:ins w:id="350" w:author="Microsoft Office User" w:date="2026-07-30T21:23:00Z">
        <w:r w:rsidR="00A776A5" w:rsidRPr="007E7D05">
          <w:rPr>
            <w:rFonts w:cstheme="minorHAnsi"/>
            <w:bCs/>
            <w:color w:val="000000" w:themeColor="text1"/>
          </w:rPr>
          <w:t xml:space="preserve">was </w:t>
        </w:r>
      </w:ins>
      <w:r w:rsidRPr="007E7D05">
        <w:rPr>
          <w:rFonts w:cstheme="minorHAnsi"/>
          <w:bCs/>
          <w:color w:val="000000" w:themeColor="text1"/>
        </w:rPr>
        <w:t xml:space="preserve">derived from four digital infrastructure and adoption indicators: </w:t>
      </w:r>
      <w:ins w:id="351" w:author="Dell" w:date="2026-08-01T09:59:00Z">
        <w:r w:rsidR="00A47692" w:rsidRPr="007E7D05">
          <w:rPr>
            <w:rFonts w:cstheme="minorHAnsi"/>
            <w:bCs/>
            <w:color w:val="000000" w:themeColor="text1"/>
          </w:rPr>
          <w:t>i</w:t>
        </w:r>
      </w:ins>
      <w:del w:id="352" w:author="Dell" w:date="2026-08-01T09:59:00Z">
        <w:r w:rsidRPr="007E7D05" w:rsidDel="00A47692">
          <w:rPr>
            <w:rFonts w:cstheme="minorHAnsi"/>
            <w:bCs/>
            <w:color w:val="000000" w:themeColor="text1"/>
          </w:rPr>
          <w:delText>I</w:delText>
        </w:r>
      </w:del>
      <w:r w:rsidRPr="007E7D05">
        <w:rPr>
          <w:rFonts w:cstheme="minorHAnsi"/>
          <w:bCs/>
          <w:color w:val="000000" w:themeColor="text1"/>
        </w:rPr>
        <w:t xml:space="preserve">nternet penetration, fixed broadband subscriptions, mobile cellular subscriptions, and secure </w:t>
      </w:r>
      <w:ins w:id="353" w:author="Dell" w:date="2026-08-01T09:59:00Z">
        <w:r w:rsidR="00A47692" w:rsidRPr="007E7D05">
          <w:rPr>
            <w:rFonts w:cstheme="minorHAnsi"/>
            <w:bCs/>
            <w:color w:val="000000" w:themeColor="text1"/>
          </w:rPr>
          <w:t>i</w:t>
        </w:r>
      </w:ins>
      <w:del w:id="354" w:author="Dell" w:date="2026-08-01T09:59:00Z">
        <w:r w:rsidRPr="007E7D05" w:rsidDel="00A47692">
          <w:rPr>
            <w:rFonts w:cstheme="minorHAnsi"/>
            <w:bCs/>
            <w:color w:val="000000" w:themeColor="text1"/>
          </w:rPr>
          <w:delText>I</w:delText>
        </w:r>
      </w:del>
      <w:r w:rsidRPr="007E7D05">
        <w:rPr>
          <w:rFonts w:cstheme="minorHAnsi"/>
          <w:bCs/>
          <w:color w:val="000000" w:themeColor="text1"/>
        </w:rPr>
        <w:t xml:space="preserve">nternet servers. </w:t>
      </w:r>
    </w:p>
    <w:p w14:paraId="2B741170" w14:textId="6906D556" w:rsidR="00B11849" w:rsidRPr="007E7D05" w:rsidDel="00DD7382" w:rsidRDefault="00B11849" w:rsidP="00974BFE">
      <w:pPr>
        <w:jc w:val="both"/>
        <w:rPr>
          <w:del w:id="355" w:author="Dell" w:date="2026-08-01T10:07:00Z"/>
          <w:rFonts w:cstheme="minorHAnsi"/>
          <w:bCs/>
          <w:color w:val="000000" w:themeColor="text1"/>
        </w:rPr>
      </w:pPr>
      <w:commentRangeStart w:id="356"/>
      <w:del w:id="357" w:author="Dell" w:date="2026-08-01T10:07:00Z">
        <w:r w:rsidRPr="007E7D05" w:rsidDel="00DD7382">
          <w:rPr>
            <w:rFonts w:cstheme="minorHAnsi"/>
            <w:bCs/>
            <w:color w:val="000000" w:themeColor="text1"/>
          </w:rPr>
          <w:delText>These variables exhibit severe multicollinearity (VIF &gt; 10), which is expected as they all track the same underlying digitalization trend over the period rather than testing each dimension separately or forcing all of them into an over-specified regression, we combine them into a single composite index via PCA. The first principal component explains 81.9</w:delText>
        </w:r>
      </w:del>
      <w:ins w:id="358" w:author="Microsoft Office User" w:date="2026-07-30T21:25:00Z">
        <w:del w:id="359" w:author="Dell" w:date="2026-08-01T10:07:00Z">
          <w:r w:rsidR="00A776A5" w:rsidRPr="007E7D05" w:rsidDel="00DD7382">
            <w:rPr>
              <w:rFonts w:cstheme="minorHAnsi"/>
              <w:bCs/>
              <w:color w:val="000000" w:themeColor="text1"/>
            </w:rPr>
            <w:delText xml:space="preserve"> </w:delText>
          </w:r>
        </w:del>
      </w:ins>
      <w:del w:id="360" w:author="Dell" w:date="2026-08-01T10:07:00Z">
        <w:r w:rsidRPr="007E7D05" w:rsidDel="00DD7382">
          <w:rPr>
            <w:rFonts w:cstheme="minorHAnsi"/>
            <w:bCs/>
            <w:color w:val="000000" w:themeColor="text1"/>
          </w:rPr>
          <w:delText xml:space="preserve">% </w:delText>
        </w:r>
      </w:del>
      <w:ins w:id="361" w:author="Microsoft Office User" w:date="2026-07-30T21:25:00Z">
        <w:del w:id="362" w:author="Dell" w:date="2026-08-01T10:07:00Z">
          <w:r w:rsidR="00A776A5" w:rsidRPr="007E7D05" w:rsidDel="00DD7382">
            <w:rPr>
              <w:rFonts w:cstheme="minorHAnsi"/>
              <w:bCs/>
              <w:color w:val="000000" w:themeColor="text1"/>
            </w:rPr>
            <w:delText xml:space="preserve">percent </w:delText>
          </w:r>
        </w:del>
      </w:ins>
      <w:del w:id="363" w:author="Dell" w:date="2026-08-01T10:07:00Z">
        <w:r w:rsidRPr="007E7D05" w:rsidDel="00DD7382">
          <w:rPr>
            <w:rFonts w:cstheme="minorHAnsi"/>
            <w:bCs/>
            <w:color w:val="000000" w:themeColor="text1"/>
          </w:rPr>
          <w:delText>of the total variance, with loadings distributed across all four indicators.</w:delText>
        </w:r>
        <w:commentRangeEnd w:id="356"/>
        <w:r w:rsidR="00A776A5" w:rsidRPr="007E7D05" w:rsidDel="00DD7382">
          <w:rPr>
            <w:rStyle w:val="CommentReference"/>
            <w:color w:val="000000" w:themeColor="text1"/>
          </w:rPr>
          <w:commentReference w:id="356"/>
        </w:r>
      </w:del>
    </w:p>
    <w:p w14:paraId="449FED3D" w14:textId="7B1B4A63" w:rsidR="00B11849" w:rsidRPr="007E7D05" w:rsidDel="00FE6F19" w:rsidRDefault="00B11849" w:rsidP="00974BFE">
      <w:pPr>
        <w:jc w:val="both"/>
        <w:rPr>
          <w:del w:id="364" w:author="Microsoft Office User" w:date="2026-07-30T21:16:00Z"/>
          <w:rFonts w:cstheme="minorHAnsi"/>
          <w:bCs/>
          <w:color w:val="000000" w:themeColor="text1"/>
        </w:rPr>
      </w:pPr>
    </w:p>
    <w:p w14:paraId="7E8DBFA6" w14:textId="6101B3BF" w:rsidR="00B11849" w:rsidRPr="007E7D05" w:rsidDel="00FE6F19" w:rsidRDefault="00B11849" w:rsidP="00974BFE">
      <w:pPr>
        <w:jc w:val="both"/>
        <w:rPr>
          <w:del w:id="365" w:author="Microsoft Office User" w:date="2026-07-30T21:16:00Z"/>
          <w:rFonts w:cstheme="minorHAnsi"/>
          <w:bCs/>
          <w:color w:val="000000" w:themeColor="text1"/>
        </w:rPr>
      </w:pPr>
    </w:p>
    <w:p w14:paraId="4BAC7CD0" w14:textId="195982ED" w:rsidR="00C45002" w:rsidRPr="007E7D05" w:rsidDel="00FE6F19" w:rsidRDefault="00C45002" w:rsidP="00974BFE">
      <w:pPr>
        <w:jc w:val="both"/>
        <w:rPr>
          <w:del w:id="366" w:author="Microsoft Office User" w:date="2026-07-30T21:16:00Z"/>
          <w:rFonts w:cstheme="minorHAnsi"/>
          <w:bCs/>
          <w:color w:val="000000" w:themeColor="text1"/>
        </w:rPr>
      </w:pPr>
    </w:p>
    <w:p w14:paraId="63218B32" w14:textId="14635A25" w:rsidR="00B11849" w:rsidRPr="007E7D05" w:rsidDel="00D60CAF" w:rsidRDefault="00B11849" w:rsidP="00E35E68">
      <w:pPr>
        <w:pStyle w:val="Caption"/>
        <w:keepNext/>
        <w:jc w:val="center"/>
        <w:rPr>
          <w:del w:id="367" w:author="Dell" w:date="2026-08-01T13:54:00Z"/>
          <w:b/>
          <w:i w:val="0"/>
          <w:color w:val="000000" w:themeColor="text1"/>
          <w:rPrChange w:id="368" w:author="Dell" w:date="2026-08-01T10:07:00Z">
            <w:rPr>
              <w:del w:id="369" w:author="Dell" w:date="2026-08-01T13:54:00Z"/>
              <w:b/>
              <w:color w:val="000000" w:themeColor="text1"/>
            </w:rPr>
          </w:rPrChange>
        </w:rPr>
      </w:pPr>
      <w:del w:id="370" w:author="Dell" w:date="2026-08-01T13:54:00Z">
        <w:r w:rsidRPr="007E7D05" w:rsidDel="00D60CAF">
          <w:rPr>
            <w:b/>
            <w:i w:val="0"/>
            <w:color w:val="000000" w:themeColor="text1"/>
          </w:rPr>
          <w:delText xml:space="preserve">Table </w:delText>
        </w:r>
        <w:r w:rsidRPr="007E7D05" w:rsidDel="00D60CAF">
          <w:rPr>
            <w:b/>
            <w:i w:val="0"/>
            <w:color w:val="000000" w:themeColor="text1"/>
            <w:rPrChange w:id="371" w:author="Dell" w:date="2026-08-01T10:07:00Z">
              <w:rPr>
                <w:b/>
                <w:i w:val="0"/>
                <w:color w:val="000000" w:themeColor="text1"/>
              </w:rPr>
            </w:rPrChange>
          </w:rPr>
          <w:fldChar w:fldCharType="begin"/>
        </w:r>
        <w:r w:rsidRPr="007E7D05" w:rsidDel="00D60CAF">
          <w:rPr>
            <w:b/>
            <w:i w:val="0"/>
            <w:color w:val="000000" w:themeColor="text1"/>
          </w:rPr>
          <w:delInstrText xml:space="preserve"> SEQ Table \* ARABIC </w:delInstrText>
        </w:r>
        <w:r w:rsidRPr="007E7D05" w:rsidDel="00D60CAF">
          <w:rPr>
            <w:b/>
            <w:i w:val="0"/>
            <w:color w:val="000000" w:themeColor="text1"/>
            <w:rPrChange w:id="372" w:author="Dell" w:date="2026-08-01T10:07:00Z">
              <w:rPr>
                <w:b/>
                <w:i w:val="0"/>
                <w:color w:val="000000" w:themeColor="text1"/>
              </w:rPr>
            </w:rPrChange>
          </w:rPr>
          <w:fldChar w:fldCharType="separate"/>
        </w:r>
        <w:r w:rsidRPr="007E7D05" w:rsidDel="00D60CAF">
          <w:rPr>
            <w:b/>
            <w:i w:val="0"/>
            <w:noProof/>
            <w:color w:val="000000" w:themeColor="text1"/>
          </w:rPr>
          <w:delText>1</w:delText>
        </w:r>
        <w:r w:rsidRPr="007E7D05" w:rsidDel="00D60CAF">
          <w:rPr>
            <w:b/>
            <w:i w:val="0"/>
            <w:color w:val="000000" w:themeColor="text1"/>
            <w:rPrChange w:id="373" w:author="Dell" w:date="2026-08-01T10:07:00Z">
              <w:rPr>
                <w:b/>
                <w:i w:val="0"/>
                <w:color w:val="000000" w:themeColor="text1"/>
              </w:rPr>
            </w:rPrChange>
          </w:rPr>
          <w:fldChar w:fldCharType="end"/>
        </w:r>
        <w:r w:rsidRPr="007E7D05" w:rsidDel="00D60CAF">
          <w:rPr>
            <w:b/>
            <w:i w:val="0"/>
            <w:color w:val="000000" w:themeColor="text1"/>
          </w:rPr>
          <w:delText>: Variables definition and sources</w:delText>
        </w:r>
      </w:del>
    </w:p>
    <w:tbl>
      <w:tblPr>
        <w:tblStyle w:val="TableGrid"/>
        <w:tblW w:w="9843" w:type="dxa"/>
        <w:tblLook w:val="04A0" w:firstRow="1" w:lastRow="0" w:firstColumn="1" w:lastColumn="0" w:noHBand="0" w:noVBand="1"/>
        <w:tblPrChange w:id="374" w:author="Dell" w:date="2026-08-01T13:54:00Z">
          <w:tblPr>
            <w:tblStyle w:val="TableGrid"/>
            <w:tblW w:w="9843" w:type="dxa"/>
            <w:tblLook w:val="04A0" w:firstRow="1" w:lastRow="0" w:firstColumn="1" w:lastColumn="0" w:noHBand="0" w:noVBand="1"/>
          </w:tblPr>
        </w:tblPrChange>
      </w:tblPr>
      <w:tblGrid>
        <w:gridCol w:w="1737"/>
        <w:gridCol w:w="6448"/>
        <w:gridCol w:w="1658"/>
        <w:tblGridChange w:id="375">
          <w:tblGrid>
            <w:gridCol w:w="1737"/>
            <w:gridCol w:w="6448"/>
            <w:gridCol w:w="1658"/>
          </w:tblGrid>
        </w:tblGridChange>
      </w:tblGrid>
      <w:tr w:rsidR="00B11849" w:rsidRPr="007E7D05" w:rsidDel="00D60CAF" w14:paraId="609B4F68" w14:textId="107E069A" w:rsidTr="00D60CAF">
        <w:trPr>
          <w:trHeight w:val="367"/>
          <w:del w:id="376" w:author="Dell" w:date="2026-08-01T13:54:00Z"/>
          <w:trPrChange w:id="377" w:author="Dell" w:date="2026-08-01T13:54:00Z">
            <w:trPr>
              <w:trHeight w:val="367"/>
            </w:trPr>
          </w:trPrChange>
        </w:trPr>
        <w:tc>
          <w:tcPr>
            <w:tcW w:w="0" w:type="auto"/>
            <w:tcPrChange w:id="378" w:author="Dell" w:date="2026-08-01T13:54:00Z">
              <w:tcPr>
                <w:tcW w:w="0" w:type="auto"/>
              </w:tcPr>
            </w:tcPrChange>
          </w:tcPr>
          <w:p w14:paraId="31B35792" w14:textId="67C5AD64" w:rsidR="00B11849" w:rsidRPr="007E7D05" w:rsidDel="00D60CAF" w:rsidRDefault="00B11849" w:rsidP="00B11849">
            <w:pPr>
              <w:spacing w:after="160" w:line="259" w:lineRule="auto"/>
              <w:jc w:val="both"/>
              <w:rPr>
                <w:del w:id="379" w:author="Dell" w:date="2026-08-01T13:54:00Z"/>
                <w:rFonts w:cstheme="minorHAnsi"/>
                <w:b/>
                <w:bCs/>
                <w:color w:val="000000" w:themeColor="text1"/>
              </w:rPr>
            </w:pPr>
            <w:del w:id="380" w:author="Dell" w:date="2026-08-01T13:54:00Z">
              <w:r w:rsidRPr="007E7D05" w:rsidDel="00D60CAF">
                <w:rPr>
                  <w:rFonts w:cstheme="minorHAnsi"/>
                  <w:b/>
                  <w:bCs/>
                  <w:color w:val="000000" w:themeColor="text1"/>
                </w:rPr>
                <w:delText>Variable</w:delText>
              </w:r>
            </w:del>
          </w:p>
        </w:tc>
        <w:tc>
          <w:tcPr>
            <w:tcW w:w="6448" w:type="dxa"/>
            <w:tcPrChange w:id="381" w:author="Dell" w:date="2026-08-01T13:54:00Z">
              <w:tcPr>
                <w:tcW w:w="6448" w:type="dxa"/>
              </w:tcPr>
            </w:tcPrChange>
          </w:tcPr>
          <w:p w14:paraId="4833507C" w14:textId="2599C520" w:rsidR="00B11849" w:rsidRPr="007E7D05" w:rsidDel="00D60CAF" w:rsidRDefault="00B11849" w:rsidP="00B11849">
            <w:pPr>
              <w:spacing w:after="160" w:line="259" w:lineRule="auto"/>
              <w:jc w:val="both"/>
              <w:rPr>
                <w:del w:id="382" w:author="Dell" w:date="2026-08-01T13:54:00Z"/>
                <w:rFonts w:cstheme="minorHAnsi"/>
                <w:b/>
                <w:bCs/>
                <w:color w:val="000000" w:themeColor="text1"/>
              </w:rPr>
            </w:pPr>
            <w:del w:id="383" w:author="Dell" w:date="2026-08-01T13:54:00Z">
              <w:r w:rsidRPr="007E7D05" w:rsidDel="00D60CAF">
                <w:rPr>
                  <w:rFonts w:cstheme="minorHAnsi"/>
                  <w:b/>
                  <w:bCs/>
                  <w:color w:val="000000" w:themeColor="text1"/>
                </w:rPr>
                <w:delText>Definition</w:delText>
              </w:r>
            </w:del>
          </w:p>
        </w:tc>
        <w:tc>
          <w:tcPr>
            <w:tcW w:w="1658" w:type="dxa"/>
            <w:tcPrChange w:id="384" w:author="Dell" w:date="2026-08-01T13:54:00Z">
              <w:tcPr>
                <w:tcW w:w="1658" w:type="dxa"/>
              </w:tcPr>
            </w:tcPrChange>
          </w:tcPr>
          <w:p w14:paraId="73A373B8" w14:textId="172C1067" w:rsidR="00B11849" w:rsidRPr="007E7D05" w:rsidDel="00D60CAF" w:rsidRDefault="00B11849" w:rsidP="00B11849">
            <w:pPr>
              <w:spacing w:after="160" w:line="259" w:lineRule="auto"/>
              <w:jc w:val="both"/>
              <w:rPr>
                <w:del w:id="385" w:author="Dell" w:date="2026-08-01T13:54:00Z"/>
                <w:rFonts w:cstheme="minorHAnsi"/>
                <w:b/>
                <w:bCs/>
                <w:color w:val="000000" w:themeColor="text1"/>
              </w:rPr>
            </w:pPr>
            <w:del w:id="386" w:author="Dell" w:date="2026-08-01T13:54:00Z">
              <w:r w:rsidRPr="007E7D05" w:rsidDel="00D60CAF">
                <w:rPr>
                  <w:rFonts w:cstheme="minorHAnsi"/>
                  <w:b/>
                  <w:bCs/>
                  <w:color w:val="000000" w:themeColor="text1"/>
                </w:rPr>
                <w:delText>Source</w:delText>
              </w:r>
            </w:del>
          </w:p>
        </w:tc>
      </w:tr>
      <w:tr w:rsidR="00B11849" w:rsidRPr="007E7D05" w:rsidDel="00D60CAF" w14:paraId="3DF8804D" w14:textId="413D1CEB" w:rsidTr="00D60CAF">
        <w:trPr>
          <w:trHeight w:val="278"/>
          <w:del w:id="387" w:author="Dell" w:date="2026-08-01T13:54:00Z"/>
          <w:trPrChange w:id="388" w:author="Dell" w:date="2026-08-01T13:54:00Z">
            <w:trPr>
              <w:trHeight w:val="278"/>
            </w:trPr>
          </w:trPrChange>
        </w:trPr>
        <w:tc>
          <w:tcPr>
            <w:tcW w:w="0" w:type="auto"/>
            <w:gridSpan w:val="3"/>
            <w:tcPrChange w:id="389" w:author="Dell" w:date="2026-08-01T13:54:00Z">
              <w:tcPr>
                <w:tcW w:w="0" w:type="auto"/>
                <w:gridSpan w:val="3"/>
              </w:tcPr>
            </w:tcPrChange>
          </w:tcPr>
          <w:p w14:paraId="79654AEE" w14:textId="4DD00ADA" w:rsidR="00B11849" w:rsidRPr="007E7D05" w:rsidDel="00D60CAF" w:rsidRDefault="00B11849" w:rsidP="00B11849">
            <w:pPr>
              <w:spacing w:after="160" w:line="259" w:lineRule="auto"/>
              <w:jc w:val="both"/>
              <w:rPr>
                <w:del w:id="390" w:author="Dell" w:date="2026-08-01T13:54:00Z"/>
                <w:rFonts w:cstheme="minorHAnsi"/>
                <w:bCs/>
                <w:color w:val="000000" w:themeColor="text1"/>
              </w:rPr>
            </w:pPr>
            <w:del w:id="391" w:author="Dell" w:date="2026-08-01T13:54:00Z">
              <w:r w:rsidRPr="007E7D05" w:rsidDel="00D60CAF">
                <w:rPr>
                  <w:rFonts w:cstheme="minorHAnsi"/>
                  <w:b/>
                  <w:bCs/>
                  <w:color w:val="000000" w:themeColor="text1"/>
                </w:rPr>
                <w:delText>Dependent variable</w:delText>
              </w:r>
            </w:del>
          </w:p>
        </w:tc>
      </w:tr>
      <w:tr w:rsidR="00B11849" w:rsidRPr="007E7D05" w:rsidDel="00D60CAF" w14:paraId="54056782" w14:textId="3CC4393B" w:rsidTr="00D60CAF">
        <w:trPr>
          <w:trHeight w:val="188"/>
          <w:del w:id="392" w:author="Dell" w:date="2026-08-01T13:54:00Z"/>
          <w:trPrChange w:id="393" w:author="Dell" w:date="2026-08-01T13:54:00Z">
            <w:trPr>
              <w:trHeight w:val="188"/>
            </w:trPr>
          </w:trPrChange>
        </w:trPr>
        <w:tc>
          <w:tcPr>
            <w:tcW w:w="0" w:type="auto"/>
            <w:tcPrChange w:id="394" w:author="Dell" w:date="2026-08-01T13:54:00Z">
              <w:tcPr>
                <w:tcW w:w="0" w:type="auto"/>
              </w:tcPr>
            </w:tcPrChange>
          </w:tcPr>
          <w:p w14:paraId="015EDCEC" w14:textId="608B4766" w:rsidR="00B11849" w:rsidRPr="007E7D05" w:rsidDel="00D60CAF" w:rsidRDefault="00B11849" w:rsidP="00B11849">
            <w:pPr>
              <w:spacing w:after="160" w:line="259" w:lineRule="auto"/>
              <w:jc w:val="both"/>
              <w:rPr>
                <w:del w:id="395" w:author="Dell" w:date="2026-08-01T13:54:00Z"/>
                <w:rFonts w:cstheme="minorHAnsi"/>
                <w:bCs/>
                <w:color w:val="000000" w:themeColor="text1"/>
              </w:rPr>
            </w:pPr>
            <w:del w:id="396" w:author="Dell" w:date="2026-08-01T13:54:00Z">
              <w:r w:rsidRPr="007E7D05" w:rsidDel="00D60CAF">
                <w:rPr>
                  <w:rFonts w:cstheme="minorHAnsi"/>
                  <w:b/>
                  <w:bCs/>
                  <w:color w:val="000000" w:themeColor="text1"/>
                </w:rPr>
                <w:delText>NBD</w:delText>
              </w:r>
            </w:del>
          </w:p>
        </w:tc>
        <w:tc>
          <w:tcPr>
            <w:tcW w:w="6448" w:type="dxa"/>
            <w:tcPrChange w:id="397" w:author="Dell" w:date="2026-08-01T13:54:00Z">
              <w:tcPr>
                <w:tcW w:w="6448" w:type="dxa"/>
              </w:tcPr>
            </w:tcPrChange>
          </w:tcPr>
          <w:p w14:paraId="2F4E0022" w14:textId="5A3F00B3" w:rsidR="00B11849" w:rsidRPr="007E7D05" w:rsidDel="00D60CAF" w:rsidRDefault="00B11849" w:rsidP="00B11849">
            <w:pPr>
              <w:spacing w:after="160" w:line="259" w:lineRule="auto"/>
              <w:jc w:val="both"/>
              <w:rPr>
                <w:del w:id="398" w:author="Dell" w:date="2026-08-01T13:54:00Z"/>
                <w:rFonts w:cstheme="minorHAnsi"/>
                <w:bCs/>
                <w:color w:val="000000" w:themeColor="text1"/>
              </w:rPr>
            </w:pPr>
            <w:del w:id="399" w:author="Dell" w:date="2026-08-01T13:54:00Z">
              <w:r w:rsidRPr="007E7D05" w:rsidDel="00D60CAF">
                <w:rPr>
                  <w:rFonts w:cstheme="minorHAnsi"/>
                  <w:bCs/>
                  <w:color w:val="000000" w:themeColor="text1"/>
                </w:rPr>
                <w:delText>New business density which is new business registrations per 1,000 people ages 15–64</w:delText>
              </w:r>
            </w:del>
          </w:p>
        </w:tc>
        <w:tc>
          <w:tcPr>
            <w:tcW w:w="1658" w:type="dxa"/>
            <w:tcPrChange w:id="400" w:author="Dell" w:date="2026-08-01T13:54:00Z">
              <w:tcPr>
                <w:tcW w:w="1658" w:type="dxa"/>
              </w:tcPr>
            </w:tcPrChange>
          </w:tcPr>
          <w:p w14:paraId="5E67ED3F" w14:textId="3E0ABB67" w:rsidR="00B11849" w:rsidRPr="007E7D05" w:rsidDel="00D60CAF" w:rsidRDefault="00B11849">
            <w:pPr>
              <w:spacing w:after="160" w:line="259" w:lineRule="auto"/>
              <w:jc w:val="both"/>
              <w:rPr>
                <w:del w:id="401" w:author="Dell" w:date="2026-08-01T13:54:00Z"/>
                <w:rFonts w:cstheme="minorHAnsi"/>
                <w:bCs/>
                <w:color w:val="000000" w:themeColor="text1"/>
              </w:rPr>
            </w:pPr>
            <w:del w:id="402" w:author="Dell" w:date="2026-08-01T13:54:00Z">
              <w:r w:rsidRPr="007E7D05" w:rsidDel="00D60CAF">
                <w:rPr>
                  <w:rFonts w:cstheme="minorHAnsi"/>
                  <w:bCs/>
                  <w:color w:val="000000" w:themeColor="text1"/>
                </w:rPr>
                <w:delText xml:space="preserve">World Bank </w:delText>
              </w:r>
            </w:del>
          </w:p>
        </w:tc>
      </w:tr>
      <w:tr w:rsidR="00B11849" w:rsidRPr="007E7D05" w:rsidDel="00D60CAF" w14:paraId="3531C374" w14:textId="463ED346" w:rsidTr="00D60CAF">
        <w:trPr>
          <w:trHeight w:val="341"/>
          <w:del w:id="403" w:author="Dell" w:date="2026-08-01T13:54:00Z"/>
          <w:trPrChange w:id="404" w:author="Dell" w:date="2026-08-01T13:54:00Z">
            <w:trPr>
              <w:trHeight w:val="341"/>
            </w:trPr>
          </w:trPrChange>
        </w:trPr>
        <w:tc>
          <w:tcPr>
            <w:tcW w:w="0" w:type="auto"/>
            <w:gridSpan w:val="3"/>
            <w:tcPrChange w:id="405" w:author="Dell" w:date="2026-08-01T13:54:00Z">
              <w:tcPr>
                <w:tcW w:w="0" w:type="auto"/>
                <w:gridSpan w:val="3"/>
              </w:tcPr>
            </w:tcPrChange>
          </w:tcPr>
          <w:p w14:paraId="49EA1B9A" w14:textId="4ED46BF7" w:rsidR="00B11849" w:rsidRPr="007E7D05" w:rsidDel="00D60CAF" w:rsidRDefault="00B11849" w:rsidP="00B11849">
            <w:pPr>
              <w:spacing w:after="160" w:line="259" w:lineRule="auto"/>
              <w:jc w:val="both"/>
              <w:rPr>
                <w:del w:id="406" w:author="Dell" w:date="2026-08-01T13:54:00Z"/>
                <w:rFonts w:cstheme="minorHAnsi"/>
                <w:bCs/>
                <w:color w:val="000000" w:themeColor="text1"/>
              </w:rPr>
            </w:pPr>
            <w:del w:id="407" w:author="Dell" w:date="2026-08-01T13:54:00Z">
              <w:r w:rsidRPr="007E7D05" w:rsidDel="00D60CAF">
                <w:rPr>
                  <w:rFonts w:cstheme="minorHAnsi"/>
                  <w:b/>
                  <w:bCs/>
                  <w:color w:val="000000" w:themeColor="text1"/>
                </w:rPr>
                <w:delText>Independent variables (Digital Transformation)</w:delText>
              </w:r>
            </w:del>
          </w:p>
        </w:tc>
      </w:tr>
      <w:tr w:rsidR="00B11849" w:rsidRPr="007E7D05" w:rsidDel="00D60CAF" w14:paraId="346F2DB6" w14:textId="1B09E8B4" w:rsidTr="00D60CAF">
        <w:trPr>
          <w:trHeight w:val="89"/>
          <w:del w:id="408" w:author="Dell" w:date="2026-08-01T13:54:00Z"/>
          <w:trPrChange w:id="409" w:author="Dell" w:date="2026-08-01T13:54:00Z">
            <w:trPr>
              <w:trHeight w:val="89"/>
            </w:trPr>
          </w:trPrChange>
        </w:trPr>
        <w:tc>
          <w:tcPr>
            <w:tcW w:w="0" w:type="auto"/>
            <w:tcPrChange w:id="410" w:author="Dell" w:date="2026-08-01T13:54:00Z">
              <w:tcPr>
                <w:tcW w:w="0" w:type="auto"/>
              </w:tcPr>
            </w:tcPrChange>
          </w:tcPr>
          <w:p w14:paraId="5124112E" w14:textId="733BF786" w:rsidR="00B11849" w:rsidRPr="007E7D05" w:rsidDel="00D60CAF" w:rsidRDefault="00B11849" w:rsidP="00B11849">
            <w:pPr>
              <w:spacing w:after="160" w:line="259" w:lineRule="auto"/>
              <w:jc w:val="both"/>
              <w:rPr>
                <w:del w:id="411" w:author="Dell" w:date="2026-08-01T13:54:00Z"/>
                <w:rFonts w:cstheme="minorHAnsi"/>
                <w:bCs/>
                <w:color w:val="000000" w:themeColor="text1"/>
              </w:rPr>
            </w:pPr>
            <w:del w:id="412" w:author="Dell" w:date="2026-08-01T13:54:00Z">
              <w:r w:rsidRPr="007E7D05" w:rsidDel="00D60CAF">
                <w:rPr>
                  <w:rFonts w:cstheme="minorHAnsi"/>
                  <w:b/>
                  <w:bCs/>
                  <w:color w:val="000000" w:themeColor="text1"/>
                </w:rPr>
                <w:delText>Internet</w:delText>
              </w:r>
            </w:del>
          </w:p>
        </w:tc>
        <w:tc>
          <w:tcPr>
            <w:tcW w:w="6448" w:type="dxa"/>
            <w:tcPrChange w:id="413" w:author="Dell" w:date="2026-08-01T13:54:00Z">
              <w:tcPr>
                <w:tcW w:w="6448" w:type="dxa"/>
              </w:tcPr>
            </w:tcPrChange>
          </w:tcPr>
          <w:p w14:paraId="6FB3FBF5" w14:textId="5E93BA60" w:rsidR="00B11849" w:rsidRPr="007E7D05" w:rsidDel="00D60CAF" w:rsidRDefault="00B11849" w:rsidP="00B11849">
            <w:pPr>
              <w:spacing w:after="160" w:line="259" w:lineRule="auto"/>
              <w:jc w:val="both"/>
              <w:rPr>
                <w:del w:id="414" w:author="Dell" w:date="2026-08-01T13:54:00Z"/>
                <w:rFonts w:cstheme="minorHAnsi"/>
                <w:bCs/>
                <w:color w:val="000000" w:themeColor="text1"/>
              </w:rPr>
            </w:pPr>
            <w:del w:id="415" w:author="Dell" w:date="2026-08-01T13:54:00Z">
              <w:r w:rsidRPr="007E7D05" w:rsidDel="00D60CAF">
                <w:rPr>
                  <w:rFonts w:cstheme="minorHAnsi"/>
                  <w:bCs/>
                  <w:color w:val="000000" w:themeColor="text1"/>
                </w:rPr>
                <w:delText xml:space="preserve">Individuals using the </w:delText>
              </w:r>
            </w:del>
            <w:del w:id="416" w:author="Dell" w:date="2026-08-01T09:59:00Z">
              <w:r w:rsidRPr="007E7D05" w:rsidDel="00A47692">
                <w:rPr>
                  <w:rFonts w:cstheme="minorHAnsi"/>
                  <w:bCs/>
                  <w:color w:val="000000" w:themeColor="text1"/>
                </w:rPr>
                <w:delText>I</w:delText>
              </w:r>
            </w:del>
            <w:del w:id="417" w:author="Dell" w:date="2026-08-01T13:54:00Z">
              <w:r w:rsidRPr="007E7D05" w:rsidDel="00D60CAF">
                <w:rPr>
                  <w:rFonts w:cstheme="minorHAnsi"/>
                  <w:bCs/>
                  <w:color w:val="000000" w:themeColor="text1"/>
                </w:rPr>
                <w:delText>nternet (% of population)</w:delText>
              </w:r>
            </w:del>
          </w:p>
        </w:tc>
        <w:tc>
          <w:tcPr>
            <w:tcW w:w="1658" w:type="dxa"/>
            <w:tcPrChange w:id="418" w:author="Dell" w:date="2026-08-01T13:54:00Z">
              <w:tcPr>
                <w:tcW w:w="1658" w:type="dxa"/>
              </w:tcPr>
            </w:tcPrChange>
          </w:tcPr>
          <w:p w14:paraId="66D5D592" w14:textId="6461E7E3" w:rsidR="00B11849" w:rsidRPr="007E7D05" w:rsidDel="00D60CAF" w:rsidRDefault="00A72A0C">
            <w:pPr>
              <w:spacing w:after="160" w:line="259" w:lineRule="auto"/>
              <w:jc w:val="both"/>
              <w:rPr>
                <w:del w:id="419" w:author="Dell" w:date="2026-08-01T13:54:00Z"/>
                <w:rFonts w:cstheme="minorHAnsi"/>
                <w:bCs/>
                <w:color w:val="000000" w:themeColor="text1"/>
              </w:rPr>
            </w:pPr>
            <w:del w:id="420" w:author="Dell" w:date="2026-08-01T13:54:00Z">
              <w:r w:rsidRPr="007E7D05" w:rsidDel="00D60CAF">
                <w:rPr>
                  <w:rFonts w:cstheme="minorHAnsi"/>
                  <w:bCs/>
                  <w:color w:val="000000" w:themeColor="text1"/>
                </w:rPr>
                <w:delText xml:space="preserve">World Bank </w:delText>
              </w:r>
            </w:del>
          </w:p>
        </w:tc>
      </w:tr>
      <w:tr w:rsidR="00B11849" w:rsidRPr="007E7D05" w:rsidDel="00D60CAF" w14:paraId="5169D236" w14:textId="1D508910" w:rsidTr="00D60CAF">
        <w:trPr>
          <w:trHeight w:val="188"/>
          <w:del w:id="421" w:author="Dell" w:date="2026-08-01T13:54:00Z"/>
          <w:trPrChange w:id="422" w:author="Dell" w:date="2026-08-01T13:54:00Z">
            <w:trPr>
              <w:trHeight w:val="188"/>
            </w:trPr>
          </w:trPrChange>
        </w:trPr>
        <w:tc>
          <w:tcPr>
            <w:tcW w:w="0" w:type="auto"/>
            <w:tcPrChange w:id="423" w:author="Dell" w:date="2026-08-01T13:54:00Z">
              <w:tcPr>
                <w:tcW w:w="0" w:type="auto"/>
              </w:tcPr>
            </w:tcPrChange>
          </w:tcPr>
          <w:p w14:paraId="283979A2" w14:textId="6630F0D1" w:rsidR="00B11849" w:rsidRPr="007E7D05" w:rsidDel="00D60CAF" w:rsidRDefault="00B11849" w:rsidP="00B11849">
            <w:pPr>
              <w:spacing w:after="160" w:line="259" w:lineRule="auto"/>
              <w:jc w:val="both"/>
              <w:rPr>
                <w:del w:id="424" w:author="Dell" w:date="2026-08-01T13:54:00Z"/>
                <w:rFonts w:cstheme="minorHAnsi"/>
                <w:bCs/>
                <w:color w:val="000000" w:themeColor="text1"/>
              </w:rPr>
            </w:pPr>
            <w:del w:id="425" w:author="Dell" w:date="2026-08-01T13:54:00Z">
              <w:r w:rsidRPr="007E7D05" w:rsidDel="00D60CAF">
                <w:rPr>
                  <w:rFonts w:cstheme="minorHAnsi"/>
                  <w:b/>
                  <w:bCs/>
                  <w:color w:val="000000" w:themeColor="text1"/>
                </w:rPr>
                <w:delText>Broadband</w:delText>
              </w:r>
            </w:del>
          </w:p>
        </w:tc>
        <w:tc>
          <w:tcPr>
            <w:tcW w:w="6448" w:type="dxa"/>
            <w:tcPrChange w:id="426" w:author="Dell" w:date="2026-08-01T13:54:00Z">
              <w:tcPr>
                <w:tcW w:w="6448" w:type="dxa"/>
              </w:tcPr>
            </w:tcPrChange>
          </w:tcPr>
          <w:p w14:paraId="3FFBFF83" w14:textId="7E93814D" w:rsidR="00B11849" w:rsidRPr="007E7D05" w:rsidDel="00D60CAF" w:rsidRDefault="00B11849" w:rsidP="00B11849">
            <w:pPr>
              <w:spacing w:after="160" w:line="259" w:lineRule="auto"/>
              <w:jc w:val="both"/>
              <w:rPr>
                <w:del w:id="427" w:author="Dell" w:date="2026-08-01T13:54:00Z"/>
                <w:rFonts w:cstheme="minorHAnsi"/>
                <w:bCs/>
                <w:color w:val="000000" w:themeColor="text1"/>
              </w:rPr>
            </w:pPr>
            <w:del w:id="428" w:author="Dell" w:date="2026-08-01T13:54:00Z">
              <w:r w:rsidRPr="007E7D05" w:rsidDel="00D60CAF">
                <w:rPr>
                  <w:rFonts w:cstheme="minorHAnsi"/>
                  <w:bCs/>
                  <w:color w:val="000000" w:themeColor="text1"/>
                </w:rPr>
                <w:delText>Fixed broadband subscriptions (per 100 people)</w:delText>
              </w:r>
            </w:del>
          </w:p>
        </w:tc>
        <w:tc>
          <w:tcPr>
            <w:tcW w:w="1658" w:type="dxa"/>
            <w:tcPrChange w:id="429" w:author="Dell" w:date="2026-08-01T13:54:00Z">
              <w:tcPr>
                <w:tcW w:w="1658" w:type="dxa"/>
              </w:tcPr>
            </w:tcPrChange>
          </w:tcPr>
          <w:p w14:paraId="41861F41" w14:textId="7BD45F14" w:rsidR="00B11849" w:rsidRPr="007E7D05" w:rsidDel="00D60CAF" w:rsidRDefault="00B11849">
            <w:pPr>
              <w:spacing w:after="160" w:line="259" w:lineRule="auto"/>
              <w:jc w:val="both"/>
              <w:rPr>
                <w:del w:id="430" w:author="Dell" w:date="2026-08-01T13:54:00Z"/>
                <w:rFonts w:cstheme="minorHAnsi"/>
                <w:bCs/>
                <w:color w:val="000000" w:themeColor="text1"/>
              </w:rPr>
            </w:pPr>
            <w:del w:id="431" w:author="Dell" w:date="2026-08-01T13:54:00Z">
              <w:r w:rsidRPr="007E7D05" w:rsidDel="00D60CAF">
                <w:rPr>
                  <w:rFonts w:cstheme="minorHAnsi"/>
                  <w:bCs/>
                  <w:color w:val="000000" w:themeColor="text1"/>
                </w:rPr>
                <w:delText xml:space="preserve">World Bank </w:delText>
              </w:r>
            </w:del>
          </w:p>
        </w:tc>
      </w:tr>
      <w:tr w:rsidR="00B11849" w:rsidRPr="007E7D05" w:rsidDel="00D60CAF" w14:paraId="3E07C8D0" w14:textId="09237358" w:rsidTr="00D60CAF">
        <w:trPr>
          <w:trHeight w:val="85"/>
          <w:del w:id="432" w:author="Dell" w:date="2026-08-01T13:54:00Z"/>
          <w:trPrChange w:id="433" w:author="Dell" w:date="2026-08-01T13:54:00Z">
            <w:trPr>
              <w:trHeight w:val="85"/>
            </w:trPr>
          </w:trPrChange>
        </w:trPr>
        <w:tc>
          <w:tcPr>
            <w:tcW w:w="0" w:type="auto"/>
            <w:tcPrChange w:id="434" w:author="Dell" w:date="2026-08-01T13:54:00Z">
              <w:tcPr>
                <w:tcW w:w="0" w:type="auto"/>
              </w:tcPr>
            </w:tcPrChange>
          </w:tcPr>
          <w:p w14:paraId="63B23409" w14:textId="35A6FBF6" w:rsidR="00B11849" w:rsidRPr="007E7D05" w:rsidDel="00D60CAF" w:rsidRDefault="00B11849" w:rsidP="00B11849">
            <w:pPr>
              <w:spacing w:after="160" w:line="259" w:lineRule="auto"/>
              <w:jc w:val="both"/>
              <w:rPr>
                <w:del w:id="435" w:author="Dell" w:date="2026-08-01T13:54:00Z"/>
                <w:rFonts w:cstheme="minorHAnsi"/>
                <w:bCs/>
                <w:color w:val="000000" w:themeColor="text1"/>
              </w:rPr>
            </w:pPr>
            <w:del w:id="436" w:author="Dell" w:date="2026-08-01T13:54:00Z">
              <w:r w:rsidRPr="007E7D05" w:rsidDel="00D60CAF">
                <w:rPr>
                  <w:rFonts w:cstheme="minorHAnsi"/>
                  <w:b/>
                  <w:bCs/>
                  <w:color w:val="000000" w:themeColor="text1"/>
                </w:rPr>
                <w:delText>Mobile</w:delText>
              </w:r>
            </w:del>
          </w:p>
        </w:tc>
        <w:tc>
          <w:tcPr>
            <w:tcW w:w="6448" w:type="dxa"/>
            <w:tcPrChange w:id="437" w:author="Dell" w:date="2026-08-01T13:54:00Z">
              <w:tcPr>
                <w:tcW w:w="6448" w:type="dxa"/>
              </w:tcPr>
            </w:tcPrChange>
          </w:tcPr>
          <w:p w14:paraId="468335FB" w14:textId="621CDB57" w:rsidR="00B11849" w:rsidRPr="007E7D05" w:rsidDel="00D60CAF" w:rsidRDefault="00B11849" w:rsidP="00B11849">
            <w:pPr>
              <w:spacing w:after="160" w:line="259" w:lineRule="auto"/>
              <w:jc w:val="both"/>
              <w:rPr>
                <w:del w:id="438" w:author="Dell" w:date="2026-08-01T13:54:00Z"/>
                <w:rFonts w:cstheme="minorHAnsi"/>
                <w:bCs/>
                <w:color w:val="000000" w:themeColor="text1"/>
              </w:rPr>
            </w:pPr>
            <w:del w:id="439" w:author="Dell" w:date="2026-08-01T13:54:00Z">
              <w:r w:rsidRPr="007E7D05" w:rsidDel="00D60CAF">
                <w:rPr>
                  <w:rFonts w:cstheme="minorHAnsi"/>
                  <w:bCs/>
                  <w:color w:val="000000" w:themeColor="text1"/>
                </w:rPr>
                <w:delText>Mobile cellular subscriptions (per 100 people)</w:delText>
              </w:r>
            </w:del>
          </w:p>
        </w:tc>
        <w:tc>
          <w:tcPr>
            <w:tcW w:w="1658" w:type="dxa"/>
            <w:tcPrChange w:id="440" w:author="Dell" w:date="2026-08-01T13:54:00Z">
              <w:tcPr>
                <w:tcW w:w="1658" w:type="dxa"/>
              </w:tcPr>
            </w:tcPrChange>
          </w:tcPr>
          <w:p w14:paraId="32BAA990" w14:textId="081783AF" w:rsidR="00B11849" w:rsidRPr="007E7D05" w:rsidDel="00D60CAF" w:rsidRDefault="00B11849">
            <w:pPr>
              <w:spacing w:after="160" w:line="259" w:lineRule="auto"/>
              <w:jc w:val="both"/>
              <w:rPr>
                <w:del w:id="441" w:author="Dell" w:date="2026-08-01T13:54:00Z"/>
                <w:rFonts w:cstheme="minorHAnsi"/>
                <w:bCs/>
                <w:color w:val="000000" w:themeColor="text1"/>
              </w:rPr>
            </w:pPr>
            <w:del w:id="442" w:author="Dell" w:date="2026-08-01T13:54:00Z">
              <w:r w:rsidRPr="007E7D05" w:rsidDel="00D60CAF">
                <w:rPr>
                  <w:rFonts w:cstheme="minorHAnsi"/>
                  <w:bCs/>
                  <w:color w:val="000000" w:themeColor="text1"/>
                </w:rPr>
                <w:delText xml:space="preserve">World Bank </w:delText>
              </w:r>
            </w:del>
          </w:p>
        </w:tc>
      </w:tr>
      <w:tr w:rsidR="00B11849" w:rsidRPr="007E7D05" w:rsidDel="00D60CAF" w14:paraId="7858499D" w14:textId="5A78BD19" w:rsidTr="00D60CAF">
        <w:trPr>
          <w:trHeight w:val="143"/>
          <w:del w:id="443" w:author="Dell" w:date="2026-08-01T13:54:00Z"/>
          <w:trPrChange w:id="444" w:author="Dell" w:date="2026-08-01T13:54:00Z">
            <w:trPr>
              <w:trHeight w:val="143"/>
            </w:trPr>
          </w:trPrChange>
        </w:trPr>
        <w:tc>
          <w:tcPr>
            <w:tcW w:w="0" w:type="auto"/>
            <w:tcPrChange w:id="445" w:author="Dell" w:date="2026-08-01T13:54:00Z">
              <w:tcPr>
                <w:tcW w:w="0" w:type="auto"/>
              </w:tcPr>
            </w:tcPrChange>
          </w:tcPr>
          <w:p w14:paraId="4BAFA2B0" w14:textId="300CB53C" w:rsidR="00B11849" w:rsidRPr="007E7D05" w:rsidDel="00D60CAF" w:rsidRDefault="00B11849" w:rsidP="00B11849">
            <w:pPr>
              <w:spacing w:after="160" w:line="259" w:lineRule="auto"/>
              <w:jc w:val="both"/>
              <w:rPr>
                <w:del w:id="446" w:author="Dell" w:date="2026-08-01T13:54:00Z"/>
                <w:rFonts w:cstheme="minorHAnsi"/>
                <w:bCs/>
                <w:color w:val="000000" w:themeColor="text1"/>
              </w:rPr>
            </w:pPr>
            <w:del w:id="447" w:author="Dell" w:date="2026-08-01T13:54:00Z">
              <w:r w:rsidRPr="007E7D05" w:rsidDel="00D60CAF">
                <w:rPr>
                  <w:rFonts w:cstheme="minorHAnsi"/>
                  <w:b/>
                  <w:bCs/>
                  <w:color w:val="000000" w:themeColor="text1"/>
                </w:rPr>
                <w:delText>ICT_Exports</w:delText>
              </w:r>
            </w:del>
          </w:p>
        </w:tc>
        <w:tc>
          <w:tcPr>
            <w:tcW w:w="6448" w:type="dxa"/>
            <w:tcPrChange w:id="448" w:author="Dell" w:date="2026-08-01T13:54:00Z">
              <w:tcPr>
                <w:tcW w:w="6448" w:type="dxa"/>
              </w:tcPr>
            </w:tcPrChange>
          </w:tcPr>
          <w:p w14:paraId="2C010C96" w14:textId="72919676" w:rsidR="00B11849" w:rsidRPr="007E7D05" w:rsidDel="00D60CAF" w:rsidRDefault="00B11849" w:rsidP="00B11849">
            <w:pPr>
              <w:spacing w:after="160" w:line="259" w:lineRule="auto"/>
              <w:jc w:val="both"/>
              <w:rPr>
                <w:del w:id="449" w:author="Dell" w:date="2026-08-01T13:54:00Z"/>
                <w:rFonts w:cstheme="minorHAnsi"/>
                <w:bCs/>
                <w:color w:val="000000" w:themeColor="text1"/>
              </w:rPr>
            </w:pPr>
            <w:del w:id="450" w:author="Dell" w:date="2026-08-01T13:54:00Z">
              <w:r w:rsidRPr="007E7D05" w:rsidDel="00D60CAF">
                <w:rPr>
                  <w:rFonts w:cstheme="minorHAnsi"/>
                  <w:bCs/>
                  <w:color w:val="000000" w:themeColor="text1"/>
                </w:rPr>
                <w:delText>ICT goods exports (% of total goods exports)</w:delText>
              </w:r>
            </w:del>
          </w:p>
        </w:tc>
        <w:tc>
          <w:tcPr>
            <w:tcW w:w="1658" w:type="dxa"/>
            <w:tcPrChange w:id="451" w:author="Dell" w:date="2026-08-01T13:54:00Z">
              <w:tcPr>
                <w:tcW w:w="1658" w:type="dxa"/>
              </w:tcPr>
            </w:tcPrChange>
          </w:tcPr>
          <w:p w14:paraId="3F4C9761" w14:textId="56461AA3" w:rsidR="00B11849" w:rsidRPr="007E7D05" w:rsidDel="00D60CAF" w:rsidRDefault="00B11849">
            <w:pPr>
              <w:spacing w:after="160" w:line="259" w:lineRule="auto"/>
              <w:jc w:val="both"/>
              <w:rPr>
                <w:del w:id="452" w:author="Dell" w:date="2026-08-01T13:54:00Z"/>
                <w:rFonts w:cstheme="minorHAnsi"/>
                <w:bCs/>
                <w:color w:val="000000" w:themeColor="text1"/>
              </w:rPr>
            </w:pPr>
            <w:del w:id="453" w:author="Dell" w:date="2026-08-01T13:54:00Z">
              <w:r w:rsidRPr="007E7D05" w:rsidDel="00D60CAF">
                <w:rPr>
                  <w:rFonts w:cstheme="minorHAnsi"/>
                  <w:bCs/>
                  <w:color w:val="000000" w:themeColor="text1"/>
                </w:rPr>
                <w:delText xml:space="preserve">World Bank </w:delText>
              </w:r>
            </w:del>
          </w:p>
        </w:tc>
      </w:tr>
      <w:tr w:rsidR="00B11849" w:rsidRPr="007E7D05" w:rsidDel="00D60CAF" w14:paraId="0A9D77BA" w14:textId="6E05730D" w:rsidTr="00D60CAF">
        <w:trPr>
          <w:trHeight w:val="341"/>
          <w:del w:id="454" w:author="Dell" w:date="2026-08-01T13:54:00Z"/>
          <w:trPrChange w:id="455" w:author="Dell" w:date="2026-08-01T13:54:00Z">
            <w:trPr>
              <w:trHeight w:val="341"/>
            </w:trPr>
          </w:trPrChange>
        </w:trPr>
        <w:tc>
          <w:tcPr>
            <w:tcW w:w="0" w:type="auto"/>
            <w:tcPrChange w:id="456" w:author="Dell" w:date="2026-08-01T13:54:00Z">
              <w:tcPr>
                <w:tcW w:w="0" w:type="auto"/>
              </w:tcPr>
            </w:tcPrChange>
          </w:tcPr>
          <w:p w14:paraId="6E0D0305" w14:textId="64FB58C6" w:rsidR="00B11849" w:rsidRPr="007E7D05" w:rsidDel="00D60CAF" w:rsidRDefault="00B11849" w:rsidP="00B11849">
            <w:pPr>
              <w:spacing w:after="160" w:line="259" w:lineRule="auto"/>
              <w:jc w:val="both"/>
              <w:rPr>
                <w:del w:id="457" w:author="Dell" w:date="2026-08-01T13:54:00Z"/>
                <w:rFonts w:cstheme="minorHAnsi"/>
                <w:bCs/>
                <w:color w:val="000000" w:themeColor="text1"/>
              </w:rPr>
            </w:pPr>
            <w:del w:id="458" w:author="Dell" w:date="2026-08-01T13:54:00Z">
              <w:r w:rsidRPr="007E7D05" w:rsidDel="00D60CAF">
                <w:rPr>
                  <w:rFonts w:cstheme="minorHAnsi"/>
                  <w:b/>
                  <w:bCs/>
                  <w:color w:val="000000" w:themeColor="text1"/>
                </w:rPr>
                <w:delText>Secure_Servers</w:delText>
              </w:r>
            </w:del>
          </w:p>
        </w:tc>
        <w:tc>
          <w:tcPr>
            <w:tcW w:w="6448" w:type="dxa"/>
            <w:tcPrChange w:id="459" w:author="Dell" w:date="2026-08-01T13:54:00Z">
              <w:tcPr>
                <w:tcW w:w="6448" w:type="dxa"/>
              </w:tcPr>
            </w:tcPrChange>
          </w:tcPr>
          <w:p w14:paraId="0439C1BE" w14:textId="198984F7" w:rsidR="00B11849" w:rsidRPr="007E7D05" w:rsidDel="00D60CAF" w:rsidRDefault="00B11849" w:rsidP="00B11849">
            <w:pPr>
              <w:spacing w:after="160" w:line="259" w:lineRule="auto"/>
              <w:jc w:val="both"/>
              <w:rPr>
                <w:del w:id="460" w:author="Dell" w:date="2026-08-01T13:54:00Z"/>
                <w:rFonts w:cstheme="minorHAnsi"/>
                <w:bCs/>
                <w:color w:val="000000" w:themeColor="text1"/>
              </w:rPr>
            </w:pPr>
            <w:del w:id="461" w:author="Dell" w:date="2026-08-01T13:54:00Z">
              <w:r w:rsidRPr="007E7D05" w:rsidDel="00D60CAF">
                <w:rPr>
                  <w:rFonts w:cstheme="minorHAnsi"/>
                  <w:bCs/>
                  <w:color w:val="000000" w:themeColor="text1"/>
                </w:rPr>
                <w:delText xml:space="preserve">Secure </w:delText>
              </w:r>
            </w:del>
            <w:del w:id="462" w:author="Dell" w:date="2026-08-01T09:59:00Z">
              <w:r w:rsidRPr="007E7D05" w:rsidDel="00A47692">
                <w:rPr>
                  <w:rFonts w:cstheme="minorHAnsi"/>
                  <w:bCs/>
                  <w:color w:val="000000" w:themeColor="text1"/>
                </w:rPr>
                <w:delText>I</w:delText>
              </w:r>
            </w:del>
            <w:del w:id="463" w:author="Dell" w:date="2026-08-01T13:54:00Z">
              <w:r w:rsidRPr="007E7D05" w:rsidDel="00D60CAF">
                <w:rPr>
                  <w:rFonts w:cstheme="minorHAnsi"/>
                  <w:bCs/>
                  <w:color w:val="000000" w:themeColor="text1"/>
                </w:rPr>
                <w:delText>nternet servers (per 1 million people)</w:delText>
              </w:r>
            </w:del>
          </w:p>
        </w:tc>
        <w:tc>
          <w:tcPr>
            <w:tcW w:w="1658" w:type="dxa"/>
            <w:tcPrChange w:id="464" w:author="Dell" w:date="2026-08-01T13:54:00Z">
              <w:tcPr>
                <w:tcW w:w="1658" w:type="dxa"/>
              </w:tcPr>
            </w:tcPrChange>
          </w:tcPr>
          <w:p w14:paraId="36CA514B" w14:textId="4BBEB3D3" w:rsidR="00B11849" w:rsidRPr="007E7D05" w:rsidDel="00D60CAF" w:rsidRDefault="00B11849">
            <w:pPr>
              <w:spacing w:after="160" w:line="259" w:lineRule="auto"/>
              <w:jc w:val="both"/>
              <w:rPr>
                <w:del w:id="465" w:author="Dell" w:date="2026-08-01T13:54:00Z"/>
                <w:rFonts w:cstheme="minorHAnsi"/>
                <w:bCs/>
                <w:color w:val="000000" w:themeColor="text1"/>
              </w:rPr>
            </w:pPr>
            <w:del w:id="466" w:author="Dell" w:date="2026-08-01T13:54:00Z">
              <w:r w:rsidRPr="007E7D05" w:rsidDel="00D60CAF">
                <w:rPr>
                  <w:rFonts w:cstheme="minorHAnsi"/>
                  <w:bCs/>
                  <w:color w:val="000000" w:themeColor="text1"/>
                </w:rPr>
                <w:delText xml:space="preserve">World Bank </w:delText>
              </w:r>
            </w:del>
          </w:p>
        </w:tc>
      </w:tr>
      <w:tr w:rsidR="00B11849" w:rsidRPr="007E7D05" w:rsidDel="00D60CAF" w14:paraId="03272EC7" w14:textId="5B916F4F" w:rsidTr="00D60CAF">
        <w:trPr>
          <w:trHeight w:val="260"/>
          <w:del w:id="467" w:author="Dell" w:date="2026-08-01T13:54:00Z"/>
          <w:trPrChange w:id="468" w:author="Dell" w:date="2026-08-01T13:54:00Z">
            <w:trPr>
              <w:trHeight w:val="260"/>
            </w:trPr>
          </w:trPrChange>
        </w:trPr>
        <w:tc>
          <w:tcPr>
            <w:tcW w:w="0" w:type="auto"/>
            <w:tcPrChange w:id="469" w:author="Dell" w:date="2026-08-01T13:54:00Z">
              <w:tcPr>
                <w:tcW w:w="0" w:type="auto"/>
              </w:tcPr>
            </w:tcPrChange>
          </w:tcPr>
          <w:p w14:paraId="5606C700" w14:textId="621BABE9" w:rsidR="00B11849" w:rsidRPr="007E7D05" w:rsidDel="00D60CAF" w:rsidRDefault="00B11849" w:rsidP="00B11849">
            <w:pPr>
              <w:spacing w:after="160" w:line="259" w:lineRule="auto"/>
              <w:jc w:val="both"/>
              <w:rPr>
                <w:del w:id="470" w:author="Dell" w:date="2026-08-01T13:54:00Z"/>
                <w:rFonts w:cstheme="minorHAnsi"/>
                <w:bCs/>
                <w:color w:val="000000" w:themeColor="text1"/>
              </w:rPr>
            </w:pPr>
            <w:del w:id="471" w:author="Dell" w:date="2026-08-01T13:54:00Z">
              <w:r w:rsidRPr="007E7D05" w:rsidDel="00D60CAF">
                <w:rPr>
                  <w:rFonts w:cstheme="minorHAnsi"/>
                  <w:b/>
                  <w:bCs/>
                  <w:color w:val="000000" w:themeColor="text1"/>
                </w:rPr>
                <w:delText>DTI</w:delText>
              </w:r>
            </w:del>
          </w:p>
        </w:tc>
        <w:tc>
          <w:tcPr>
            <w:tcW w:w="6448" w:type="dxa"/>
            <w:tcPrChange w:id="472" w:author="Dell" w:date="2026-08-01T13:54:00Z">
              <w:tcPr>
                <w:tcW w:w="6448" w:type="dxa"/>
              </w:tcPr>
            </w:tcPrChange>
          </w:tcPr>
          <w:p w14:paraId="5D0D4030" w14:textId="5A9F02F4" w:rsidR="00B11849" w:rsidRPr="007E7D05" w:rsidDel="00D60CAF" w:rsidRDefault="00A72A0C" w:rsidP="00B11849">
            <w:pPr>
              <w:spacing w:after="160" w:line="259" w:lineRule="auto"/>
              <w:jc w:val="both"/>
              <w:rPr>
                <w:del w:id="473" w:author="Dell" w:date="2026-08-01T13:54:00Z"/>
                <w:rFonts w:cstheme="minorHAnsi"/>
                <w:bCs/>
                <w:color w:val="000000" w:themeColor="text1"/>
              </w:rPr>
            </w:pPr>
            <w:del w:id="474" w:author="Dell" w:date="2026-08-01T13:54:00Z">
              <w:r w:rsidRPr="007E7D05" w:rsidDel="00D60CAF">
                <w:rPr>
                  <w:rFonts w:cstheme="minorHAnsi"/>
                  <w:bCs/>
                  <w:color w:val="000000" w:themeColor="text1"/>
                </w:rPr>
                <w:delText>Digital Transformation Index/</w:delText>
              </w:r>
              <w:r w:rsidR="00B11849" w:rsidRPr="007E7D05" w:rsidDel="00D60CAF">
                <w:rPr>
                  <w:rFonts w:cstheme="minorHAnsi"/>
                  <w:bCs/>
                  <w:color w:val="000000" w:themeColor="text1"/>
                </w:rPr>
                <w:delText xml:space="preserve"> principal component analysis (PCA)-based composite index </w:delText>
              </w:r>
              <w:r w:rsidRPr="007E7D05" w:rsidDel="00D60CAF">
                <w:rPr>
                  <w:rFonts w:cstheme="minorHAnsi"/>
                  <w:bCs/>
                  <w:color w:val="000000" w:themeColor="text1"/>
                </w:rPr>
                <w:delText xml:space="preserve">is </w:delText>
              </w:r>
              <w:r w:rsidR="00B11849" w:rsidRPr="007E7D05" w:rsidDel="00D60CAF">
                <w:rPr>
                  <w:rFonts w:cstheme="minorHAnsi"/>
                  <w:bCs/>
                  <w:color w:val="000000" w:themeColor="text1"/>
                </w:rPr>
                <w:delText>constructed from Internet, Broadband, Mobile, and Secure_Servers</w:delText>
              </w:r>
              <w:r w:rsidRPr="007E7D05" w:rsidDel="00D60CAF">
                <w:rPr>
                  <w:rFonts w:cstheme="minorHAnsi"/>
                  <w:bCs/>
                  <w:color w:val="000000" w:themeColor="text1"/>
                </w:rPr>
                <w:delText>.</w:delText>
              </w:r>
            </w:del>
          </w:p>
        </w:tc>
        <w:tc>
          <w:tcPr>
            <w:tcW w:w="1658" w:type="dxa"/>
            <w:tcPrChange w:id="475" w:author="Dell" w:date="2026-08-01T13:54:00Z">
              <w:tcPr>
                <w:tcW w:w="1658" w:type="dxa"/>
              </w:tcPr>
            </w:tcPrChange>
          </w:tcPr>
          <w:p w14:paraId="60644E92" w14:textId="21412767" w:rsidR="00B11849" w:rsidRPr="007E7D05" w:rsidDel="00D60CAF" w:rsidRDefault="00B11849" w:rsidP="00B11849">
            <w:pPr>
              <w:spacing w:after="160" w:line="259" w:lineRule="auto"/>
              <w:jc w:val="both"/>
              <w:rPr>
                <w:del w:id="476" w:author="Dell" w:date="2026-08-01T13:54:00Z"/>
                <w:rFonts w:cstheme="minorHAnsi"/>
                <w:bCs/>
                <w:color w:val="000000" w:themeColor="text1"/>
              </w:rPr>
            </w:pPr>
            <w:del w:id="477" w:author="Dell" w:date="2026-08-01T13:54:00Z">
              <w:r w:rsidRPr="007E7D05" w:rsidDel="00D60CAF">
                <w:rPr>
                  <w:rFonts w:cstheme="minorHAnsi"/>
                  <w:bCs/>
                  <w:color w:val="000000" w:themeColor="text1"/>
                </w:rPr>
                <w:delText>calculation</w:delText>
              </w:r>
            </w:del>
          </w:p>
        </w:tc>
      </w:tr>
      <w:tr w:rsidR="00B11849" w:rsidRPr="007E7D05" w:rsidDel="00D60CAF" w14:paraId="67C5C1EA" w14:textId="36F441E9" w:rsidTr="00D60CAF">
        <w:trPr>
          <w:trHeight w:val="367"/>
          <w:del w:id="478" w:author="Dell" w:date="2026-08-01T13:54:00Z"/>
          <w:trPrChange w:id="479" w:author="Dell" w:date="2026-08-01T13:54:00Z">
            <w:trPr>
              <w:trHeight w:val="367"/>
            </w:trPr>
          </w:trPrChange>
        </w:trPr>
        <w:tc>
          <w:tcPr>
            <w:tcW w:w="0" w:type="auto"/>
            <w:gridSpan w:val="3"/>
            <w:tcPrChange w:id="480" w:author="Dell" w:date="2026-08-01T13:54:00Z">
              <w:tcPr>
                <w:tcW w:w="0" w:type="auto"/>
                <w:gridSpan w:val="3"/>
              </w:tcPr>
            </w:tcPrChange>
          </w:tcPr>
          <w:p w14:paraId="04846FE8" w14:textId="7568222E" w:rsidR="00B11849" w:rsidRPr="007E7D05" w:rsidDel="00D60CAF" w:rsidRDefault="00B11849" w:rsidP="00B11849">
            <w:pPr>
              <w:spacing w:after="160" w:line="259" w:lineRule="auto"/>
              <w:jc w:val="both"/>
              <w:rPr>
                <w:del w:id="481" w:author="Dell" w:date="2026-08-01T13:54:00Z"/>
                <w:rFonts w:cstheme="minorHAnsi"/>
                <w:bCs/>
                <w:color w:val="000000" w:themeColor="text1"/>
              </w:rPr>
            </w:pPr>
            <w:del w:id="482" w:author="Dell" w:date="2026-08-01T13:54:00Z">
              <w:r w:rsidRPr="007E7D05" w:rsidDel="00D60CAF">
                <w:rPr>
                  <w:rFonts w:cstheme="minorHAnsi"/>
                  <w:b/>
                  <w:bCs/>
                  <w:color w:val="000000" w:themeColor="text1"/>
                </w:rPr>
                <w:delText>Control variables</w:delText>
              </w:r>
            </w:del>
          </w:p>
        </w:tc>
      </w:tr>
      <w:tr w:rsidR="00B11849" w:rsidRPr="007E7D05" w:rsidDel="00D60CAF" w14:paraId="487F9F8A" w14:textId="11B9C8B4" w:rsidTr="00D60CAF">
        <w:trPr>
          <w:trHeight w:val="296"/>
          <w:del w:id="483" w:author="Dell" w:date="2026-08-01T13:54:00Z"/>
          <w:trPrChange w:id="484" w:author="Dell" w:date="2026-08-01T13:54:00Z">
            <w:trPr>
              <w:trHeight w:val="296"/>
            </w:trPr>
          </w:trPrChange>
        </w:trPr>
        <w:tc>
          <w:tcPr>
            <w:tcW w:w="0" w:type="auto"/>
            <w:tcPrChange w:id="485" w:author="Dell" w:date="2026-08-01T13:54:00Z">
              <w:tcPr>
                <w:tcW w:w="0" w:type="auto"/>
              </w:tcPr>
            </w:tcPrChange>
          </w:tcPr>
          <w:p w14:paraId="28AD1569" w14:textId="53916395" w:rsidR="00B11849" w:rsidRPr="007E7D05" w:rsidDel="00D60CAF" w:rsidRDefault="00B11849" w:rsidP="00B11849">
            <w:pPr>
              <w:spacing w:after="160" w:line="259" w:lineRule="auto"/>
              <w:jc w:val="both"/>
              <w:rPr>
                <w:del w:id="486" w:author="Dell" w:date="2026-08-01T13:54:00Z"/>
                <w:rFonts w:cstheme="minorHAnsi"/>
                <w:bCs/>
                <w:color w:val="000000" w:themeColor="text1"/>
              </w:rPr>
            </w:pPr>
            <w:del w:id="487" w:author="Dell" w:date="2026-08-01T13:54:00Z">
              <w:r w:rsidRPr="007E7D05" w:rsidDel="00D60CAF">
                <w:rPr>
                  <w:rFonts w:cstheme="minorHAnsi"/>
                  <w:b/>
                  <w:bCs/>
                  <w:color w:val="000000" w:themeColor="text1"/>
                </w:rPr>
                <w:delText>GDP_Growth</w:delText>
              </w:r>
            </w:del>
          </w:p>
        </w:tc>
        <w:tc>
          <w:tcPr>
            <w:tcW w:w="6448" w:type="dxa"/>
            <w:tcPrChange w:id="488" w:author="Dell" w:date="2026-08-01T13:54:00Z">
              <w:tcPr>
                <w:tcW w:w="6448" w:type="dxa"/>
              </w:tcPr>
            </w:tcPrChange>
          </w:tcPr>
          <w:p w14:paraId="131B2A19" w14:textId="0BA6201A" w:rsidR="00B11849" w:rsidRPr="007E7D05" w:rsidDel="00D60CAF" w:rsidRDefault="00B11849" w:rsidP="00B11849">
            <w:pPr>
              <w:spacing w:after="160" w:line="259" w:lineRule="auto"/>
              <w:jc w:val="both"/>
              <w:rPr>
                <w:del w:id="489" w:author="Dell" w:date="2026-08-01T13:54:00Z"/>
                <w:rFonts w:cstheme="minorHAnsi"/>
                <w:bCs/>
                <w:color w:val="000000" w:themeColor="text1"/>
              </w:rPr>
            </w:pPr>
            <w:del w:id="490" w:author="Dell" w:date="2026-08-01T13:54:00Z">
              <w:r w:rsidRPr="007E7D05" w:rsidDel="00D60CAF">
                <w:rPr>
                  <w:rFonts w:cstheme="minorHAnsi"/>
                  <w:bCs/>
                  <w:color w:val="000000" w:themeColor="text1"/>
                </w:rPr>
                <w:delText>GDP per capita growth (annual %)</w:delText>
              </w:r>
            </w:del>
          </w:p>
        </w:tc>
        <w:tc>
          <w:tcPr>
            <w:tcW w:w="1658" w:type="dxa"/>
            <w:tcPrChange w:id="491" w:author="Dell" w:date="2026-08-01T13:54:00Z">
              <w:tcPr>
                <w:tcW w:w="1658" w:type="dxa"/>
              </w:tcPr>
            </w:tcPrChange>
          </w:tcPr>
          <w:p w14:paraId="142AC977" w14:textId="7F2A382B" w:rsidR="00B11849" w:rsidRPr="007E7D05" w:rsidDel="00D60CAF" w:rsidRDefault="00B11849">
            <w:pPr>
              <w:spacing w:after="160" w:line="259" w:lineRule="auto"/>
              <w:jc w:val="both"/>
              <w:rPr>
                <w:del w:id="492" w:author="Dell" w:date="2026-08-01T13:54:00Z"/>
                <w:rFonts w:cstheme="minorHAnsi"/>
                <w:bCs/>
                <w:color w:val="000000" w:themeColor="text1"/>
              </w:rPr>
            </w:pPr>
            <w:del w:id="493" w:author="Dell" w:date="2026-08-01T13:54:00Z">
              <w:r w:rsidRPr="007E7D05" w:rsidDel="00D60CAF">
                <w:rPr>
                  <w:rFonts w:cstheme="minorHAnsi"/>
                  <w:bCs/>
                  <w:color w:val="000000" w:themeColor="text1"/>
                </w:rPr>
                <w:delText xml:space="preserve">World Bank </w:delText>
              </w:r>
            </w:del>
          </w:p>
        </w:tc>
      </w:tr>
      <w:tr w:rsidR="00B11849" w:rsidRPr="007E7D05" w:rsidDel="00D60CAF" w14:paraId="55230C4A" w14:textId="61A95A6C" w:rsidTr="00D60CAF">
        <w:trPr>
          <w:trHeight w:val="278"/>
          <w:del w:id="494" w:author="Dell" w:date="2026-08-01T13:54:00Z"/>
          <w:trPrChange w:id="495" w:author="Dell" w:date="2026-08-01T13:54:00Z">
            <w:trPr>
              <w:trHeight w:val="278"/>
            </w:trPr>
          </w:trPrChange>
        </w:trPr>
        <w:tc>
          <w:tcPr>
            <w:tcW w:w="0" w:type="auto"/>
            <w:tcPrChange w:id="496" w:author="Dell" w:date="2026-08-01T13:54:00Z">
              <w:tcPr>
                <w:tcW w:w="0" w:type="auto"/>
              </w:tcPr>
            </w:tcPrChange>
          </w:tcPr>
          <w:p w14:paraId="63184BA5" w14:textId="1F555744" w:rsidR="00B11849" w:rsidRPr="007E7D05" w:rsidDel="00D60CAF" w:rsidRDefault="00B11849" w:rsidP="00B11849">
            <w:pPr>
              <w:spacing w:after="160" w:line="259" w:lineRule="auto"/>
              <w:jc w:val="both"/>
              <w:rPr>
                <w:del w:id="497" w:author="Dell" w:date="2026-08-01T13:54:00Z"/>
                <w:rFonts w:cstheme="minorHAnsi"/>
                <w:bCs/>
                <w:color w:val="000000" w:themeColor="text1"/>
              </w:rPr>
            </w:pPr>
            <w:del w:id="498" w:author="Dell" w:date="2026-08-01T13:54:00Z">
              <w:r w:rsidRPr="007E7D05" w:rsidDel="00D60CAF">
                <w:rPr>
                  <w:rFonts w:cstheme="minorHAnsi"/>
                  <w:b/>
                  <w:bCs/>
                  <w:color w:val="000000" w:themeColor="text1"/>
                </w:rPr>
                <w:delText>Domestic_Credit</w:delText>
              </w:r>
            </w:del>
          </w:p>
        </w:tc>
        <w:tc>
          <w:tcPr>
            <w:tcW w:w="6448" w:type="dxa"/>
            <w:tcPrChange w:id="499" w:author="Dell" w:date="2026-08-01T13:54:00Z">
              <w:tcPr>
                <w:tcW w:w="6448" w:type="dxa"/>
              </w:tcPr>
            </w:tcPrChange>
          </w:tcPr>
          <w:p w14:paraId="361AE2F7" w14:textId="2801962F" w:rsidR="00B11849" w:rsidRPr="007E7D05" w:rsidDel="00D60CAF" w:rsidRDefault="00B11849" w:rsidP="00B11849">
            <w:pPr>
              <w:spacing w:after="160" w:line="259" w:lineRule="auto"/>
              <w:jc w:val="both"/>
              <w:rPr>
                <w:del w:id="500" w:author="Dell" w:date="2026-08-01T13:54:00Z"/>
                <w:rFonts w:cstheme="minorHAnsi"/>
                <w:bCs/>
                <w:color w:val="000000" w:themeColor="text1"/>
              </w:rPr>
            </w:pPr>
            <w:del w:id="501" w:author="Dell" w:date="2026-08-01T13:54:00Z">
              <w:r w:rsidRPr="007E7D05" w:rsidDel="00D60CAF">
                <w:rPr>
                  <w:rFonts w:cstheme="minorHAnsi"/>
                  <w:bCs/>
                  <w:color w:val="000000" w:themeColor="text1"/>
                </w:rPr>
                <w:delText>Domestic credit to the private sector (% of GDP)</w:delText>
              </w:r>
            </w:del>
          </w:p>
        </w:tc>
        <w:tc>
          <w:tcPr>
            <w:tcW w:w="1658" w:type="dxa"/>
            <w:tcPrChange w:id="502" w:author="Dell" w:date="2026-08-01T13:54:00Z">
              <w:tcPr>
                <w:tcW w:w="1658" w:type="dxa"/>
              </w:tcPr>
            </w:tcPrChange>
          </w:tcPr>
          <w:p w14:paraId="4081F865" w14:textId="5FEB51AE" w:rsidR="00B11849" w:rsidRPr="007E7D05" w:rsidDel="00D60CAF" w:rsidRDefault="00B11849">
            <w:pPr>
              <w:spacing w:after="160" w:line="259" w:lineRule="auto"/>
              <w:jc w:val="both"/>
              <w:rPr>
                <w:del w:id="503" w:author="Dell" w:date="2026-08-01T13:54:00Z"/>
                <w:rFonts w:cstheme="minorHAnsi"/>
                <w:bCs/>
                <w:color w:val="000000" w:themeColor="text1"/>
              </w:rPr>
            </w:pPr>
            <w:del w:id="504" w:author="Dell" w:date="2026-08-01T13:54:00Z">
              <w:r w:rsidRPr="007E7D05" w:rsidDel="00D60CAF">
                <w:rPr>
                  <w:rFonts w:cstheme="minorHAnsi"/>
                  <w:bCs/>
                  <w:color w:val="000000" w:themeColor="text1"/>
                </w:rPr>
                <w:delText xml:space="preserve">World Bank </w:delText>
              </w:r>
            </w:del>
          </w:p>
        </w:tc>
      </w:tr>
      <w:tr w:rsidR="00B11849" w:rsidRPr="007E7D05" w:rsidDel="00D60CAF" w14:paraId="7B1E3F23" w14:textId="20164329" w:rsidTr="00D60CAF">
        <w:trPr>
          <w:trHeight w:val="85"/>
          <w:del w:id="505" w:author="Dell" w:date="2026-08-01T13:54:00Z"/>
          <w:trPrChange w:id="506" w:author="Dell" w:date="2026-08-01T13:54:00Z">
            <w:trPr>
              <w:trHeight w:val="85"/>
            </w:trPr>
          </w:trPrChange>
        </w:trPr>
        <w:tc>
          <w:tcPr>
            <w:tcW w:w="0" w:type="auto"/>
            <w:tcPrChange w:id="507" w:author="Dell" w:date="2026-08-01T13:54:00Z">
              <w:tcPr>
                <w:tcW w:w="0" w:type="auto"/>
              </w:tcPr>
            </w:tcPrChange>
          </w:tcPr>
          <w:p w14:paraId="3C9B454E" w14:textId="38FED5C0" w:rsidR="00B11849" w:rsidRPr="007E7D05" w:rsidDel="00D60CAF" w:rsidRDefault="00B11849" w:rsidP="00B11849">
            <w:pPr>
              <w:spacing w:after="160" w:line="259" w:lineRule="auto"/>
              <w:jc w:val="both"/>
              <w:rPr>
                <w:del w:id="508" w:author="Dell" w:date="2026-08-01T13:54:00Z"/>
                <w:rFonts w:cstheme="minorHAnsi"/>
                <w:bCs/>
                <w:color w:val="000000" w:themeColor="text1"/>
              </w:rPr>
            </w:pPr>
            <w:del w:id="509" w:author="Dell" w:date="2026-08-01T13:54:00Z">
              <w:r w:rsidRPr="007E7D05" w:rsidDel="00D60CAF">
                <w:rPr>
                  <w:rFonts w:cstheme="minorHAnsi"/>
                  <w:b/>
                  <w:bCs/>
                  <w:color w:val="000000" w:themeColor="text1"/>
                </w:rPr>
                <w:delText>FDI</w:delText>
              </w:r>
            </w:del>
          </w:p>
        </w:tc>
        <w:tc>
          <w:tcPr>
            <w:tcW w:w="6448" w:type="dxa"/>
            <w:tcPrChange w:id="510" w:author="Dell" w:date="2026-08-01T13:54:00Z">
              <w:tcPr>
                <w:tcW w:w="6448" w:type="dxa"/>
              </w:tcPr>
            </w:tcPrChange>
          </w:tcPr>
          <w:p w14:paraId="2BBE93AF" w14:textId="235AEB89" w:rsidR="00B11849" w:rsidRPr="007E7D05" w:rsidDel="00D60CAF" w:rsidRDefault="00B11849" w:rsidP="00B11849">
            <w:pPr>
              <w:spacing w:after="160" w:line="259" w:lineRule="auto"/>
              <w:jc w:val="both"/>
              <w:rPr>
                <w:del w:id="511" w:author="Dell" w:date="2026-08-01T13:54:00Z"/>
                <w:rFonts w:cstheme="minorHAnsi"/>
                <w:bCs/>
                <w:color w:val="000000" w:themeColor="text1"/>
              </w:rPr>
            </w:pPr>
            <w:del w:id="512" w:author="Dell" w:date="2026-08-01T13:54:00Z">
              <w:r w:rsidRPr="007E7D05" w:rsidDel="00D60CAF">
                <w:rPr>
                  <w:rFonts w:cstheme="minorHAnsi"/>
                  <w:bCs/>
                  <w:color w:val="000000" w:themeColor="text1"/>
                </w:rPr>
                <w:delText>Foreign direct investment, net inflows (% of GDP)</w:delText>
              </w:r>
            </w:del>
          </w:p>
        </w:tc>
        <w:tc>
          <w:tcPr>
            <w:tcW w:w="1658" w:type="dxa"/>
            <w:tcPrChange w:id="513" w:author="Dell" w:date="2026-08-01T13:54:00Z">
              <w:tcPr>
                <w:tcW w:w="1658" w:type="dxa"/>
              </w:tcPr>
            </w:tcPrChange>
          </w:tcPr>
          <w:p w14:paraId="49346BF4" w14:textId="720AB6DD" w:rsidR="00B11849" w:rsidRPr="007E7D05" w:rsidDel="00D60CAF" w:rsidRDefault="00B11849">
            <w:pPr>
              <w:spacing w:after="160" w:line="259" w:lineRule="auto"/>
              <w:jc w:val="both"/>
              <w:rPr>
                <w:del w:id="514" w:author="Dell" w:date="2026-08-01T13:54:00Z"/>
                <w:rFonts w:cstheme="minorHAnsi"/>
                <w:bCs/>
                <w:color w:val="000000" w:themeColor="text1"/>
              </w:rPr>
            </w:pPr>
            <w:del w:id="515" w:author="Dell" w:date="2026-08-01T13:54:00Z">
              <w:r w:rsidRPr="007E7D05" w:rsidDel="00D60CAF">
                <w:rPr>
                  <w:rFonts w:cstheme="minorHAnsi"/>
                  <w:bCs/>
                  <w:color w:val="000000" w:themeColor="text1"/>
                </w:rPr>
                <w:delText xml:space="preserve">World Bank </w:delText>
              </w:r>
            </w:del>
          </w:p>
        </w:tc>
      </w:tr>
      <w:tr w:rsidR="00B11849" w:rsidRPr="007E7D05" w:rsidDel="00D60CAF" w14:paraId="35CAB032" w14:textId="18DCDB98" w:rsidTr="00D60CAF">
        <w:trPr>
          <w:trHeight w:val="85"/>
          <w:del w:id="516" w:author="Dell" w:date="2026-08-01T13:54:00Z"/>
          <w:trPrChange w:id="517" w:author="Dell" w:date="2026-08-01T13:54:00Z">
            <w:trPr>
              <w:trHeight w:val="85"/>
            </w:trPr>
          </w:trPrChange>
        </w:trPr>
        <w:tc>
          <w:tcPr>
            <w:tcW w:w="0" w:type="auto"/>
            <w:tcPrChange w:id="518" w:author="Dell" w:date="2026-08-01T13:54:00Z">
              <w:tcPr>
                <w:tcW w:w="0" w:type="auto"/>
              </w:tcPr>
            </w:tcPrChange>
          </w:tcPr>
          <w:p w14:paraId="52691734" w14:textId="111B2D93" w:rsidR="00B11849" w:rsidRPr="007E7D05" w:rsidDel="00D60CAF" w:rsidRDefault="00B11849" w:rsidP="00B11849">
            <w:pPr>
              <w:spacing w:after="160" w:line="259" w:lineRule="auto"/>
              <w:jc w:val="both"/>
              <w:rPr>
                <w:del w:id="519" w:author="Dell" w:date="2026-08-01T13:54:00Z"/>
                <w:rFonts w:cstheme="minorHAnsi"/>
                <w:bCs/>
                <w:color w:val="000000" w:themeColor="text1"/>
              </w:rPr>
            </w:pPr>
            <w:del w:id="520" w:author="Dell" w:date="2026-08-01T13:54:00Z">
              <w:r w:rsidRPr="007E7D05" w:rsidDel="00D60CAF">
                <w:rPr>
                  <w:rFonts w:cstheme="minorHAnsi"/>
                  <w:b/>
                  <w:bCs/>
                  <w:color w:val="000000" w:themeColor="text1"/>
                </w:rPr>
                <w:delText>Pop_Density</w:delText>
              </w:r>
            </w:del>
          </w:p>
        </w:tc>
        <w:tc>
          <w:tcPr>
            <w:tcW w:w="6448" w:type="dxa"/>
            <w:tcPrChange w:id="521" w:author="Dell" w:date="2026-08-01T13:54:00Z">
              <w:tcPr>
                <w:tcW w:w="6448" w:type="dxa"/>
              </w:tcPr>
            </w:tcPrChange>
          </w:tcPr>
          <w:p w14:paraId="24ABF88A" w14:textId="5AB02449" w:rsidR="00B11849" w:rsidRPr="007E7D05" w:rsidDel="00D60CAF" w:rsidRDefault="00B11849" w:rsidP="00B11849">
            <w:pPr>
              <w:spacing w:after="160" w:line="259" w:lineRule="auto"/>
              <w:jc w:val="both"/>
              <w:rPr>
                <w:del w:id="522" w:author="Dell" w:date="2026-08-01T13:54:00Z"/>
                <w:rFonts w:cstheme="minorHAnsi"/>
                <w:bCs/>
                <w:color w:val="000000" w:themeColor="text1"/>
              </w:rPr>
            </w:pPr>
            <w:del w:id="523" w:author="Dell" w:date="2026-08-01T13:54:00Z">
              <w:r w:rsidRPr="007E7D05" w:rsidDel="00D60CAF">
                <w:rPr>
                  <w:rFonts w:cstheme="minorHAnsi"/>
                  <w:bCs/>
                  <w:color w:val="000000" w:themeColor="text1"/>
                </w:rPr>
                <w:delText>Population density (people per sq. km of land area)</w:delText>
              </w:r>
            </w:del>
          </w:p>
        </w:tc>
        <w:tc>
          <w:tcPr>
            <w:tcW w:w="1658" w:type="dxa"/>
            <w:tcPrChange w:id="524" w:author="Dell" w:date="2026-08-01T13:54:00Z">
              <w:tcPr>
                <w:tcW w:w="1658" w:type="dxa"/>
              </w:tcPr>
            </w:tcPrChange>
          </w:tcPr>
          <w:p w14:paraId="746A8705" w14:textId="326CF417" w:rsidR="00B11849" w:rsidRPr="007E7D05" w:rsidDel="00D60CAF" w:rsidRDefault="00A72A0C" w:rsidP="00B11849">
            <w:pPr>
              <w:spacing w:after="160" w:line="259" w:lineRule="auto"/>
              <w:jc w:val="both"/>
              <w:rPr>
                <w:del w:id="525" w:author="Dell" w:date="2026-08-01T13:54:00Z"/>
                <w:rFonts w:cstheme="minorHAnsi"/>
                <w:bCs/>
                <w:color w:val="000000" w:themeColor="text1"/>
              </w:rPr>
            </w:pPr>
            <w:del w:id="526" w:author="Dell" w:date="2026-08-01T13:54:00Z">
              <w:r w:rsidRPr="007E7D05" w:rsidDel="00D60CAF">
                <w:rPr>
                  <w:rFonts w:cstheme="minorHAnsi"/>
                  <w:bCs/>
                  <w:color w:val="000000" w:themeColor="text1"/>
                </w:rPr>
                <w:delText>World Bank</w:delText>
              </w:r>
            </w:del>
          </w:p>
        </w:tc>
      </w:tr>
      <w:tr w:rsidR="00B11849" w:rsidRPr="007E7D05" w:rsidDel="00D60CAF" w14:paraId="3C1232E2" w14:textId="01D6EACA" w:rsidTr="00D60CAF">
        <w:trPr>
          <w:trHeight w:val="85"/>
          <w:del w:id="527" w:author="Dell" w:date="2026-08-01T13:54:00Z"/>
          <w:trPrChange w:id="528" w:author="Dell" w:date="2026-08-01T13:54:00Z">
            <w:trPr>
              <w:trHeight w:val="85"/>
            </w:trPr>
          </w:trPrChange>
        </w:trPr>
        <w:tc>
          <w:tcPr>
            <w:tcW w:w="0" w:type="auto"/>
            <w:tcPrChange w:id="529" w:author="Dell" w:date="2026-08-01T13:54:00Z">
              <w:tcPr>
                <w:tcW w:w="0" w:type="auto"/>
              </w:tcPr>
            </w:tcPrChange>
          </w:tcPr>
          <w:p w14:paraId="3BD63EDD" w14:textId="6BE10366" w:rsidR="00B11849" w:rsidRPr="007E7D05" w:rsidDel="00D60CAF" w:rsidRDefault="00B11849" w:rsidP="00B11849">
            <w:pPr>
              <w:spacing w:after="160" w:line="259" w:lineRule="auto"/>
              <w:jc w:val="both"/>
              <w:rPr>
                <w:del w:id="530" w:author="Dell" w:date="2026-08-01T13:54:00Z"/>
                <w:rFonts w:cstheme="minorHAnsi"/>
                <w:bCs/>
                <w:color w:val="000000" w:themeColor="text1"/>
              </w:rPr>
            </w:pPr>
            <w:del w:id="531" w:author="Dell" w:date="2026-08-01T13:54:00Z">
              <w:r w:rsidRPr="007E7D05" w:rsidDel="00D60CAF">
                <w:rPr>
                  <w:rFonts w:cstheme="minorHAnsi"/>
                  <w:b/>
                  <w:bCs/>
                  <w:color w:val="000000" w:themeColor="text1"/>
                </w:rPr>
                <w:delText>School_Enroll</w:delText>
              </w:r>
            </w:del>
          </w:p>
        </w:tc>
        <w:tc>
          <w:tcPr>
            <w:tcW w:w="6448" w:type="dxa"/>
            <w:tcPrChange w:id="532" w:author="Dell" w:date="2026-08-01T13:54:00Z">
              <w:tcPr>
                <w:tcW w:w="6448" w:type="dxa"/>
              </w:tcPr>
            </w:tcPrChange>
          </w:tcPr>
          <w:p w14:paraId="25366FD1" w14:textId="324C4E33" w:rsidR="00B11849" w:rsidRPr="007E7D05" w:rsidDel="00D60CAF" w:rsidRDefault="00B11849" w:rsidP="00B11849">
            <w:pPr>
              <w:spacing w:after="160" w:line="259" w:lineRule="auto"/>
              <w:jc w:val="both"/>
              <w:rPr>
                <w:del w:id="533" w:author="Dell" w:date="2026-08-01T13:54:00Z"/>
                <w:rFonts w:cstheme="minorHAnsi"/>
                <w:bCs/>
                <w:color w:val="000000" w:themeColor="text1"/>
              </w:rPr>
            </w:pPr>
            <w:del w:id="534" w:author="Dell" w:date="2026-08-01T13:54:00Z">
              <w:r w:rsidRPr="007E7D05" w:rsidDel="00D60CAF">
                <w:rPr>
                  <w:rFonts w:cstheme="minorHAnsi"/>
                  <w:bCs/>
                  <w:color w:val="000000" w:themeColor="text1"/>
                </w:rPr>
                <w:delText>School enrollment, tertiary (% gross)</w:delText>
              </w:r>
            </w:del>
          </w:p>
        </w:tc>
        <w:tc>
          <w:tcPr>
            <w:tcW w:w="1658" w:type="dxa"/>
            <w:tcPrChange w:id="535" w:author="Dell" w:date="2026-08-01T13:54:00Z">
              <w:tcPr>
                <w:tcW w:w="1658" w:type="dxa"/>
              </w:tcPr>
            </w:tcPrChange>
          </w:tcPr>
          <w:p w14:paraId="346C5C00" w14:textId="3460D4F8" w:rsidR="00B11849" w:rsidRPr="007E7D05" w:rsidDel="00D60CAF" w:rsidRDefault="00A72A0C" w:rsidP="00B11849">
            <w:pPr>
              <w:spacing w:after="160" w:line="259" w:lineRule="auto"/>
              <w:jc w:val="both"/>
              <w:rPr>
                <w:del w:id="536" w:author="Dell" w:date="2026-08-01T13:54:00Z"/>
                <w:rFonts w:cstheme="minorHAnsi"/>
                <w:bCs/>
                <w:color w:val="000000" w:themeColor="text1"/>
              </w:rPr>
            </w:pPr>
            <w:del w:id="537" w:author="Dell" w:date="2026-08-01T13:54:00Z">
              <w:r w:rsidRPr="007E7D05" w:rsidDel="00D60CAF">
                <w:rPr>
                  <w:rFonts w:cstheme="minorHAnsi"/>
                  <w:bCs/>
                  <w:color w:val="000000" w:themeColor="text1"/>
                </w:rPr>
                <w:delText xml:space="preserve">World Bank </w:delText>
              </w:r>
            </w:del>
          </w:p>
        </w:tc>
      </w:tr>
      <w:tr w:rsidR="00B11849" w:rsidRPr="007E7D05" w:rsidDel="00D60CAF" w14:paraId="46C3FBDF" w14:textId="737E2793" w:rsidTr="00D60CAF">
        <w:trPr>
          <w:trHeight w:val="85"/>
          <w:del w:id="538" w:author="Dell" w:date="2026-08-01T13:54:00Z"/>
          <w:trPrChange w:id="539" w:author="Dell" w:date="2026-08-01T13:54:00Z">
            <w:trPr>
              <w:trHeight w:val="85"/>
            </w:trPr>
          </w:trPrChange>
        </w:trPr>
        <w:tc>
          <w:tcPr>
            <w:tcW w:w="0" w:type="auto"/>
            <w:tcPrChange w:id="540" w:author="Dell" w:date="2026-08-01T13:54:00Z">
              <w:tcPr>
                <w:tcW w:w="0" w:type="auto"/>
              </w:tcPr>
            </w:tcPrChange>
          </w:tcPr>
          <w:p w14:paraId="2136DB80" w14:textId="2CF9FFCE" w:rsidR="00B11849" w:rsidRPr="007E7D05" w:rsidDel="00D60CAF" w:rsidRDefault="00B11849" w:rsidP="00B11849">
            <w:pPr>
              <w:spacing w:after="160" w:line="259" w:lineRule="auto"/>
              <w:jc w:val="both"/>
              <w:rPr>
                <w:del w:id="541" w:author="Dell" w:date="2026-08-01T13:54:00Z"/>
                <w:rFonts w:cstheme="minorHAnsi"/>
                <w:bCs/>
                <w:color w:val="000000" w:themeColor="text1"/>
              </w:rPr>
            </w:pPr>
            <w:del w:id="542" w:author="Dell" w:date="2026-08-01T13:54:00Z">
              <w:r w:rsidRPr="007E7D05" w:rsidDel="00D60CAF">
                <w:rPr>
                  <w:rFonts w:cstheme="minorHAnsi"/>
                  <w:b/>
                  <w:bCs/>
                  <w:color w:val="000000" w:themeColor="text1"/>
                </w:rPr>
                <w:delText>Urban_Pop</w:delText>
              </w:r>
            </w:del>
          </w:p>
        </w:tc>
        <w:tc>
          <w:tcPr>
            <w:tcW w:w="6448" w:type="dxa"/>
            <w:tcPrChange w:id="543" w:author="Dell" w:date="2026-08-01T13:54:00Z">
              <w:tcPr>
                <w:tcW w:w="6448" w:type="dxa"/>
              </w:tcPr>
            </w:tcPrChange>
          </w:tcPr>
          <w:p w14:paraId="508F7758" w14:textId="0DD75310" w:rsidR="00B11849" w:rsidRPr="007E7D05" w:rsidDel="00D60CAF" w:rsidRDefault="00B11849" w:rsidP="00B11849">
            <w:pPr>
              <w:spacing w:after="160" w:line="259" w:lineRule="auto"/>
              <w:jc w:val="both"/>
              <w:rPr>
                <w:del w:id="544" w:author="Dell" w:date="2026-08-01T13:54:00Z"/>
                <w:rFonts w:cstheme="minorHAnsi"/>
                <w:bCs/>
                <w:color w:val="000000" w:themeColor="text1"/>
              </w:rPr>
            </w:pPr>
            <w:del w:id="545" w:author="Dell" w:date="2026-08-01T13:54:00Z">
              <w:r w:rsidRPr="007E7D05" w:rsidDel="00D60CAF">
                <w:rPr>
                  <w:rFonts w:cstheme="minorHAnsi"/>
                  <w:bCs/>
                  <w:color w:val="000000" w:themeColor="text1"/>
                </w:rPr>
                <w:delText>Urban population (% of total population)</w:delText>
              </w:r>
            </w:del>
          </w:p>
        </w:tc>
        <w:tc>
          <w:tcPr>
            <w:tcW w:w="1658" w:type="dxa"/>
            <w:tcPrChange w:id="546" w:author="Dell" w:date="2026-08-01T13:54:00Z">
              <w:tcPr>
                <w:tcW w:w="1658" w:type="dxa"/>
              </w:tcPr>
            </w:tcPrChange>
          </w:tcPr>
          <w:p w14:paraId="2AE24D80" w14:textId="189A5366" w:rsidR="00B11849" w:rsidRPr="007E7D05" w:rsidDel="00D60CAF" w:rsidRDefault="00A72A0C" w:rsidP="00B11849">
            <w:pPr>
              <w:spacing w:after="160" w:line="259" w:lineRule="auto"/>
              <w:jc w:val="both"/>
              <w:rPr>
                <w:del w:id="547" w:author="Dell" w:date="2026-08-01T13:54:00Z"/>
                <w:rFonts w:cstheme="minorHAnsi"/>
                <w:bCs/>
                <w:color w:val="000000" w:themeColor="text1"/>
              </w:rPr>
            </w:pPr>
            <w:del w:id="548" w:author="Dell" w:date="2026-08-01T13:54:00Z">
              <w:r w:rsidRPr="007E7D05" w:rsidDel="00D60CAF">
                <w:rPr>
                  <w:rFonts w:cstheme="minorHAnsi"/>
                  <w:bCs/>
                  <w:color w:val="000000" w:themeColor="text1"/>
                </w:rPr>
                <w:delText xml:space="preserve">World Bank </w:delText>
              </w:r>
            </w:del>
          </w:p>
        </w:tc>
      </w:tr>
    </w:tbl>
    <w:p w14:paraId="7E88515C" w14:textId="1D6CAA30" w:rsidR="00B11849" w:rsidRPr="007E7D05" w:rsidRDefault="00B11849" w:rsidP="00974BFE">
      <w:pPr>
        <w:jc w:val="both"/>
        <w:rPr>
          <w:rFonts w:cstheme="minorHAnsi"/>
          <w:bCs/>
          <w:color w:val="000000" w:themeColor="text1"/>
        </w:rPr>
      </w:pPr>
    </w:p>
    <w:p w14:paraId="6FB8B6DE" w14:textId="77777777" w:rsidR="00CB1B1D" w:rsidRPr="007E7D05" w:rsidRDefault="00974BFE" w:rsidP="00974BFE">
      <w:pPr>
        <w:jc w:val="both"/>
        <w:rPr>
          <w:rFonts w:cstheme="minorHAnsi"/>
          <w:b/>
          <w:bCs/>
          <w:color w:val="000000" w:themeColor="text1"/>
        </w:rPr>
      </w:pPr>
      <w:r w:rsidRPr="007E7D05">
        <w:rPr>
          <w:rFonts w:cstheme="minorHAnsi"/>
          <w:b/>
          <w:bCs/>
          <w:color w:val="000000" w:themeColor="text1"/>
        </w:rPr>
        <w:t xml:space="preserve">3.2 </w:t>
      </w:r>
      <w:r w:rsidR="00B11849" w:rsidRPr="007E7D05">
        <w:rPr>
          <w:rFonts w:cstheme="minorHAnsi"/>
          <w:b/>
          <w:bCs/>
          <w:color w:val="000000" w:themeColor="text1"/>
        </w:rPr>
        <w:t>Methodology</w:t>
      </w:r>
    </w:p>
    <w:p w14:paraId="1EB39F2D" w14:textId="7B258031" w:rsidR="00974BFE" w:rsidRPr="007E7D05" w:rsidRDefault="00974BFE" w:rsidP="00974BFE">
      <w:pPr>
        <w:jc w:val="both"/>
        <w:rPr>
          <w:rFonts w:cstheme="minorHAnsi"/>
          <w:b/>
          <w:bCs/>
          <w:color w:val="000000" w:themeColor="text1"/>
        </w:rPr>
      </w:pPr>
      <w:r w:rsidRPr="007E7D05">
        <w:rPr>
          <w:rFonts w:cstheme="minorHAnsi"/>
          <w:b/>
          <w:bCs/>
          <w:color w:val="000000" w:themeColor="text1"/>
        </w:rPr>
        <w:t>3.</w:t>
      </w:r>
      <w:r w:rsidR="00CB1B1D" w:rsidRPr="007E7D05">
        <w:rPr>
          <w:rFonts w:cstheme="minorHAnsi"/>
          <w:b/>
          <w:bCs/>
          <w:color w:val="000000" w:themeColor="text1"/>
        </w:rPr>
        <w:t>2.1</w:t>
      </w:r>
      <w:r w:rsidRPr="007E7D05">
        <w:rPr>
          <w:rFonts w:cstheme="minorHAnsi"/>
          <w:b/>
          <w:bCs/>
          <w:color w:val="000000" w:themeColor="text1"/>
        </w:rPr>
        <w:t xml:space="preserve"> Stationarity</w:t>
      </w:r>
      <w:r w:rsidR="00CB1B1D" w:rsidRPr="007E7D05">
        <w:rPr>
          <w:rFonts w:cstheme="minorHAnsi"/>
          <w:b/>
          <w:bCs/>
          <w:color w:val="000000" w:themeColor="text1"/>
        </w:rPr>
        <w:t xml:space="preserve"> Analysis</w:t>
      </w:r>
    </w:p>
    <w:p w14:paraId="52423A76" w14:textId="7E89EF98" w:rsidR="00B11849" w:rsidRPr="007E7D05" w:rsidRDefault="00B11849" w:rsidP="00B11849">
      <w:pPr>
        <w:jc w:val="both"/>
        <w:rPr>
          <w:rFonts w:cstheme="minorHAnsi"/>
          <w:bCs/>
          <w:color w:val="000000" w:themeColor="text1"/>
        </w:rPr>
      </w:pPr>
      <w:r w:rsidRPr="007E7D05">
        <w:rPr>
          <w:rFonts w:cstheme="minorHAnsi"/>
          <w:bCs/>
          <w:color w:val="000000" w:themeColor="text1"/>
        </w:rPr>
        <w:t>To determine the order of integration of each variable, we employ three complementary unit root and stationarity tests first one is Augmented Dickey-Fuller (ADF) test</w:t>
      </w:r>
      <w:r w:rsidR="00DD3DD3">
        <w:rPr>
          <w:rFonts w:cstheme="minorHAnsi"/>
          <w:bCs/>
          <w:color w:val="000000" w:themeColor="text1"/>
        </w:rPr>
        <w:t> </w:t>
      </w:r>
      <w:r w:rsidR="00E034D0" w:rsidRPr="007E7D05">
        <w:rPr>
          <w:rFonts w:cstheme="minorHAnsi"/>
          <w:bCs/>
          <w:color w:val="000000" w:themeColor="text1"/>
        </w:rPr>
        <w:t xml:space="preserve">which provides </w:t>
      </w:r>
      <w:r w:rsidRPr="007E7D05">
        <w:rPr>
          <w:rFonts w:cstheme="minorHAnsi"/>
          <w:bCs/>
          <w:color w:val="000000" w:themeColor="text1"/>
        </w:rPr>
        <w:t>H₀: unit root (non-stationary) secondly,</w:t>
      </w:r>
      <w:r w:rsidR="00E034D0" w:rsidRPr="007E7D05">
        <w:rPr>
          <w:rFonts w:cstheme="minorHAnsi"/>
          <w:bCs/>
          <w:color w:val="000000" w:themeColor="text1"/>
        </w:rPr>
        <w:t xml:space="preserve"> </w:t>
      </w:r>
      <w:r w:rsidRPr="007E7D05">
        <w:rPr>
          <w:rFonts w:cstheme="minorHAnsi"/>
          <w:bCs/>
          <w:color w:val="000000" w:themeColor="text1"/>
        </w:rPr>
        <w:t>Phillips-</w:t>
      </w:r>
      <w:proofErr w:type="spellStart"/>
      <w:r w:rsidRPr="007E7D05">
        <w:rPr>
          <w:rFonts w:cstheme="minorHAnsi"/>
          <w:bCs/>
          <w:color w:val="000000" w:themeColor="text1"/>
        </w:rPr>
        <w:t>Perron</w:t>
      </w:r>
      <w:proofErr w:type="spellEnd"/>
      <w:r w:rsidRPr="007E7D05">
        <w:rPr>
          <w:rFonts w:cstheme="minorHAnsi"/>
          <w:bCs/>
          <w:color w:val="000000" w:themeColor="text1"/>
        </w:rPr>
        <w:t xml:space="preserve"> (PP) test</w:t>
      </w:r>
      <w:r w:rsidR="00E034D0" w:rsidRPr="007E7D05">
        <w:rPr>
          <w:rFonts w:cstheme="minorHAnsi"/>
          <w:bCs/>
          <w:color w:val="000000" w:themeColor="text1"/>
        </w:rPr>
        <w:t xml:space="preserve"> which </w:t>
      </w:r>
      <w:proofErr w:type="gramStart"/>
      <w:r w:rsidR="00E034D0" w:rsidRPr="007E7D05">
        <w:rPr>
          <w:rFonts w:cstheme="minorHAnsi"/>
          <w:bCs/>
          <w:color w:val="000000" w:themeColor="text1"/>
        </w:rPr>
        <w:t xml:space="preserve">gives </w:t>
      </w:r>
      <w:r w:rsidRPr="007E7D05">
        <w:rPr>
          <w:rFonts w:cstheme="minorHAnsi"/>
          <w:bCs/>
          <w:color w:val="000000" w:themeColor="text1"/>
        </w:rPr>
        <w:t xml:space="preserve"> H</w:t>
      </w:r>
      <w:proofErr w:type="gramEnd"/>
      <w:r w:rsidRPr="007E7D05">
        <w:rPr>
          <w:rFonts w:cstheme="minorHAnsi"/>
          <w:bCs/>
          <w:color w:val="000000" w:themeColor="text1"/>
        </w:rPr>
        <w:t>₀: unit root (non-stationary) and KPSS test</w:t>
      </w:r>
      <w:r w:rsidR="00E034D0" w:rsidRPr="007E7D05">
        <w:rPr>
          <w:rFonts w:cstheme="minorHAnsi"/>
          <w:bCs/>
          <w:color w:val="000000" w:themeColor="text1"/>
        </w:rPr>
        <w:t xml:space="preserve"> for </w:t>
      </w:r>
      <w:r w:rsidRPr="007E7D05">
        <w:rPr>
          <w:rFonts w:cstheme="minorHAnsi"/>
          <w:bCs/>
          <w:color w:val="000000" w:themeColor="text1"/>
        </w:rPr>
        <w:t xml:space="preserve">H₀: </w:t>
      </w:r>
      <w:r w:rsidR="00DD3DD3" w:rsidRPr="007E7D05">
        <w:rPr>
          <w:rFonts w:cstheme="minorHAnsi"/>
          <w:bCs/>
          <w:color w:val="000000" w:themeColor="text1"/>
        </w:rPr>
        <w:t>stationary. These</w:t>
      </w:r>
      <w:r w:rsidRPr="007E7D05">
        <w:rPr>
          <w:rFonts w:cstheme="minorHAnsi"/>
          <w:bCs/>
          <w:color w:val="000000" w:themeColor="text1"/>
        </w:rPr>
        <w:t xml:space="preserve"> three tests are used together because ADF and PP (null hypothesis of unit root) can disagree with KPSS (null hypothesis of stationarity) in small samples. Running all three provides a more reliable read on the order of integration than any single test.</w:t>
      </w:r>
    </w:p>
    <w:p w14:paraId="73CF20A4" w14:textId="77777777" w:rsidR="00CB1B1D" w:rsidRPr="007E7D05" w:rsidRDefault="00CB1B1D" w:rsidP="00CB1B1D">
      <w:pPr>
        <w:jc w:val="both"/>
        <w:rPr>
          <w:rFonts w:cstheme="minorHAnsi"/>
          <w:b/>
          <w:bCs/>
          <w:color w:val="000000" w:themeColor="text1"/>
        </w:rPr>
      </w:pPr>
      <w:r w:rsidRPr="007E7D05">
        <w:rPr>
          <w:rFonts w:cstheme="minorHAnsi"/>
          <w:b/>
          <w:bCs/>
          <w:color w:val="000000" w:themeColor="text1"/>
        </w:rPr>
        <w:t>3.2.2</w:t>
      </w:r>
      <w:r w:rsidRPr="007E7D05">
        <w:rPr>
          <w:rFonts w:cstheme="minorHAnsi"/>
          <w:bCs/>
          <w:color w:val="000000" w:themeColor="text1"/>
        </w:rPr>
        <w:t xml:space="preserve"> </w:t>
      </w:r>
      <w:r w:rsidRPr="007E7D05">
        <w:rPr>
          <w:rFonts w:cstheme="minorHAnsi"/>
          <w:b/>
          <w:bCs/>
          <w:color w:val="000000" w:themeColor="text1"/>
        </w:rPr>
        <w:t xml:space="preserve">Principal Component Analysis </w:t>
      </w:r>
      <w:del w:id="549" w:author="Dell" w:date="2026-07-31T15:14:00Z">
        <w:r w:rsidRPr="007E7D05" w:rsidDel="00E35AB0">
          <w:rPr>
            <w:rFonts w:cstheme="minorHAnsi"/>
            <w:b/>
            <w:bCs/>
            <w:color w:val="000000" w:themeColor="text1"/>
          </w:rPr>
          <w:delText>(PCA)</w:delText>
        </w:r>
      </w:del>
    </w:p>
    <w:p w14:paraId="6C242218" w14:textId="32755E27" w:rsidR="00CB1B1D" w:rsidRPr="007E7D05" w:rsidRDefault="00CB1B1D" w:rsidP="00CB1B1D">
      <w:pPr>
        <w:jc w:val="both"/>
        <w:rPr>
          <w:rFonts w:cstheme="minorHAnsi"/>
          <w:bCs/>
          <w:color w:val="000000" w:themeColor="text1"/>
        </w:rPr>
      </w:pPr>
      <w:r w:rsidRPr="007E7D05">
        <w:rPr>
          <w:rFonts w:cstheme="minorHAnsi"/>
          <w:bCs/>
          <w:color w:val="000000" w:themeColor="text1"/>
        </w:rPr>
        <w:t>Due to severe multicollinearity among the digital transformation indicators, we construct a composite index using PCA:</w:t>
      </w:r>
    </w:p>
    <w:p w14:paraId="17A41E2A" w14:textId="1B1EABEE" w:rsidR="00CB1B1D" w:rsidRPr="007E7D05" w:rsidRDefault="00CB1B1D" w:rsidP="00CB1B1D">
      <w:pPr>
        <w:jc w:val="both"/>
        <w:rPr>
          <w:rFonts w:eastAsiaTheme="minorEastAsia" w:cstheme="minorHAnsi"/>
          <w:bCs/>
          <w:color w:val="000000" w:themeColor="text1"/>
        </w:rPr>
      </w:pPr>
      <m:oMathPara>
        <m:oMath>
          <m:r>
            <w:rPr>
              <w:rFonts w:ascii="Cambria Math" w:eastAsiaTheme="minorEastAsia" w:hAnsi="Cambria Math" w:cstheme="minorHAnsi"/>
              <w:color w:val="000000" w:themeColor="text1"/>
            </w:rPr>
            <m:t>DT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I</m:t>
              </m:r>
            </m:e>
            <m:sub>
              <m:r>
                <w:rPr>
                  <w:rFonts w:ascii="Cambria Math" w:eastAsiaTheme="minorEastAsia" w:hAnsi="Cambria Math" w:cstheme="minorHAnsi"/>
                  <w:color w:val="000000" w:themeColor="text1"/>
                </w:rPr>
                <m:t>i</m:t>
              </m:r>
            </m:sub>
          </m:sSub>
          <m:r>
            <w:rPr>
              <w:rFonts w:ascii="Cambria Math" w:eastAsiaTheme="minorEastAsia" w:hAnsi="Cambria Math" w:cstheme="minorHAnsi"/>
              <w:color w:val="000000" w:themeColor="text1"/>
            </w:rPr>
            <m:t xml:space="preserve">= </m:t>
          </m:r>
          <m:nary>
            <m:naryPr>
              <m:chr m:val="∑"/>
              <m:limLoc m:val="undOvr"/>
              <m:ctrlPr>
                <w:rPr>
                  <w:rFonts w:ascii="Cambria Math" w:eastAsiaTheme="minorEastAsia" w:hAnsi="Cambria Math" w:cstheme="minorHAnsi"/>
                  <w:bCs/>
                  <w:i/>
                  <w:color w:val="000000" w:themeColor="text1"/>
                </w:rPr>
              </m:ctrlPr>
            </m:naryPr>
            <m:sub>
              <m:r>
                <w:rPr>
                  <w:rFonts w:ascii="Cambria Math" w:eastAsiaTheme="minorEastAsia" w:hAnsi="Cambria Math" w:cstheme="minorHAnsi"/>
                  <w:color w:val="000000" w:themeColor="text1"/>
                </w:rPr>
                <m:t>j=1</m:t>
              </m:r>
            </m:sub>
            <m:sup>
              <m:r>
                <w:rPr>
                  <w:rFonts w:ascii="Cambria Math" w:eastAsiaTheme="minorEastAsia" w:hAnsi="Cambria Math" w:cstheme="minorHAnsi"/>
                  <w:color w:val="000000" w:themeColor="text1"/>
                </w:rPr>
                <m:t>k</m:t>
              </m:r>
            </m:sup>
            <m:e>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w</m:t>
                  </m:r>
                </m:e>
                <m:sub>
                  <m:r>
                    <w:rPr>
                      <w:rFonts w:ascii="Cambria Math" w:eastAsiaTheme="minorEastAsia" w:hAnsi="Cambria Math" w:cstheme="minorHAnsi"/>
                      <w:color w:val="000000" w:themeColor="text1"/>
                    </w:rPr>
                    <m:t>j</m:t>
                  </m:r>
                </m:sub>
              </m:sSub>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Z</m:t>
                  </m:r>
                </m:e>
                <m:sub>
                  <m:r>
                    <w:rPr>
                      <w:rFonts w:ascii="Cambria Math" w:eastAsiaTheme="minorEastAsia" w:hAnsi="Cambria Math" w:cstheme="minorHAnsi"/>
                      <w:color w:val="000000" w:themeColor="text1"/>
                    </w:rPr>
                    <m:t>ij</m:t>
                  </m:r>
                </m:sub>
              </m:sSub>
            </m:e>
          </m:nary>
        </m:oMath>
      </m:oMathPara>
    </w:p>
    <w:p w14:paraId="38CBC716" w14:textId="5F8662F0" w:rsidR="00CB1B1D" w:rsidRPr="007E7D05" w:rsidRDefault="00CB1B1D" w:rsidP="00CB1B1D">
      <w:pPr>
        <w:jc w:val="both"/>
        <w:rPr>
          <w:rFonts w:cstheme="minorHAnsi"/>
          <w:bCs/>
          <w:color w:val="000000" w:themeColor="text1"/>
        </w:rPr>
      </w:pPr>
      <w:r w:rsidRPr="007E7D05">
        <w:rPr>
          <w:rFonts w:cstheme="minorHAnsi"/>
          <w:bCs/>
          <w:color w:val="000000" w:themeColor="text1"/>
        </w:rPr>
        <w:t xml:space="preserve">Where, </w:t>
      </w:r>
      <m:oMath>
        <m:r>
          <w:rPr>
            <w:rFonts w:ascii="Cambria Math" w:hAnsi="Cambria Math" w:cstheme="minorHAnsi"/>
            <w:color w:val="000000" w:themeColor="text1"/>
          </w:rPr>
          <m:t>D</m:t>
        </m:r>
        <m:r>
          <w:rPr>
            <w:rFonts w:ascii="Cambria Math" w:eastAsiaTheme="minorEastAsia" w:hAnsi="Cambria Math" w:cstheme="minorHAnsi"/>
            <w:color w:val="000000" w:themeColor="text1"/>
          </w:rPr>
          <m:t xml:space="preserve"> 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I</m:t>
            </m:r>
          </m:e>
          <m:sub>
            <m:r>
              <w:rPr>
                <w:rFonts w:ascii="Cambria Math" w:eastAsiaTheme="minorEastAsia" w:hAnsi="Cambria Math" w:cstheme="minorHAnsi"/>
                <w:color w:val="000000" w:themeColor="text1"/>
              </w:rPr>
              <m:t>i</m:t>
            </m:r>
          </m:sub>
        </m:sSub>
      </m:oMath>
      <w:r w:rsidRPr="007E7D05">
        <w:rPr>
          <w:rFonts w:cstheme="minorHAnsi"/>
          <w:bCs/>
          <w:color w:val="000000" w:themeColor="text1"/>
        </w:rPr>
        <w:t xml:space="preserve"> is </w:t>
      </w:r>
      <w:r w:rsidR="00210844" w:rsidRPr="007E7D05">
        <w:rPr>
          <w:rFonts w:cstheme="minorHAnsi"/>
          <w:bCs/>
          <w:color w:val="000000" w:themeColor="text1"/>
        </w:rPr>
        <w:t xml:space="preserve">DTI </w:t>
      </w:r>
      <w:r w:rsidRPr="007E7D05">
        <w:rPr>
          <w:rFonts w:cstheme="minorHAnsi"/>
          <w:bCs/>
          <w:color w:val="000000" w:themeColor="text1"/>
        </w:rPr>
        <w:t xml:space="preserve">for observation </w:t>
      </w:r>
      <w:proofErr w:type="spellStart"/>
      <w:r w:rsidR="00D3528E" w:rsidRPr="007E7D05">
        <w:rPr>
          <w:rFonts w:cstheme="minorHAnsi"/>
          <w:bCs/>
          <w:color w:val="000000" w:themeColor="text1"/>
        </w:rPr>
        <w:t>i</w:t>
      </w:r>
      <w:proofErr w:type="spellEnd"/>
      <w:r w:rsidR="00D3528E" w:rsidRPr="007E7D05">
        <w:rPr>
          <w:rFonts w:cstheme="minorHAnsi"/>
          <w:bCs/>
          <w:color w:val="000000" w:themeColor="text1"/>
        </w:rPr>
        <w:t xml:space="preserve"> </w:t>
      </w:r>
      <w:r w:rsidRPr="007E7D05">
        <w:rPr>
          <w:rFonts w:cstheme="minorHAnsi"/>
          <w:bCs/>
          <w:color w:val="000000" w:themeColor="text1"/>
        </w:rPr>
        <w:t>where,</w:t>
      </w:r>
      <w:r w:rsidR="00D3528E" w:rsidRPr="007E7D05">
        <w:rPr>
          <w:rFonts w:cstheme="minorHAnsi"/>
          <w:bCs/>
          <w:color w:val="000000" w:themeColor="text1"/>
        </w:rPr>
        <w:t xml:space="preserve"> </w:t>
      </w:r>
      <m:oMath>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Z</m:t>
            </m:r>
          </m:e>
          <m:sub>
            <m:r>
              <w:rPr>
                <w:rFonts w:ascii="Cambria Math" w:eastAsiaTheme="minorEastAsia" w:hAnsi="Cambria Math" w:cstheme="minorHAnsi"/>
                <w:color w:val="000000" w:themeColor="text1"/>
              </w:rPr>
              <m:t>ij</m:t>
            </m:r>
          </m:sub>
        </m:sSub>
      </m:oMath>
      <w:r w:rsidR="00D3528E" w:rsidRPr="007E7D05">
        <w:rPr>
          <w:rFonts w:cstheme="minorHAnsi"/>
          <w:bCs/>
          <w:color w:val="000000" w:themeColor="text1"/>
        </w:rPr>
        <w:t xml:space="preserve"> </w:t>
      </w:r>
      <w:r w:rsidRPr="007E7D05">
        <w:rPr>
          <w:rFonts w:cstheme="minorHAnsi"/>
          <w:bCs/>
          <w:color w:val="000000" w:themeColor="text1"/>
        </w:rPr>
        <w:t xml:space="preserve"> </w:t>
      </w:r>
      <w:r w:rsidR="00D3528E" w:rsidRPr="007E7D05">
        <w:rPr>
          <w:rFonts w:cstheme="minorHAnsi"/>
          <w:bCs/>
          <w:color w:val="000000" w:themeColor="text1"/>
        </w:rPr>
        <w:t xml:space="preserve">is </w:t>
      </w:r>
      <w:r w:rsidRPr="007E7D05">
        <w:rPr>
          <w:rFonts w:cstheme="minorHAnsi"/>
          <w:bCs/>
          <w:color w:val="000000" w:themeColor="text1"/>
        </w:rPr>
        <w:t xml:space="preserve">Standardized value of digital transformation indicator j for observation </w:t>
      </w:r>
      <w:proofErr w:type="spellStart"/>
      <w:r w:rsidRPr="007E7D05">
        <w:rPr>
          <w:rFonts w:cstheme="minorHAnsi"/>
          <w:bCs/>
          <w:color w:val="000000" w:themeColor="text1"/>
        </w:rPr>
        <w:t>i</w:t>
      </w:r>
      <w:proofErr w:type="spellEnd"/>
      <w:r w:rsidRPr="007E7D05">
        <w:rPr>
          <w:rFonts w:cstheme="minorHAnsi"/>
          <w:bCs/>
          <w:color w:val="000000" w:themeColor="text1"/>
        </w:rPr>
        <w:t xml:space="preserve"> and</w:t>
      </w:r>
      <w:r w:rsidR="00D3528E" w:rsidRPr="007E7D05">
        <w:rPr>
          <w:rFonts w:cstheme="minorHAnsi"/>
          <w:bCs/>
          <w:color w:val="000000" w:themeColor="text1"/>
        </w:rPr>
        <w:t xml:space="preserve"> </w:t>
      </w:r>
      <m:oMath>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w</m:t>
            </m:r>
          </m:e>
          <m:sub>
            <m:r>
              <w:rPr>
                <w:rFonts w:ascii="Cambria Math" w:eastAsiaTheme="minorEastAsia" w:hAnsi="Cambria Math" w:cstheme="minorHAnsi"/>
                <w:color w:val="000000" w:themeColor="text1"/>
              </w:rPr>
              <m:t>j</m:t>
            </m:r>
          </m:sub>
        </m:sSub>
      </m:oMath>
      <w:r w:rsidR="00D3528E" w:rsidRPr="007E7D05">
        <w:rPr>
          <w:rFonts w:cstheme="minorHAnsi"/>
          <w:bCs/>
          <w:color w:val="000000" w:themeColor="text1"/>
        </w:rPr>
        <w:t xml:space="preserve"> represents</w:t>
      </w:r>
      <w:r w:rsidRPr="007E7D05">
        <w:rPr>
          <w:rFonts w:cstheme="minorHAnsi"/>
          <w:bCs/>
          <w:color w:val="000000" w:themeColor="text1"/>
        </w:rPr>
        <w:t xml:space="preserve"> Loading (weight) of digital transformation indicator j obtained fro</w:t>
      </w:r>
      <w:r w:rsidR="00D3528E" w:rsidRPr="007E7D05">
        <w:rPr>
          <w:rFonts w:cstheme="minorHAnsi"/>
          <w:bCs/>
          <w:color w:val="000000" w:themeColor="text1"/>
        </w:rPr>
        <w:t xml:space="preserve">m the first principal component. Here, k is the number of </w:t>
      </w:r>
      <w:r w:rsidRPr="007E7D05">
        <w:rPr>
          <w:rFonts w:cstheme="minorHAnsi"/>
          <w:bCs/>
          <w:color w:val="000000" w:themeColor="text1"/>
        </w:rPr>
        <w:t xml:space="preserve">digital transformation indicators included in the </w:t>
      </w:r>
      <w:r w:rsidR="00D3528E" w:rsidRPr="007E7D05">
        <w:rPr>
          <w:rFonts w:cstheme="minorHAnsi"/>
          <w:bCs/>
          <w:color w:val="000000" w:themeColor="text1"/>
        </w:rPr>
        <w:t>PCA. in this study, k = 4 so it is calculated as:</w:t>
      </w:r>
    </w:p>
    <w:p w14:paraId="1B30BCA9" w14:textId="08136971" w:rsidR="00D3528E" w:rsidRPr="007E7D05" w:rsidRDefault="00D3528E" w:rsidP="00CB1B1D">
      <w:pPr>
        <w:jc w:val="both"/>
        <w:rPr>
          <w:rFonts w:eastAsiaTheme="minorEastAsia" w:cstheme="minorHAnsi"/>
          <w:bCs/>
          <w:color w:val="000000" w:themeColor="text1"/>
        </w:rPr>
      </w:pPr>
      <m:oMathPara>
        <m:oMath>
          <m:r>
            <w:rPr>
              <w:rFonts w:ascii="Cambria Math" w:hAnsi="Cambria Math" w:cstheme="minorHAnsi"/>
              <w:color w:val="000000" w:themeColor="text1"/>
            </w:rPr>
            <m:t>DT</m:t>
          </m:r>
          <m:sSub>
            <m:sSubPr>
              <m:ctrlPr>
                <w:rPr>
                  <w:rFonts w:ascii="Cambria Math" w:hAnsi="Cambria Math" w:cstheme="minorHAnsi"/>
                  <w:bCs/>
                  <w:i/>
                  <w:color w:val="000000" w:themeColor="text1"/>
                </w:rPr>
              </m:ctrlPr>
            </m:sSubPr>
            <m:e>
              <m:r>
                <w:rPr>
                  <w:rFonts w:ascii="Cambria Math" w:hAnsi="Cambria Math" w:cstheme="minorHAnsi"/>
                  <w:color w:val="000000" w:themeColor="text1"/>
                </w:rPr>
                <m:t>I</m:t>
              </m:r>
            </m:e>
            <m:sub>
              <m:r>
                <w:rPr>
                  <w:rFonts w:ascii="Cambria Math" w:hAnsi="Cambria Math" w:cstheme="minorHAnsi"/>
                  <w:color w:val="000000" w:themeColor="text1"/>
                </w:rPr>
                <m:t>i</m:t>
              </m:r>
            </m:sub>
          </m:sSub>
          <m:r>
            <w:rPr>
              <w:rFonts w:ascii="Cambria Math" w:hAnsi="Cambria Math" w:cstheme="minorHAnsi"/>
              <w:color w:val="000000" w:themeColor="text1"/>
            </w:rPr>
            <m:t xml:space="preserve">= </m:t>
          </m:r>
          <m:sSub>
            <m:sSubPr>
              <m:ctrlPr>
                <w:rPr>
                  <w:rFonts w:ascii="Cambria Math" w:hAnsi="Cambria Math" w:cstheme="minorHAnsi"/>
                  <w:bCs/>
                  <w:i/>
                  <w:color w:val="000000" w:themeColor="text1"/>
                </w:rPr>
              </m:ctrlPr>
            </m:sSubPr>
            <m:e>
              <m:r>
                <w:rPr>
                  <w:rFonts w:ascii="Cambria Math" w:hAnsi="Cambria Math" w:cstheme="minorHAnsi"/>
                  <w:color w:val="000000" w:themeColor="text1"/>
                </w:rPr>
                <m:t>w</m:t>
              </m:r>
            </m:e>
            <m:sub>
              <m:r>
                <w:rPr>
                  <w:rFonts w:ascii="Cambria Math" w:hAnsi="Cambria Math" w:cstheme="minorHAnsi"/>
                  <w:color w:val="000000" w:themeColor="text1"/>
                </w:rPr>
                <m:t>1</m:t>
              </m:r>
            </m:sub>
          </m:sSub>
          <m:sSub>
            <m:sSubPr>
              <m:ctrlPr>
                <w:rPr>
                  <w:rFonts w:ascii="Cambria Math" w:hAnsi="Cambria Math" w:cstheme="minorHAnsi"/>
                  <w:bCs/>
                  <w:i/>
                  <w:color w:val="000000" w:themeColor="text1"/>
                </w:rPr>
              </m:ctrlPr>
            </m:sSubPr>
            <m:e>
              <m:r>
                <w:rPr>
                  <w:rFonts w:ascii="Cambria Math" w:hAnsi="Cambria Math" w:cstheme="minorHAnsi"/>
                  <w:color w:val="000000" w:themeColor="text1"/>
                </w:rPr>
                <m:t>Z</m:t>
              </m:r>
            </m:e>
            <m:sub>
              <m:r>
                <w:rPr>
                  <w:rFonts w:ascii="Cambria Math" w:hAnsi="Cambria Math" w:cstheme="minorHAnsi"/>
                  <w:color w:val="000000" w:themeColor="text1"/>
                </w:rPr>
                <m:t>Internet,i</m:t>
              </m:r>
            </m:sub>
          </m:sSub>
          <m:r>
            <w:rPr>
              <w:rFonts w:ascii="Cambria Math" w:hAnsi="Cambria Math" w:cstheme="minorHAnsi"/>
              <w:color w:val="000000" w:themeColor="text1"/>
            </w:rPr>
            <m:t xml:space="preserve">+ </m:t>
          </m:r>
          <m:sSub>
            <m:sSubPr>
              <m:ctrlPr>
                <w:rPr>
                  <w:rFonts w:ascii="Cambria Math" w:hAnsi="Cambria Math" w:cstheme="minorHAnsi"/>
                  <w:bCs/>
                  <w:i/>
                  <w:color w:val="000000" w:themeColor="text1"/>
                </w:rPr>
              </m:ctrlPr>
            </m:sSubPr>
            <m:e>
              <m:r>
                <w:rPr>
                  <w:rFonts w:ascii="Cambria Math" w:hAnsi="Cambria Math" w:cstheme="minorHAnsi"/>
                  <w:color w:val="000000" w:themeColor="text1"/>
                </w:rPr>
                <m:t>w</m:t>
              </m:r>
            </m:e>
            <m:sub>
              <m:r>
                <w:rPr>
                  <w:rFonts w:ascii="Cambria Math" w:hAnsi="Cambria Math" w:cstheme="minorHAnsi"/>
                  <w:color w:val="000000" w:themeColor="text1"/>
                </w:rPr>
                <m:t>2</m:t>
              </m:r>
            </m:sub>
          </m:sSub>
          <m:sSub>
            <m:sSubPr>
              <m:ctrlPr>
                <w:rPr>
                  <w:rFonts w:ascii="Cambria Math" w:hAnsi="Cambria Math" w:cstheme="minorHAnsi"/>
                  <w:bCs/>
                  <w:i/>
                  <w:color w:val="000000" w:themeColor="text1"/>
                </w:rPr>
              </m:ctrlPr>
            </m:sSubPr>
            <m:e>
              <m:r>
                <w:rPr>
                  <w:rFonts w:ascii="Cambria Math" w:hAnsi="Cambria Math" w:cstheme="minorHAnsi"/>
                  <w:color w:val="000000" w:themeColor="text1"/>
                </w:rPr>
                <m:t>Z</m:t>
              </m:r>
            </m:e>
            <m:sub>
              <m:r>
                <w:rPr>
                  <w:rFonts w:ascii="Cambria Math" w:hAnsi="Cambria Math" w:cstheme="minorHAnsi"/>
                  <w:color w:val="000000" w:themeColor="text1"/>
                </w:rPr>
                <m:t>Broadband,i</m:t>
              </m:r>
            </m:sub>
          </m:sSub>
          <m:r>
            <w:rPr>
              <w:rFonts w:ascii="Cambria Math" w:hAnsi="Cambria Math" w:cstheme="minorHAnsi"/>
              <w:color w:val="000000" w:themeColor="text1"/>
            </w:rPr>
            <m:t xml:space="preserve">+ </m:t>
          </m:r>
          <m:sSub>
            <m:sSubPr>
              <m:ctrlPr>
                <w:rPr>
                  <w:rFonts w:ascii="Cambria Math" w:hAnsi="Cambria Math" w:cstheme="minorHAnsi"/>
                  <w:bCs/>
                  <w:i/>
                  <w:color w:val="000000" w:themeColor="text1"/>
                </w:rPr>
              </m:ctrlPr>
            </m:sSubPr>
            <m:e>
              <m:r>
                <w:rPr>
                  <w:rFonts w:ascii="Cambria Math" w:hAnsi="Cambria Math" w:cstheme="minorHAnsi"/>
                  <w:color w:val="000000" w:themeColor="text1"/>
                </w:rPr>
                <m:t>w</m:t>
              </m:r>
            </m:e>
            <m:sub>
              <m:r>
                <w:rPr>
                  <w:rFonts w:ascii="Cambria Math" w:hAnsi="Cambria Math" w:cstheme="minorHAnsi"/>
                  <w:color w:val="000000" w:themeColor="text1"/>
                </w:rPr>
                <m:t>3</m:t>
              </m:r>
            </m:sub>
          </m:sSub>
          <m:sSub>
            <m:sSubPr>
              <m:ctrlPr>
                <w:rPr>
                  <w:rFonts w:ascii="Cambria Math" w:hAnsi="Cambria Math" w:cstheme="minorHAnsi"/>
                  <w:bCs/>
                  <w:i/>
                  <w:color w:val="000000" w:themeColor="text1"/>
                </w:rPr>
              </m:ctrlPr>
            </m:sSubPr>
            <m:e>
              <m:r>
                <w:rPr>
                  <w:rFonts w:ascii="Cambria Math" w:hAnsi="Cambria Math" w:cstheme="minorHAnsi"/>
                  <w:color w:val="000000" w:themeColor="text1"/>
                </w:rPr>
                <m:t>Z</m:t>
              </m:r>
            </m:e>
            <m:sub>
              <m:r>
                <w:rPr>
                  <w:rFonts w:ascii="Cambria Math" w:hAnsi="Cambria Math" w:cstheme="minorHAnsi"/>
                  <w:color w:val="000000" w:themeColor="text1"/>
                </w:rPr>
                <m:t>Mobile,i</m:t>
              </m:r>
            </m:sub>
          </m:sSub>
          <m:r>
            <w:rPr>
              <w:rFonts w:ascii="Cambria Math" w:hAnsi="Cambria Math" w:cstheme="minorHAnsi"/>
              <w:color w:val="000000" w:themeColor="text1"/>
            </w:rPr>
            <m:t xml:space="preserve">+ </m:t>
          </m:r>
          <m:sSub>
            <m:sSubPr>
              <m:ctrlPr>
                <w:rPr>
                  <w:rFonts w:ascii="Cambria Math" w:hAnsi="Cambria Math" w:cstheme="minorHAnsi"/>
                  <w:bCs/>
                  <w:i/>
                  <w:color w:val="000000" w:themeColor="text1"/>
                </w:rPr>
              </m:ctrlPr>
            </m:sSubPr>
            <m:e>
              <m:r>
                <w:rPr>
                  <w:rFonts w:ascii="Cambria Math" w:hAnsi="Cambria Math" w:cstheme="minorHAnsi"/>
                  <w:color w:val="000000" w:themeColor="text1"/>
                </w:rPr>
                <m:t>w</m:t>
              </m:r>
            </m:e>
            <m:sub>
              <m:r>
                <w:rPr>
                  <w:rFonts w:ascii="Cambria Math" w:hAnsi="Cambria Math" w:cstheme="minorHAnsi"/>
                  <w:color w:val="000000" w:themeColor="text1"/>
                </w:rPr>
                <m:t>4</m:t>
              </m:r>
            </m:sub>
          </m:sSub>
          <m:sSub>
            <m:sSubPr>
              <m:ctrlPr>
                <w:rPr>
                  <w:rFonts w:ascii="Cambria Math" w:hAnsi="Cambria Math" w:cstheme="minorHAnsi"/>
                  <w:bCs/>
                  <w:i/>
                  <w:color w:val="000000" w:themeColor="text1"/>
                </w:rPr>
              </m:ctrlPr>
            </m:sSubPr>
            <m:e>
              <m:r>
                <w:rPr>
                  <w:rFonts w:ascii="Cambria Math" w:hAnsi="Cambria Math" w:cstheme="minorHAnsi"/>
                  <w:color w:val="000000" w:themeColor="text1"/>
                </w:rPr>
                <m:t>Z</m:t>
              </m:r>
            </m:e>
            <m:sub>
              <m:r>
                <w:rPr>
                  <w:rFonts w:ascii="Cambria Math" w:hAnsi="Cambria Math" w:cstheme="minorHAnsi"/>
                  <w:color w:val="000000" w:themeColor="text1"/>
                </w:rPr>
                <m:t>SecureServers,i</m:t>
              </m:r>
            </m:sub>
          </m:sSub>
        </m:oMath>
      </m:oMathPara>
    </w:p>
    <w:p w14:paraId="408903E4" w14:textId="568B4A18" w:rsidR="00D3528E" w:rsidRPr="007E7D05" w:rsidRDefault="00D3528E" w:rsidP="00D3528E">
      <w:pPr>
        <w:jc w:val="both"/>
        <w:rPr>
          <w:rFonts w:eastAsiaTheme="minorEastAsia" w:cstheme="minorHAnsi"/>
          <w:b/>
          <w:bCs/>
          <w:color w:val="000000" w:themeColor="text1"/>
        </w:rPr>
      </w:pPr>
      <w:r w:rsidRPr="007E7D05">
        <w:rPr>
          <w:rFonts w:eastAsiaTheme="minorEastAsia" w:cstheme="minorHAnsi"/>
          <w:b/>
          <w:bCs/>
          <w:color w:val="000000" w:themeColor="text1"/>
        </w:rPr>
        <w:t>3.2.3.</w:t>
      </w:r>
      <w:r w:rsidRPr="007E7D05">
        <w:rPr>
          <w:rFonts w:eastAsiaTheme="minorEastAsia" w:cstheme="minorHAnsi"/>
          <w:bCs/>
          <w:color w:val="000000" w:themeColor="text1"/>
        </w:rPr>
        <w:t xml:space="preserve"> </w:t>
      </w:r>
      <w:r w:rsidRPr="007E7D05">
        <w:rPr>
          <w:rFonts w:eastAsiaTheme="minorEastAsia" w:cstheme="minorHAnsi"/>
          <w:b/>
          <w:bCs/>
          <w:color w:val="000000" w:themeColor="text1"/>
        </w:rPr>
        <w:t>Short-Run Growth Model</w:t>
      </w:r>
    </w:p>
    <w:p w14:paraId="38A67048" w14:textId="0445F432" w:rsidR="00D3528E" w:rsidRPr="007E7D05" w:rsidRDefault="00D3528E" w:rsidP="00D3528E">
      <w:pPr>
        <w:jc w:val="both"/>
        <w:rPr>
          <w:rFonts w:eastAsiaTheme="minorEastAsia" w:cstheme="minorHAnsi"/>
          <w:bCs/>
          <w:color w:val="000000" w:themeColor="text1"/>
        </w:rPr>
      </w:pPr>
      <w:r w:rsidRPr="007E7D05">
        <w:rPr>
          <w:rFonts w:eastAsiaTheme="minorEastAsia" w:cstheme="minorHAnsi"/>
          <w:bCs/>
          <w:color w:val="000000" w:themeColor="text1"/>
        </w:rPr>
        <w:lastRenderedPageBreak/>
        <w:t xml:space="preserve">Although the bivariate ARDL bounds test indicates </w:t>
      </w:r>
      <w:proofErr w:type="spellStart"/>
      <w:r w:rsidRPr="007E7D05">
        <w:rPr>
          <w:rFonts w:eastAsiaTheme="minorEastAsia" w:cstheme="minorHAnsi"/>
          <w:bCs/>
          <w:color w:val="000000" w:themeColor="text1"/>
        </w:rPr>
        <w:t>cointegration</w:t>
      </w:r>
      <w:proofErr w:type="spellEnd"/>
      <w:r w:rsidRPr="007E7D05">
        <w:rPr>
          <w:rFonts w:eastAsiaTheme="minorEastAsia" w:cstheme="minorHAnsi"/>
          <w:bCs/>
          <w:color w:val="000000" w:themeColor="text1"/>
        </w:rPr>
        <w:t xml:space="preserve"> (</w:t>
      </w:r>
      <w:proofErr w:type="spellStart"/>
      <w:r w:rsidRPr="007E7D05">
        <w:rPr>
          <w:rFonts w:eastAsiaTheme="minorEastAsia" w:cstheme="minorHAnsi"/>
          <w:bCs/>
          <w:color w:val="000000" w:themeColor="text1"/>
        </w:rPr>
        <w:t>Pesaran</w:t>
      </w:r>
      <w:proofErr w:type="spellEnd"/>
      <w:r w:rsidRPr="007E7D05">
        <w:rPr>
          <w:rFonts w:eastAsiaTheme="minorEastAsia" w:cstheme="minorHAnsi"/>
          <w:bCs/>
          <w:color w:val="000000" w:themeColor="text1"/>
        </w:rPr>
        <w:t xml:space="preserve"> et al., 2001). The small sample size limits the reliability of the long-run estimates. Therefore, the first-differenced model is treated as the primary specification, while the ARDL results are presented as exploratory evidence so,</w:t>
      </w:r>
      <w:r w:rsidRPr="007E7D05">
        <w:rPr>
          <w:rFonts w:ascii="Segoe UI" w:hAnsi="Segoe UI" w:cs="Segoe UI"/>
          <w:color w:val="000000" w:themeColor="text1"/>
          <w:shd w:val="clear" w:color="auto" w:fill="FFFFFF"/>
        </w:rPr>
        <w:t xml:space="preserve"> </w:t>
      </w:r>
      <w:r w:rsidRPr="007E7D05">
        <w:rPr>
          <w:rFonts w:eastAsiaTheme="minorEastAsia" w:cstheme="minorHAnsi"/>
          <w:bCs/>
          <w:color w:val="000000" w:themeColor="text1"/>
        </w:rPr>
        <w:t>we estimate the short-run relationship directly on first-differenced data as:</w:t>
      </w:r>
    </w:p>
    <w:p w14:paraId="0D7234C4" w14:textId="0DC3D82A" w:rsidR="00D3528E" w:rsidRPr="007E7D05" w:rsidRDefault="00D3528E" w:rsidP="00CB1B1D">
      <w:pPr>
        <w:jc w:val="both"/>
        <w:rPr>
          <w:rFonts w:eastAsiaTheme="minorEastAsia" w:cstheme="minorHAnsi"/>
          <w:bCs/>
          <w:color w:val="000000" w:themeColor="text1"/>
        </w:rPr>
      </w:pPr>
      <m:oMathPara>
        <m:oMath>
          <m:r>
            <m:rPr>
              <m:sty m:val="p"/>
            </m:rPr>
            <w:rPr>
              <w:rFonts w:ascii="Cambria Math" w:eastAsiaTheme="minorEastAsia" w:hAnsi="Cambria Math" w:cstheme="minorHAnsi"/>
              <w:color w:val="000000" w:themeColor="text1"/>
            </w:rPr>
            <m:t>Δ</m:t>
          </m:r>
          <m:r>
            <w:rPr>
              <w:rFonts w:ascii="Cambria Math" w:eastAsiaTheme="minorEastAsia" w:hAnsi="Cambria Math" w:cstheme="minorHAnsi"/>
              <w:color w:val="000000" w:themeColor="text1"/>
            </w:rPr>
            <m:t>NB</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D</m:t>
              </m:r>
            </m:e>
            <m:sub>
              <m:r>
                <w:rPr>
                  <w:rFonts w:ascii="Cambria Math" w:eastAsiaTheme="minorEastAsia" w:hAnsi="Cambria Math" w:cstheme="minorHAnsi"/>
                  <w:color w:val="000000" w:themeColor="text1"/>
                </w:rPr>
                <m:t>t</m:t>
              </m:r>
            </m:sub>
          </m:sSub>
          <m:r>
            <w:rPr>
              <w:rFonts w:ascii="Cambria Math" w:eastAsiaTheme="minorEastAsia" w:hAnsi="Cambria Math" w:cstheme="minorHAnsi"/>
              <w:color w:val="000000" w:themeColor="text1"/>
            </w:rPr>
            <m: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β</m:t>
              </m:r>
            </m:e>
            <m:sub>
              <m:r>
                <w:rPr>
                  <w:rFonts w:ascii="Cambria Math" w:eastAsiaTheme="minorEastAsia" w:hAnsi="Cambria Math" w:cstheme="minorHAnsi"/>
                  <w:color w:val="000000" w:themeColor="text1"/>
                </w:rPr>
                <m:t>0</m:t>
              </m:r>
            </m:sub>
          </m:sSub>
          <m:r>
            <w:rPr>
              <w:rFonts w:ascii="Cambria Math" w:eastAsiaTheme="minorEastAsia" w:hAnsi="Cambria Math" w:cstheme="minorHAnsi"/>
              <w:color w:val="000000" w:themeColor="text1"/>
            </w:rPr>
            <m: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β</m:t>
              </m:r>
            </m:e>
            <m:sub>
              <m:r>
                <w:rPr>
                  <w:rFonts w:ascii="Cambria Math" w:eastAsiaTheme="minorEastAsia" w:hAnsi="Cambria Math" w:cstheme="minorHAnsi"/>
                  <w:color w:val="000000" w:themeColor="text1"/>
                </w:rPr>
                <m:t>1</m:t>
              </m:r>
              <m:r>
                <m:rPr>
                  <m:sty m:val="p"/>
                </m:rPr>
                <w:rPr>
                  <w:rFonts w:ascii="Cambria Math" w:eastAsiaTheme="minorEastAsia" w:hAnsi="Cambria Math" w:cstheme="minorHAnsi"/>
                  <w:color w:val="000000" w:themeColor="text1"/>
                </w:rPr>
                <m:t>Δ</m:t>
              </m:r>
              <m:r>
                <w:rPr>
                  <w:rFonts w:ascii="Cambria Math" w:eastAsiaTheme="minorEastAsia" w:hAnsi="Cambria Math" w:cstheme="minorHAnsi"/>
                  <w:color w:val="000000" w:themeColor="text1"/>
                </w:rPr>
                <m:t>DT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I</m:t>
                  </m:r>
                </m:e>
                <m:sub>
                  <m:r>
                    <w:rPr>
                      <w:rFonts w:ascii="Cambria Math" w:eastAsiaTheme="minorEastAsia" w:hAnsi="Cambria Math" w:cstheme="minorHAnsi"/>
                      <w:color w:val="000000" w:themeColor="text1"/>
                    </w:rPr>
                    <m:t>t</m:t>
                  </m:r>
                </m:sub>
              </m:sSub>
            </m:sub>
          </m:sSub>
          <m:r>
            <w:rPr>
              <w:rFonts w:ascii="Cambria Math" w:eastAsiaTheme="minorEastAsia" w:hAnsi="Cambria Math" w:cstheme="minorHAnsi"/>
              <w:color w:val="000000" w:themeColor="text1"/>
            </w:rPr>
            <m: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ε</m:t>
              </m:r>
            </m:e>
            <m:sub>
              <m:r>
                <w:rPr>
                  <w:rFonts w:ascii="Cambria Math" w:eastAsiaTheme="minorEastAsia" w:hAnsi="Cambria Math" w:cstheme="minorHAnsi"/>
                  <w:color w:val="000000" w:themeColor="text1"/>
                </w:rPr>
                <m:t>t</m:t>
              </m:r>
            </m:sub>
          </m:sSub>
        </m:oMath>
      </m:oMathPara>
    </w:p>
    <w:p w14:paraId="2D4874C9" w14:textId="148427B3" w:rsidR="00D3528E" w:rsidRPr="007E7D05" w:rsidRDefault="00CF2369" w:rsidP="00CF2369">
      <w:pPr>
        <w:jc w:val="both"/>
        <w:rPr>
          <w:rFonts w:eastAsiaTheme="minorEastAsia" w:cstheme="minorHAnsi"/>
          <w:bCs/>
          <w:color w:val="000000" w:themeColor="text1"/>
        </w:rPr>
      </w:pPr>
      <w:r w:rsidRPr="007E7D05">
        <w:rPr>
          <w:rFonts w:eastAsiaTheme="minorEastAsia" w:cstheme="minorHAnsi"/>
          <w:bCs/>
          <w:color w:val="000000" w:themeColor="text1"/>
        </w:rPr>
        <w:t>where,</w:t>
      </w:r>
      <m:oMath>
        <m:r>
          <m:rPr>
            <m:sty m:val="p"/>
          </m:rPr>
          <w:rPr>
            <w:rFonts w:ascii="Cambria Math" w:eastAsiaTheme="minorEastAsia" w:hAnsi="Cambria Math" w:cstheme="minorHAnsi"/>
            <w:color w:val="000000" w:themeColor="text1"/>
          </w:rPr>
          <m:t xml:space="preserve"> Δ</m:t>
        </m:r>
        <m:r>
          <w:rPr>
            <w:rFonts w:ascii="Cambria Math" w:eastAsiaTheme="minorEastAsia" w:hAnsi="Cambria Math" w:cstheme="minorHAnsi"/>
            <w:color w:val="000000" w:themeColor="text1"/>
          </w:rPr>
          <m:t>NB</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D</m:t>
            </m:r>
          </m:e>
          <m:sub>
            <m:r>
              <w:rPr>
                <w:rFonts w:ascii="Cambria Math" w:eastAsiaTheme="minorEastAsia" w:hAnsi="Cambria Math" w:cstheme="minorHAnsi"/>
                <w:color w:val="000000" w:themeColor="text1"/>
              </w:rPr>
              <m:t>t</m:t>
            </m:r>
          </m:sub>
        </m:sSub>
      </m:oMath>
      <w:r w:rsidRPr="007E7D05">
        <w:rPr>
          <w:rFonts w:eastAsiaTheme="minorEastAsia" w:cstheme="minorHAnsi"/>
          <w:bCs/>
          <w:color w:val="000000" w:themeColor="text1"/>
        </w:rPr>
        <w:t xml:space="preserve">  is First difference of </w:t>
      </w:r>
      <w:r w:rsidR="00210844" w:rsidRPr="007E7D05">
        <w:rPr>
          <w:rFonts w:eastAsiaTheme="minorEastAsia" w:cstheme="minorHAnsi"/>
          <w:bCs/>
          <w:color w:val="000000" w:themeColor="text1"/>
        </w:rPr>
        <w:t xml:space="preserve">NBD </w:t>
      </w:r>
      <w:r w:rsidRPr="007E7D05">
        <w:rPr>
          <w:rFonts w:eastAsiaTheme="minorEastAsia" w:cstheme="minorHAnsi"/>
          <w:bCs/>
          <w:color w:val="000000" w:themeColor="text1"/>
        </w:rPr>
        <w:t>at time t,</w:t>
      </w:r>
      <m:oMath>
        <m:r>
          <w:rPr>
            <w:rFonts w:ascii="Cambria Math" w:eastAsiaTheme="minorEastAsia" w:hAnsi="Cambria Math" w:cstheme="minorHAnsi"/>
            <w:color w:val="000000" w:themeColor="text1"/>
          </w:rPr>
          <m:t xml:space="preserve"> </m:t>
        </m:r>
        <m:r>
          <m:rPr>
            <m:sty m:val="p"/>
          </m:rPr>
          <w:rPr>
            <w:rFonts w:ascii="Cambria Math" w:eastAsiaTheme="minorEastAsia" w:hAnsi="Cambria Math" w:cstheme="minorHAnsi"/>
            <w:color w:val="000000" w:themeColor="text1"/>
          </w:rPr>
          <m:t>Δ</m:t>
        </m:r>
        <m:r>
          <w:rPr>
            <w:rFonts w:ascii="Cambria Math" w:eastAsiaTheme="minorEastAsia" w:hAnsi="Cambria Math" w:cstheme="minorHAnsi"/>
            <w:color w:val="000000" w:themeColor="text1"/>
          </w:rPr>
          <m:t>DT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I</m:t>
            </m:r>
          </m:e>
          <m:sub>
            <m:r>
              <w:rPr>
                <w:rFonts w:ascii="Cambria Math" w:eastAsiaTheme="minorEastAsia" w:hAnsi="Cambria Math" w:cstheme="minorHAnsi"/>
                <w:color w:val="000000" w:themeColor="text1"/>
              </w:rPr>
              <m:t>t</m:t>
            </m:r>
          </m:sub>
        </m:sSub>
      </m:oMath>
      <w:r w:rsidRPr="007E7D05">
        <w:rPr>
          <w:rFonts w:eastAsiaTheme="minorEastAsia" w:cstheme="minorHAnsi"/>
          <w:bCs/>
          <w:color w:val="000000" w:themeColor="text1"/>
        </w:rPr>
        <w:t xml:space="preserve"> is First difference of the Digital Transformation Index at time t and  β0​ is Intercept , β1​ represents Short-run effect of digital transformation on entrepreneurship development and  ​</w:t>
      </w:r>
      <m:oMath>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ε</m:t>
            </m:r>
          </m:e>
          <m:sub>
            <m:r>
              <w:rPr>
                <w:rFonts w:ascii="Cambria Math" w:eastAsiaTheme="minorEastAsia" w:hAnsi="Cambria Math" w:cstheme="minorHAnsi"/>
                <w:color w:val="000000" w:themeColor="text1"/>
              </w:rPr>
              <m:t>t</m:t>
            </m:r>
          </m:sub>
        </m:sSub>
      </m:oMath>
      <w:r w:rsidRPr="007E7D05">
        <w:rPr>
          <w:rFonts w:eastAsiaTheme="minorEastAsia" w:cstheme="minorHAnsi"/>
          <w:bCs/>
          <w:color w:val="000000" w:themeColor="text1"/>
        </w:rPr>
        <w:t xml:space="preserve"> is the  Error term.</w:t>
      </w:r>
    </w:p>
    <w:p w14:paraId="2459A364" w14:textId="77777777" w:rsidR="00CF2369" w:rsidRPr="007E7D05" w:rsidRDefault="00CF2369" w:rsidP="00CF2369">
      <w:pPr>
        <w:jc w:val="both"/>
        <w:rPr>
          <w:rFonts w:eastAsiaTheme="minorEastAsia" w:cstheme="minorHAnsi"/>
          <w:b/>
          <w:bCs/>
          <w:color w:val="000000" w:themeColor="text1"/>
        </w:rPr>
      </w:pPr>
      <w:r w:rsidRPr="007E7D05">
        <w:rPr>
          <w:rFonts w:eastAsiaTheme="minorEastAsia" w:cstheme="minorHAnsi"/>
          <w:b/>
          <w:bCs/>
          <w:color w:val="000000" w:themeColor="text1"/>
        </w:rPr>
        <w:t>3.2.4</w:t>
      </w:r>
      <w:r w:rsidRPr="007E7D05">
        <w:rPr>
          <w:rFonts w:eastAsiaTheme="minorEastAsia" w:cstheme="minorHAnsi"/>
          <w:bCs/>
          <w:color w:val="000000" w:themeColor="text1"/>
        </w:rPr>
        <w:t xml:space="preserve"> </w:t>
      </w:r>
      <w:r w:rsidRPr="007E7D05">
        <w:rPr>
          <w:rFonts w:eastAsiaTheme="minorEastAsia" w:cstheme="minorHAnsi"/>
          <w:b/>
          <w:bCs/>
          <w:color w:val="000000" w:themeColor="text1"/>
        </w:rPr>
        <w:t>ARDL Bounds Testing</w:t>
      </w:r>
    </w:p>
    <w:p w14:paraId="1DDDF425" w14:textId="2BA4B6F9" w:rsidR="00CF2369" w:rsidRPr="007E7D05" w:rsidRDefault="00CF2369" w:rsidP="00CF2369">
      <w:pPr>
        <w:jc w:val="both"/>
        <w:rPr>
          <w:rFonts w:eastAsiaTheme="minorEastAsia" w:cstheme="minorHAnsi"/>
          <w:bCs/>
          <w:color w:val="000000" w:themeColor="text1"/>
        </w:rPr>
      </w:pPr>
      <w:r w:rsidRPr="007E7D05">
        <w:rPr>
          <w:rFonts w:eastAsiaTheme="minorEastAsia" w:cstheme="minorHAnsi"/>
          <w:bCs/>
          <w:color w:val="000000" w:themeColor="text1"/>
        </w:rPr>
        <w:t xml:space="preserve">To explore long-run dynamics, we estimate an </w:t>
      </w:r>
      <w:proofErr w:type="gramStart"/>
      <w:r w:rsidRPr="007E7D05">
        <w:rPr>
          <w:rFonts w:eastAsiaTheme="minorEastAsia" w:cstheme="minorHAnsi"/>
          <w:bCs/>
          <w:color w:val="000000" w:themeColor="text1"/>
        </w:rPr>
        <w:t>ARDL(</w:t>
      </w:r>
      <w:proofErr w:type="gramEnd"/>
      <w:r w:rsidRPr="007E7D05">
        <w:rPr>
          <w:rFonts w:eastAsiaTheme="minorEastAsia" w:cstheme="minorHAnsi"/>
          <w:bCs/>
          <w:color w:val="000000" w:themeColor="text1"/>
        </w:rPr>
        <w:t>1,1) model:</w:t>
      </w:r>
    </w:p>
    <w:p w14:paraId="1E1C202B" w14:textId="69BA517E" w:rsidR="00CF2369" w:rsidRPr="007E7D05" w:rsidRDefault="00CF2369" w:rsidP="00CF2369">
      <w:pPr>
        <w:jc w:val="both"/>
        <w:rPr>
          <w:rFonts w:eastAsiaTheme="minorEastAsia" w:cstheme="minorHAnsi"/>
          <w:bCs/>
          <w:color w:val="000000" w:themeColor="text1"/>
        </w:rPr>
      </w:pPr>
      <m:oMathPara>
        <m:oMath>
          <m:r>
            <w:rPr>
              <w:rFonts w:ascii="Cambria Math" w:eastAsiaTheme="minorEastAsia" w:hAnsi="Cambria Math" w:cstheme="minorHAnsi"/>
              <w:color w:val="000000" w:themeColor="text1"/>
            </w:rPr>
            <m:t>NB</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D</m:t>
              </m:r>
            </m:e>
            <m:sub>
              <m:r>
                <w:rPr>
                  <w:rFonts w:ascii="Cambria Math" w:eastAsiaTheme="minorEastAsia" w:hAnsi="Cambria Math" w:cstheme="minorHAnsi"/>
                  <w:color w:val="000000" w:themeColor="text1"/>
                </w:rPr>
                <m:t>t</m:t>
              </m:r>
            </m:sub>
          </m:sSub>
          <m:r>
            <w:rPr>
              <w:rFonts w:ascii="Cambria Math" w:eastAsiaTheme="minorEastAsia" w:hAnsi="Cambria Math" w:cstheme="minorHAnsi"/>
              <w:color w:val="000000" w:themeColor="text1"/>
            </w:rPr>
            <m:t>=α+</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β</m:t>
              </m:r>
            </m:e>
            <m:sub>
              <m:r>
                <w:rPr>
                  <w:rFonts w:ascii="Cambria Math" w:eastAsiaTheme="minorEastAsia" w:hAnsi="Cambria Math" w:cstheme="minorHAnsi"/>
                  <w:color w:val="000000" w:themeColor="text1"/>
                </w:rPr>
                <m:t>1NB</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D</m:t>
                  </m:r>
                </m:e>
                <m:sub>
                  <m:d>
                    <m:dPr>
                      <m:begChr m:val="{"/>
                      <m:endChr m:val="}"/>
                      <m:ctrlPr>
                        <w:rPr>
                          <w:rFonts w:ascii="Cambria Math" w:eastAsiaTheme="minorEastAsia" w:hAnsi="Cambria Math" w:cstheme="minorHAnsi"/>
                          <w:bCs/>
                          <w:i/>
                          <w:color w:val="000000" w:themeColor="text1"/>
                        </w:rPr>
                      </m:ctrlPr>
                    </m:dPr>
                    <m:e>
                      <m:r>
                        <w:rPr>
                          <w:rFonts w:ascii="Cambria Math" w:eastAsiaTheme="minorEastAsia" w:hAnsi="Cambria Math" w:cstheme="minorHAnsi"/>
                          <w:color w:val="000000" w:themeColor="text1"/>
                        </w:rPr>
                        <m:t>t-1</m:t>
                      </m:r>
                    </m:e>
                  </m:d>
                </m:sub>
              </m:sSub>
            </m:sub>
          </m:sSub>
          <m:r>
            <w:rPr>
              <w:rFonts w:ascii="Cambria Math" w:eastAsiaTheme="minorEastAsia" w:hAnsi="Cambria Math" w:cstheme="minorHAnsi"/>
              <w:color w:val="000000" w:themeColor="text1"/>
            </w:rPr>
            <m: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β</m:t>
              </m:r>
            </m:e>
            <m:sub>
              <m:r>
                <w:rPr>
                  <w:rFonts w:ascii="Cambria Math" w:eastAsiaTheme="minorEastAsia" w:hAnsi="Cambria Math" w:cstheme="minorHAnsi"/>
                  <w:color w:val="000000" w:themeColor="text1"/>
                </w:rPr>
                <m:t>2DT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I</m:t>
                  </m:r>
                </m:e>
                <m:sub>
                  <m:r>
                    <w:rPr>
                      <w:rFonts w:ascii="Cambria Math" w:eastAsiaTheme="minorEastAsia" w:hAnsi="Cambria Math" w:cstheme="minorHAnsi"/>
                      <w:color w:val="000000" w:themeColor="text1"/>
                    </w:rPr>
                    <m:t>t</m:t>
                  </m:r>
                </m:sub>
              </m:sSub>
            </m:sub>
          </m:sSub>
          <m:r>
            <w:rPr>
              <w:rFonts w:ascii="Cambria Math" w:eastAsiaTheme="minorEastAsia" w:hAnsi="Cambria Math" w:cstheme="minorHAnsi"/>
              <w:color w:val="000000" w:themeColor="text1"/>
            </w:rPr>
            <m: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β</m:t>
              </m:r>
            </m:e>
            <m:sub>
              <m:r>
                <w:rPr>
                  <w:rFonts w:ascii="Cambria Math" w:eastAsiaTheme="minorEastAsia" w:hAnsi="Cambria Math" w:cstheme="minorHAnsi"/>
                  <w:color w:val="000000" w:themeColor="text1"/>
                </w:rPr>
                <m:t>3DT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I</m:t>
                  </m:r>
                </m:e>
                <m:sub>
                  <m:d>
                    <m:dPr>
                      <m:begChr m:val="{"/>
                      <m:endChr m:val="}"/>
                      <m:ctrlPr>
                        <w:rPr>
                          <w:rFonts w:ascii="Cambria Math" w:eastAsiaTheme="minorEastAsia" w:hAnsi="Cambria Math" w:cstheme="minorHAnsi"/>
                          <w:bCs/>
                          <w:i/>
                          <w:color w:val="000000" w:themeColor="text1"/>
                        </w:rPr>
                      </m:ctrlPr>
                    </m:dPr>
                    <m:e>
                      <m:r>
                        <w:rPr>
                          <w:rFonts w:ascii="Cambria Math" w:eastAsiaTheme="minorEastAsia" w:hAnsi="Cambria Math" w:cstheme="minorHAnsi"/>
                          <w:color w:val="000000" w:themeColor="text1"/>
                        </w:rPr>
                        <m:t>t-1</m:t>
                      </m:r>
                    </m:e>
                  </m:d>
                </m:sub>
              </m:sSub>
            </m:sub>
          </m:sSub>
          <m:r>
            <w:rPr>
              <w:rFonts w:ascii="Cambria Math" w:eastAsiaTheme="minorEastAsia" w:hAnsi="Cambria Math" w:cstheme="minorHAnsi"/>
              <w:color w:val="000000" w:themeColor="text1"/>
            </w:rPr>
            <m: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ε</m:t>
              </m:r>
            </m:e>
            <m:sub>
              <m:r>
                <w:rPr>
                  <w:rFonts w:ascii="Cambria Math" w:eastAsiaTheme="minorEastAsia" w:hAnsi="Cambria Math" w:cstheme="minorHAnsi"/>
                  <w:color w:val="000000" w:themeColor="text1"/>
                </w:rPr>
                <m:t>t</m:t>
              </m:r>
            </m:sub>
          </m:sSub>
        </m:oMath>
      </m:oMathPara>
    </w:p>
    <w:p w14:paraId="0BFA3920" w14:textId="72A2D772" w:rsidR="00CF2369" w:rsidRPr="007E7D05" w:rsidRDefault="00CF2369" w:rsidP="00CF2369">
      <w:pPr>
        <w:jc w:val="both"/>
        <w:rPr>
          <w:rFonts w:eastAsiaTheme="minorEastAsia" w:cstheme="minorHAnsi"/>
          <w:bCs/>
          <w:color w:val="000000" w:themeColor="text1"/>
        </w:rPr>
      </w:pPr>
      <w:r w:rsidRPr="007E7D05">
        <w:rPr>
          <w:rFonts w:eastAsiaTheme="minorEastAsia" w:cstheme="minorHAnsi"/>
          <w:bCs/>
          <w:color w:val="000000" w:themeColor="text1"/>
        </w:rPr>
        <w:t>Where,</w:t>
      </w:r>
      <m:oMath>
        <m:r>
          <w:rPr>
            <w:rFonts w:ascii="Cambria Math" w:eastAsiaTheme="minorEastAsia" w:hAnsi="Cambria Math" w:cstheme="minorHAnsi"/>
            <w:color w:val="000000" w:themeColor="text1"/>
          </w:rPr>
          <m:t xml:space="preserve"> NB</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D</m:t>
            </m:r>
          </m:e>
          <m:sub>
            <m:r>
              <w:rPr>
                <w:rFonts w:ascii="Cambria Math" w:eastAsiaTheme="minorEastAsia" w:hAnsi="Cambria Math" w:cstheme="minorHAnsi"/>
                <w:color w:val="000000" w:themeColor="text1"/>
              </w:rPr>
              <m:t>t</m:t>
            </m:r>
          </m:sub>
        </m:sSub>
      </m:oMath>
      <w:r w:rsidRPr="007E7D05">
        <w:rPr>
          <w:rFonts w:eastAsiaTheme="minorEastAsia" w:cstheme="minorHAnsi"/>
          <w:bCs/>
          <w:color w:val="000000" w:themeColor="text1"/>
        </w:rPr>
        <w:t xml:space="preserve"> represents New Business Density at time t,</w:t>
      </w:r>
      <m:oMath>
        <m:r>
          <w:rPr>
            <w:rFonts w:ascii="Cambria Math" w:eastAsiaTheme="minorEastAsia" w:hAnsi="Cambria Math" w:cstheme="minorHAnsi"/>
            <w:color w:val="000000" w:themeColor="text1"/>
          </w:rPr>
          <m:t xml:space="preserve"> NB</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D</m:t>
            </m:r>
          </m:e>
          <m:sub>
            <m:r>
              <w:rPr>
                <w:rFonts w:ascii="Cambria Math" w:eastAsiaTheme="minorEastAsia" w:hAnsi="Cambria Math" w:cstheme="minorHAnsi"/>
                <w:color w:val="000000" w:themeColor="text1"/>
              </w:rPr>
              <m:t>t-1</m:t>
            </m:r>
          </m:sub>
        </m:sSub>
      </m:oMath>
      <w:r w:rsidRPr="007E7D05">
        <w:rPr>
          <w:rFonts w:eastAsiaTheme="minorEastAsia" w:cstheme="minorHAnsi"/>
          <w:bCs/>
          <w:color w:val="000000" w:themeColor="text1"/>
        </w:rPr>
        <w:t xml:space="preserve"> represents One-period lag of New Business Density,</w:t>
      </w:r>
      <m:oMath>
        <m:r>
          <w:rPr>
            <w:rFonts w:ascii="Cambria Math" w:eastAsiaTheme="minorEastAsia" w:hAnsi="Cambria Math" w:cstheme="minorHAnsi"/>
            <w:color w:val="000000" w:themeColor="text1"/>
          </w:rPr>
          <m:t xml:space="preserve"> DT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I</m:t>
            </m:r>
          </m:e>
          <m:sub>
            <m:r>
              <w:rPr>
                <w:rFonts w:ascii="Cambria Math" w:eastAsiaTheme="minorEastAsia" w:hAnsi="Cambria Math" w:cstheme="minorHAnsi"/>
                <w:color w:val="000000" w:themeColor="text1"/>
              </w:rPr>
              <m:t>t</m:t>
            </m:r>
          </m:sub>
        </m:sSub>
      </m:oMath>
      <w:r w:rsidRPr="007E7D05">
        <w:rPr>
          <w:rFonts w:eastAsiaTheme="minorEastAsia" w:cstheme="minorHAnsi"/>
          <w:bCs/>
          <w:color w:val="000000" w:themeColor="text1"/>
        </w:rPr>
        <w:t xml:space="preserve">represents </w:t>
      </w:r>
      <w:r w:rsidR="00210844" w:rsidRPr="007E7D05">
        <w:rPr>
          <w:rFonts w:eastAsiaTheme="minorEastAsia" w:cstheme="minorHAnsi"/>
          <w:bCs/>
          <w:color w:val="000000" w:themeColor="text1"/>
        </w:rPr>
        <w:t xml:space="preserve">DTI </w:t>
      </w:r>
      <w:r w:rsidRPr="007E7D05">
        <w:rPr>
          <w:rFonts w:eastAsiaTheme="minorEastAsia" w:cstheme="minorHAnsi"/>
          <w:bCs/>
          <w:color w:val="000000" w:themeColor="text1"/>
        </w:rPr>
        <w:t>at time t,</w:t>
      </w:r>
      <m:oMath>
        <m:r>
          <w:rPr>
            <w:rFonts w:ascii="Cambria Math" w:eastAsiaTheme="minorEastAsia" w:hAnsi="Cambria Math" w:cstheme="minorHAnsi"/>
            <w:color w:val="000000" w:themeColor="text1"/>
          </w:rPr>
          <m:t xml:space="preserve"> DT</m:t>
        </m:r>
        <m:sSub>
          <m:sSubPr>
            <m:ctrlPr>
              <w:rPr>
                <w:rFonts w:ascii="Cambria Math" w:eastAsiaTheme="minorEastAsia" w:hAnsi="Cambria Math" w:cstheme="minorHAnsi"/>
                <w:bCs/>
                <w:i/>
                <w:color w:val="000000" w:themeColor="text1"/>
              </w:rPr>
            </m:ctrlPr>
          </m:sSubPr>
          <m:e>
            <m:r>
              <w:rPr>
                <w:rFonts w:ascii="Cambria Math" w:eastAsiaTheme="minorEastAsia" w:hAnsi="Cambria Math" w:cstheme="minorHAnsi"/>
                <w:color w:val="000000" w:themeColor="text1"/>
              </w:rPr>
              <m:t>I</m:t>
            </m:r>
          </m:e>
          <m:sub>
            <m:r>
              <w:rPr>
                <w:rFonts w:ascii="Cambria Math" w:eastAsiaTheme="minorEastAsia" w:hAnsi="Cambria Math" w:cstheme="minorHAnsi"/>
                <w:color w:val="000000" w:themeColor="text1"/>
              </w:rPr>
              <m:t>t-1</m:t>
            </m:r>
          </m:sub>
        </m:sSub>
      </m:oMath>
      <w:r w:rsidRPr="007E7D05">
        <w:rPr>
          <w:rFonts w:eastAsiaTheme="minorEastAsia" w:cstheme="minorHAnsi"/>
          <w:bCs/>
          <w:color w:val="000000" w:themeColor="text1"/>
        </w:rPr>
        <w:t xml:space="preserve"> represents One-period lag of the Digital Transformation Index ,α is Constant term ,β1,β2,β3  is Estimated coefficient  and </w:t>
      </w:r>
      <w:proofErr w:type="spellStart"/>
      <w:r w:rsidRPr="007E7D05">
        <w:rPr>
          <w:rFonts w:eastAsiaTheme="minorEastAsia" w:cstheme="minorHAnsi"/>
          <w:bCs/>
          <w:color w:val="000000" w:themeColor="text1"/>
        </w:rPr>
        <w:t>εt</w:t>
      </w:r>
      <w:proofErr w:type="spellEnd"/>
      <w:r w:rsidRPr="007E7D05">
        <w:rPr>
          <w:rFonts w:eastAsiaTheme="minorEastAsia" w:cstheme="minorHAnsi"/>
          <w:bCs/>
          <w:color w:val="000000" w:themeColor="text1"/>
        </w:rPr>
        <w:t>​ is Error term.</w:t>
      </w:r>
    </w:p>
    <w:p w14:paraId="626BFF21" w14:textId="7A17CB24" w:rsidR="00CF2369" w:rsidRPr="007E7D05" w:rsidRDefault="00CF2369" w:rsidP="00CF2369">
      <w:pPr>
        <w:jc w:val="both"/>
        <w:rPr>
          <w:rFonts w:eastAsiaTheme="minorEastAsia" w:cstheme="minorHAnsi"/>
          <w:bCs/>
          <w:color w:val="000000" w:themeColor="text1"/>
        </w:rPr>
      </w:pPr>
      <w:proofErr w:type="spellStart"/>
      <w:r w:rsidRPr="007E7D05">
        <w:rPr>
          <w:rFonts w:eastAsiaTheme="minorEastAsia" w:cstheme="minorHAnsi"/>
          <w:bCs/>
          <w:color w:val="000000" w:themeColor="text1"/>
        </w:rPr>
        <w:t>Cointegration</w:t>
      </w:r>
      <w:proofErr w:type="spellEnd"/>
      <w:r w:rsidRPr="007E7D05">
        <w:rPr>
          <w:rFonts w:eastAsiaTheme="minorEastAsia" w:cstheme="minorHAnsi"/>
          <w:bCs/>
          <w:color w:val="000000" w:themeColor="text1"/>
        </w:rPr>
        <w:t xml:space="preserve"> is assessed using the ARDL bounds testing approach (</w:t>
      </w:r>
      <w:proofErr w:type="spellStart"/>
      <w:r w:rsidRPr="007E7D05">
        <w:rPr>
          <w:rFonts w:eastAsiaTheme="minorEastAsia" w:cstheme="minorHAnsi"/>
          <w:bCs/>
          <w:color w:val="000000" w:themeColor="text1"/>
        </w:rPr>
        <w:t>Pesaran</w:t>
      </w:r>
      <w:proofErr w:type="spellEnd"/>
      <w:r w:rsidRPr="007E7D05">
        <w:rPr>
          <w:rFonts w:eastAsiaTheme="minorEastAsia" w:cstheme="minorHAnsi"/>
          <w:bCs/>
          <w:color w:val="000000" w:themeColor="text1"/>
        </w:rPr>
        <w:t xml:space="preserve"> et al., 2001). The F-statistic is compared against critical bounds: if it exceeds the upper bound, we reject the null hypothesis of no </w:t>
      </w:r>
      <w:proofErr w:type="spellStart"/>
      <w:r w:rsidRPr="007E7D05">
        <w:rPr>
          <w:rFonts w:eastAsiaTheme="minorEastAsia" w:cstheme="minorHAnsi"/>
          <w:bCs/>
          <w:color w:val="000000" w:themeColor="text1"/>
        </w:rPr>
        <w:t>cointegration</w:t>
      </w:r>
      <w:proofErr w:type="spellEnd"/>
      <w:r w:rsidRPr="007E7D05">
        <w:rPr>
          <w:rFonts w:eastAsiaTheme="minorEastAsia" w:cstheme="minorHAnsi"/>
          <w:bCs/>
          <w:color w:val="000000" w:themeColor="text1"/>
        </w:rPr>
        <w:t>. However, given the small sample (n=11), the long-run coefficients are reported as indicative and should be interpreted with caution, with the first-differenced model serving as the primary result.</w:t>
      </w:r>
    </w:p>
    <w:p w14:paraId="3F67DE8C" w14:textId="0E0B5509" w:rsidR="008A7AA4" w:rsidRPr="007E7D05" w:rsidRDefault="008A7AA4" w:rsidP="008A7AA4">
      <w:pPr>
        <w:jc w:val="both"/>
        <w:rPr>
          <w:rFonts w:cstheme="minorHAnsi"/>
          <w:b/>
          <w:bCs/>
          <w:color w:val="000000" w:themeColor="text1"/>
        </w:rPr>
      </w:pPr>
      <w:r w:rsidRPr="007E7D05">
        <w:rPr>
          <w:rFonts w:cstheme="minorHAnsi"/>
          <w:b/>
          <w:bCs/>
          <w:color w:val="000000" w:themeColor="text1"/>
        </w:rPr>
        <w:t>3.2.5 Granger Causality Testing</w:t>
      </w:r>
    </w:p>
    <w:p w14:paraId="12DF15C5" w14:textId="112566CC" w:rsidR="008A7AA4" w:rsidRPr="007E7D05" w:rsidRDefault="008A7AA4" w:rsidP="008A7AA4">
      <w:pPr>
        <w:jc w:val="both"/>
        <w:rPr>
          <w:rFonts w:cstheme="minorHAnsi"/>
          <w:bCs/>
          <w:color w:val="000000" w:themeColor="text1"/>
        </w:rPr>
      </w:pPr>
      <w:r w:rsidRPr="007E7D05">
        <w:rPr>
          <w:rFonts w:cstheme="minorHAnsi"/>
          <w:bCs/>
          <w:color w:val="000000" w:themeColor="text1"/>
        </w:rPr>
        <w:t>To investigate the direction of causality between digital transformation and entrepreneurship, we employ Granger causality tests on first-differenced series to satisfy stationarity:</w:t>
      </w:r>
    </w:p>
    <w:p w14:paraId="03E60BBB" w14:textId="03058F8F" w:rsidR="008A7AA4" w:rsidRPr="007E7D05" w:rsidRDefault="00D60CAF" w:rsidP="008A7AA4">
      <w:pPr>
        <w:jc w:val="both"/>
        <w:rPr>
          <w:rFonts w:eastAsiaTheme="minorEastAsia" w:cstheme="minorHAnsi"/>
          <w:bCs/>
          <w:color w:val="000000" w:themeColor="text1"/>
        </w:rPr>
      </w:pPr>
      <m:oMathPara>
        <m:oMath>
          <m:sSub>
            <m:sSubPr>
              <m:ctrlPr>
                <w:rPr>
                  <w:rFonts w:ascii="Cambria Math" w:hAnsi="Cambria Math" w:cstheme="minorHAnsi"/>
                  <w:bCs/>
                  <w:i/>
                  <w:color w:val="000000" w:themeColor="text1"/>
                </w:rPr>
              </m:ctrlPr>
            </m:sSubPr>
            <m:e>
              <m:r>
                <w:rPr>
                  <w:rFonts w:ascii="Cambria Math" w:hAnsi="Cambria Math" w:cstheme="minorHAnsi"/>
                  <w:color w:val="000000" w:themeColor="text1"/>
                  <w:rPrChange w:id="550" w:author="Dell" w:date="2026-08-01T10:12:00Z">
                    <w:rPr>
                      <w:rFonts w:ascii="Cambria Math" w:hAnsi="Cambria Math" w:cstheme="minorHAnsi"/>
                    </w:rPr>
                  </w:rPrChange>
                </w:rPr>
                <m:t>Y</m:t>
              </m:r>
            </m:e>
            <m:sub>
              <m:r>
                <w:rPr>
                  <w:rFonts w:ascii="Cambria Math" w:hAnsi="Cambria Math" w:cstheme="minorHAnsi"/>
                  <w:color w:val="000000" w:themeColor="text1"/>
                  <w:rPrChange w:id="551" w:author="Dell" w:date="2026-08-01T10:12:00Z">
                    <w:rPr>
                      <w:rFonts w:ascii="Cambria Math" w:hAnsi="Cambria Math" w:cstheme="minorHAnsi"/>
                    </w:rPr>
                  </w:rPrChange>
                </w:rPr>
                <m:t>t</m:t>
              </m:r>
            </m:sub>
          </m:sSub>
          <m:r>
            <w:rPr>
              <w:rFonts w:ascii="Cambria Math" w:hAnsi="Cambria Math" w:cstheme="minorHAnsi"/>
              <w:color w:val="000000" w:themeColor="text1"/>
              <w:rPrChange w:id="552" w:author="Dell" w:date="2026-08-01T10:12:00Z">
                <w:rPr>
                  <w:rFonts w:ascii="Cambria Math" w:hAnsi="Cambria Math" w:cstheme="minorHAnsi"/>
                </w:rPr>
              </w:rPrChange>
            </w:rPr>
            <m:t xml:space="preserve">= α + </m:t>
          </m:r>
          <m:nary>
            <m:naryPr>
              <m:chr m:val="∑"/>
              <m:ctrlPr>
                <w:rPr>
                  <w:rFonts w:ascii="Cambria Math" w:hAnsi="Cambria Math" w:cstheme="minorHAnsi"/>
                  <w:bCs/>
                  <w:i/>
                  <w:color w:val="000000" w:themeColor="text1"/>
                </w:rPr>
              </m:ctrlPr>
            </m:naryPr>
            <m:sub>
              <m:r>
                <w:rPr>
                  <w:rFonts w:ascii="Cambria Math" w:hAnsi="Cambria Math" w:cstheme="minorHAnsi"/>
                  <w:color w:val="000000" w:themeColor="text1"/>
                  <w:rPrChange w:id="553" w:author="Dell" w:date="2026-08-01T10:12:00Z">
                    <w:rPr>
                      <w:rFonts w:ascii="Cambria Math" w:hAnsi="Cambria Math" w:cstheme="minorHAnsi"/>
                    </w:rPr>
                  </w:rPrChange>
                </w:rPr>
                <m:t>i=1</m:t>
              </m:r>
            </m:sub>
            <m:sup>
              <m:r>
                <w:rPr>
                  <w:rFonts w:ascii="Cambria Math" w:hAnsi="Cambria Math" w:cstheme="minorHAnsi"/>
                  <w:color w:val="000000" w:themeColor="text1"/>
                  <w:rPrChange w:id="554" w:author="Dell" w:date="2026-08-01T10:12:00Z">
                    <w:rPr>
                      <w:rFonts w:ascii="Cambria Math" w:hAnsi="Cambria Math" w:cstheme="minorHAnsi"/>
                    </w:rPr>
                  </w:rPrChange>
                </w:rPr>
                <m:t>p</m:t>
              </m:r>
            </m:sup>
            <m:e>
              <m:sSub>
                <m:sSubPr>
                  <m:ctrlPr>
                    <w:ins w:id="555" w:author="Dell" w:date="2026-08-01T10:12:00Z">
                      <w:rPr>
                        <w:rFonts w:ascii="Cambria Math" w:hAnsi="Cambria Math" w:cstheme="minorHAnsi"/>
                        <w:bCs/>
                        <w:i/>
                        <w:color w:val="000000" w:themeColor="text1"/>
                      </w:rPr>
                    </w:ins>
                  </m:ctrlPr>
                </m:sSubPr>
                <m:e>
                  <m:r>
                    <w:ins w:id="556" w:author="Dell" w:date="2026-08-01T10:12:00Z">
                      <w:rPr>
                        <w:rFonts w:ascii="Cambria Math" w:hAnsi="Cambria Math" w:cstheme="minorHAnsi"/>
                        <w:color w:val="000000" w:themeColor="text1"/>
                      </w:rPr>
                      <m:t>β</m:t>
                    </w:ins>
                  </m:r>
                </m:e>
                <m:sub>
                  <m:r>
                    <w:ins w:id="557" w:author="Dell" w:date="2026-08-01T10:12:00Z">
                      <w:rPr>
                        <w:rFonts w:ascii="Cambria Math" w:hAnsi="Cambria Math" w:cstheme="minorHAnsi"/>
                        <w:color w:val="000000" w:themeColor="text1"/>
                      </w:rPr>
                      <m:t>i</m:t>
                    </w:ins>
                  </m:r>
                </m:sub>
              </m:sSub>
              <m:sSub>
                <m:sSubPr>
                  <m:ctrlPr>
                    <w:ins w:id="558" w:author="Dell" w:date="2026-08-01T10:12:00Z">
                      <w:rPr>
                        <w:rFonts w:ascii="Cambria Math" w:hAnsi="Cambria Math" w:cstheme="minorHAnsi"/>
                        <w:bCs/>
                        <w:i/>
                        <w:color w:val="000000" w:themeColor="text1"/>
                      </w:rPr>
                    </w:ins>
                  </m:ctrlPr>
                </m:sSubPr>
                <m:e>
                  <m:r>
                    <w:ins w:id="559" w:author="Dell" w:date="2026-08-01T10:12:00Z">
                      <w:rPr>
                        <w:rFonts w:ascii="Cambria Math" w:hAnsi="Cambria Math" w:cstheme="minorHAnsi"/>
                        <w:color w:val="000000" w:themeColor="text1"/>
                      </w:rPr>
                      <m:t>Y</m:t>
                    </w:ins>
                  </m:r>
                </m:e>
                <m:sub>
                  <m:r>
                    <w:ins w:id="560" w:author="Dell" w:date="2026-08-01T10:12:00Z">
                      <w:rPr>
                        <w:rFonts w:ascii="Cambria Math" w:hAnsi="Cambria Math" w:cstheme="minorHAnsi"/>
                        <w:color w:val="000000" w:themeColor="text1"/>
                      </w:rPr>
                      <m:t>t-i</m:t>
                    </w:ins>
                  </m:r>
                </m:sub>
              </m:sSub>
            </m:e>
          </m:nary>
          <m:sSub>
            <m:sSubPr>
              <m:ctrlPr>
                <w:del w:id="561" w:author="Dell" w:date="2026-08-01T10:12:00Z">
                  <w:rPr>
                    <w:rFonts w:ascii="Cambria Math" w:hAnsi="Cambria Math" w:cstheme="minorHAnsi"/>
                    <w:bCs/>
                    <w:i/>
                    <w:color w:val="000000" w:themeColor="text1"/>
                  </w:rPr>
                </w:del>
              </m:ctrlPr>
            </m:sSubPr>
            <m:e>
              <m:r>
                <w:del w:id="562" w:author="Dell" w:date="2026-08-01T10:12:00Z">
                  <w:rPr>
                    <w:rFonts w:ascii="Cambria Math" w:hAnsi="Cambria Math" w:cstheme="minorHAnsi"/>
                    <w:color w:val="000000" w:themeColor="text1"/>
                    <w:rPrChange w:id="563" w:author="Dell" w:date="2026-08-01T10:12:00Z">
                      <w:rPr>
                        <w:rFonts w:ascii="Cambria Math" w:hAnsi="Cambria Math" w:cstheme="minorHAnsi"/>
                      </w:rPr>
                    </w:rPrChange>
                  </w:rPr>
                  <m:t>β</m:t>
                </w:del>
              </m:r>
            </m:e>
            <m:sub>
              <m:r>
                <w:del w:id="564" w:author="Dell" w:date="2026-08-01T10:12:00Z">
                  <w:rPr>
                    <w:rFonts w:ascii="Cambria Math" w:hAnsi="Cambria Math" w:cstheme="minorHAnsi"/>
                    <w:color w:val="000000" w:themeColor="text1"/>
                    <w:rPrChange w:id="565" w:author="Dell" w:date="2026-08-01T10:12:00Z">
                      <w:rPr>
                        <w:rFonts w:ascii="Cambria Math" w:hAnsi="Cambria Math" w:cstheme="minorHAnsi"/>
                      </w:rPr>
                    </w:rPrChange>
                  </w:rPr>
                  <m:t>i</m:t>
                </w:del>
              </m:r>
            </m:sub>
          </m:sSub>
          <m:sSub>
            <m:sSubPr>
              <m:ctrlPr>
                <w:del w:id="566" w:author="Dell" w:date="2026-08-01T10:12:00Z">
                  <w:rPr>
                    <w:rFonts w:ascii="Cambria Math" w:hAnsi="Cambria Math" w:cstheme="minorHAnsi"/>
                    <w:bCs/>
                    <w:i/>
                    <w:color w:val="000000" w:themeColor="text1"/>
                  </w:rPr>
                </w:del>
              </m:ctrlPr>
            </m:sSubPr>
            <m:e>
              <m:r>
                <w:del w:id="567" w:author="Dell" w:date="2026-08-01T10:12:00Z">
                  <w:rPr>
                    <w:rFonts w:ascii="Cambria Math" w:hAnsi="Cambria Math" w:cstheme="minorHAnsi"/>
                    <w:color w:val="000000" w:themeColor="text1"/>
                    <w:rPrChange w:id="568" w:author="Dell" w:date="2026-08-01T10:12:00Z">
                      <w:rPr>
                        <w:rFonts w:ascii="Cambria Math" w:hAnsi="Cambria Math" w:cstheme="minorHAnsi"/>
                      </w:rPr>
                    </w:rPrChange>
                  </w:rPr>
                  <m:t>Y</m:t>
                </w:del>
              </m:r>
            </m:e>
            <m:sub>
              <m:r>
                <w:del w:id="569" w:author="Dell" w:date="2026-08-01T10:12:00Z">
                  <w:rPr>
                    <w:rFonts w:ascii="Cambria Math" w:hAnsi="Cambria Math" w:cstheme="minorHAnsi"/>
                    <w:color w:val="000000" w:themeColor="text1"/>
                    <w:rPrChange w:id="570" w:author="Dell" w:date="2026-08-01T10:12:00Z">
                      <w:rPr>
                        <w:rFonts w:ascii="Cambria Math" w:hAnsi="Cambria Math" w:cstheme="minorHAnsi"/>
                      </w:rPr>
                    </w:rPrChange>
                  </w:rPr>
                  <m:t>t-i</m:t>
                </w:del>
              </m:r>
            </m:sub>
          </m:sSub>
          <m:r>
            <w:rPr>
              <w:rFonts w:ascii="Cambria Math" w:hAnsi="Cambria Math" w:cstheme="minorHAnsi"/>
              <w:color w:val="000000" w:themeColor="text1"/>
              <w:rPrChange w:id="571" w:author="Dell" w:date="2026-08-01T10:12:00Z">
                <w:rPr>
                  <w:rFonts w:ascii="Cambria Math" w:hAnsi="Cambria Math" w:cstheme="minorHAnsi"/>
                </w:rPr>
              </w:rPrChange>
            </w:rPr>
            <m:t xml:space="preserve">+ </m:t>
          </m:r>
          <m:nary>
            <m:naryPr>
              <m:chr m:val="∑"/>
              <m:ctrlPr>
                <w:rPr>
                  <w:rFonts w:ascii="Cambria Math" w:hAnsi="Cambria Math" w:cstheme="minorHAnsi"/>
                  <w:bCs/>
                  <w:i/>
                  <w:color w:val="000000" w:themeColor="text1"/>
                </w:rPr>
              </m:ctrlPr>
            </m:naryPr>
            <m:sub>
              <m:r>
                <w:rPr>
                  <w:rFonts w:ascii="Cambria Math" w:hAnsi="Cambria Math" w:cstheme="minorHAnsi"/>
                  <w:color w:val="000000" w:themeColor="text1"/>
                  <w:rPrChange w:id="572" w:author="Dell" w:date="2026-08-01T10:12:00Z">
                    <w:rPr>
                      <w:rFonts w:ascii="Cambria Math" w:hAnsi="Cambria Math" w:cstheme="minorHAnsi"/>
                    </w:rPr>
                  </w:rPrChange>
                </w:rPr>
                <m:t>i=1</m:t>
              </m:r>
            </m:sub>
            <m:sup>
              <m:r>
                <w:rPr>
                  <w:rFonts w:ascii="Cambria Math" w:hAnsi="Cambria Math" w:cstheme="minorHAnsi"/>
                  <w:color w:val="000000" w:themeColor="text1"/>
                  <w:rPrChange w:id="573" w:author="Dell" w:date="2026-08-01T10:12:00Z">
                    <w:rPr>
                      <w:rFonts w:ascii="Cambria Math" w:hAnsi="Cambria Math" w:cstheme="minorHAnsi"/>
                    </w:rPr>
                  </w:rPrChange>
                </w:rPr>
                <m:t>p</m:t>
              </m:r>
            </m:sup>
            <m:e>
              <m:sSub>
                <m:sSubPr>
                  <m:ctrlPr>
                    <w:ins w:id="574" w:author="Dell" w:date="2026-08-01T10:13:00Z">
                      <w:rPr>
                        <w:rFonts w:ascii="Cambria Math" w:hAnsi="Cambria Math" w:cstheme="minorHAnsi"/>
                        <w:bCs/>
                        <w:i/>
                        <w:color w:val="000000" w:themeColor="text1"/>
                      </w:rPr>
                    </w:ins>
                  </m:ctrlPr>
                </m:sSubPr>
                <m:e>
                  <m:r>
                    <w:ins w:id="575" w:author="Dell" w:date="2026-08-01T10:13:00Z">
                      <w:rPr>
                        <w:rFonts w:ascii="Cambria Math" w:hAnsi="Cambria Math" w:cstheme="minorHAnsi"/>
                        <w:color w:val="000000" w:themeColor="text1"/>
                      </w:rPr>
                      <m:t>γ</m:t>
                    </w:ins>
                  </m:r>
                </m:e>
                <m:sub>
                  <m:r>
                    <w:ins w:id="576" w:author="Dell" w:date="2026-08-01T10:13:00Z">
                      <w:rPr>
                        <w:rFonts w:ascii="Cambria Math" w:hAnsi="Cambria Math" w:cstheme="minorHAnsi"/>
                        <w:color w:val="000000" w:themeColor="text1"/>
                      </w:rPr>
                      <m:t>i</m:t>
                    </w:ins>
                  </m:r>
                </m:sub>
              </m:sSub>
              <m:sSub>
                <m:sSubPr>
                  <m:ctrlPr>
                    <w:ins w:id="577" w:author="Dell" w:date="2026-08-01T10:13:00Z">
                      <w:rPr>
                        <w:rFonts w:ascii="Cambria Math" w:hAnsi="Cambria Math" w:cstheme="minorHAnsi"/>
                        <w:bCs/>
                        <w:i/>
                        <w:color w:val="000000" w:themeColor="text1"/>
                      </w:rPr>
                    </w:ins>
                  </m:ctrlPr>
                </m:sSubPr>
                <m:e>
                  <m:r>
                    <w:ins w:id="578" w:author="Dell" w:date="2026-08-01T10:13:00Z">
                      <w:rPr>
                        <w:rFonts w:ascii="Cambria Math" w:hAnsi="Cambria Math" w:cstheme="minorHAnsi"/>
                        <w:color w:val="000000" w:themeColor="text1"/>
                      </w:rPr>
                      <m:t>X</m:t>
                    </w:ins>
                  </m:r>
                </m:e>
                <m:sub>
                  <m:r>
                    <w:ins w:id="579" w:author="Dell" w:date="2026-08-01T10:13:00Z">
                      <w:rPr>
                        <w:rFonts w:ascii="Cambria Math" w:hAnsi="Cambria Math" w:cstheme="minorHAnsi"/>
                        <w:color w:val="000000" w:themeColor="text1"/>
                      </w:rPr>
                      <m:t>t-i</m:t>
                    </w:ins>
                  </m:r>
                </m:sub>
              </m:sSub>
              <m:r>
                <w:ins w:id="580" w:author="Dell" w:date="2026-08-01T10:13:00Z">
                  <w:rPr>
                    <w:rFonts w:ascii="Cambria Math" w:hAnsi="Cambria Math" w:cstheme="minorHAnsi"/>
                    <w:color w:val="000000" w:themeColor="text1"/>
                  </w:rPr>
                  <m:t xml:space="preserve">+ </m:t>
                </w:ins>
              </m:r>
              <m:sSub>
                <m:sSubPr>
                  <m:ctrlPr>
                    <w:ins w:id="581" w:author="Dell" w:date="2026-08-01T10:13:00Z">
                      <w:rPr>
                        <w:rFonts w:ascii="Cambria Math" w:hAnsi="Cambria Math" w:cstheme="minorHAnsi"/>
                        <w:bCs/>
                        <w:i/>
                        <w:color w:val="000000" w:themeColor="text1"/>
                      </w:rPr>
                    </w:ins>
                  </m:ctrlPr>
                </m:sSubPr>
                <m:e>
                  <m:r>
                    <w:ins w:id="582" w:author="Dell" w:date="2026-08-01T10:13:00Z">
                      <w:rPr>
                        <w:rFonts w:ascii="Cambria Math" w:hAnsi="Cambria Math" w:cstheme="minorHAnsi"/>
                        <w:color w:val="000000" w:themeColor="text1"/>
                      </w:rPr>
                      <m:t>ε</m:t>
                    </w:ins>
                  </m:r>
                </m:e>
                <m:sub>
                  <m:r>
                    <w:ins w:id="583" w:author="Dell" w:date="2026-08-01T10:13:00Z">
                      <w:rPr>
                        <w:rFonts w:ascii="Cambria Math" w:hAnsi="Cambria Math" w:cstheme="minorHAnsi"/>
                        <w:color w:val="000000" w:themeColor="text1"/>
                      </w:rPr>
                      <m:t>t</m:t>
                    </w:ins>
                  </m:r>
                </m:sub>
              </m:sSub>
            </m:e>
          </m:nary>
          <m:sSub>
            <m:sSubPr>
              <m:ctrlPr>
                <w:del w:id="584" w:author="Dell" w:date="2026-08-01T10:13:00Z">
                  <w:rPr>
                    <w:rFonts w:ascii="Cambria Math" w:hAnsi="Cambria Math" w:cstheme="minorHAnsi"/>
                    <w:bCs/>
                    <w:i/>
                    <w:color w:val="000000" w:themeColor="text1"/>
                  </w:rPr>
                </w:del>
              </m:ctrlPr>
            </m:sSubPr>
            <m:e>
              <m:r>
                <w:del w:id="585" w:author="Dell" w:date="2026-08-01T10:13:00Z">
                  <w:rPr>
                    <w:rFonts w:ascii="Cambria Math" w:hAnsi="Cambria Math" w:cstheme="minorHAnsi"/>
                    <w:color w:val="000000" w:themeColor="text1"/>
                    <w:rPrChange w:id="586" w:author="Dell" w:date="2026-08-01T10:12:00Z">
                      <w:rPr>
                        <w:rFonts w:ascii="Cambria Math" w:hAnsi="Cambria Math" w:cstheme="minorHAnsi"/>
                      </w:rPr>
                    </w:rPrChange>
                  </w:rPr>
                  <m:t>γ</m:t>
                </w:del>
              </m:r>
            </m:e>
            <m:sub>
              <m:r>
                <w:del w:id="587" w:author="Dell" w:date="2026-08-01T10:13:00Z">
                  <w:rPr>
                    <w:rFonts w:ascii="Cambria Math" w:hAnsi="Cambria Math" w:cstheme="minorHAnsi"/>
                    <w:color w:val="000000" w:themeColor="text1"/>
                    <w:rPrChange w:id="588" w:author="Dell" w:date="2026-08-01T10:12:00Z">
                      <w:rPr>
                        <w:rFonts w:ascii="Cambria Math" w:hAnsi="Cambria Math" w:cstheme="minorHAnsi"/>
                      </w:rPr>
                    </w:rPrChange>
                  </w:rPr>
                  <m:t>i</m:t>
                </w:del>
              </m:r>
            </m:sub>
          </m:sSub>
          <m:sSub>
            <m:sSubPr>
              <m:ctrlPr>
                <w:del w:id="589" w:author="Dell" w:date="2026-08-01T10:13:00Z">
                  <w:rPr>
                    <w:rFonts w:ascii="Cambria Math" w:hAnsi="Cambria Math" w:cstheme="minorHAnsi"/>
                    <w:bCs/>
                    <w:i/>
                    <w:color w:val="000000" w:themeColor="text1"/>
                  </w:rPr>
                </w:del>
              </m:ctrlPr>
            </m:sSubPr>
            <m:e>
              <m:r>
                <w:del w:id="590" w:author="Dell" w:date="2026-08-01T10:13:00Z">
                  <w:rPr>
                    <w:rFonts w:ascii="Cambria Math" w:hAnsi="Cambria Math" w:cstheme="minorHAnsi"/>
                    <w:color w:val="000000" w:themeColor="text1"/>
                    <w:rPrChange w:id="591" w:author="Dell" w:date="2026-08-01T10:12:00Z">
                      <w:rPr>
                        <w:rFonts w:ascii="Cambria Math" w:hAnsi="Cambria Math" w:cstheme="minorHAnsi"/>
                      </w:rPr>
                    </w:rPrChange>
                  </w:rPr>
                  <m:t>X</m:t>
                </w:del>
              </m:r>
            </m:e>
            <m:sub>
              <m:r>
                <w:del w:id="592" w:author="Dell" w:date="2026-08-01T10:13:00Z">
                  <w:rPr>
                    <w:rFonts w:ascii="Cambria Math" w:hAnsi="Cambria Math" w:cstheme="minorHAnsi"/>
                    <w:color w:val="000000" w:themeColor="text1"/>
                    <w:rPrChange w:id="593" w:author="Dell" w:date="2026-08-01T10:12:00Z">
                      <w:rPr>
                        <w:rFonts w:ascii="Cambria Math" w:hAnsi="Cambria Math" w:cstheme="minorHAnsi"/>
                      </w:rPr>
                    </w:rPrChange>
                  </w:rPr>
                  <m:t>t-i</m:t>
                </w:del>
              </m:r>
            </m:sub>
          </m:sSub>
          <m:r>
            <w:del w:id="594" w:author="Dell" w:date="2026-08-01T10:13:00Z">
              <w:rPr>
                <w:rFonts w:ascii="Cambria Math" w:hAnsi="Cambria Math" w:cstheme="minorHAnsi"/>
                <w:color w:val="000000" w:themeColor="text1"/>
                <w:rPrChange w:id="595" w:author="Dell" w:date="2026-08-01T10:12:00Z">
                  <w:rPr>
                    <w:rFonts w:ascii="Cambria Math" w:hAnsi="Cambria Math" w:cstheme="minorHAnsi"/>
                  </w:rPr>
                </w:rPrChange>
              </w:rPr>
              <m:t xml:space="preserve">+ </m:t>
            </w:del>
          </m:r>
          <m:sSub>
            <m:sSubPr>
              <m:ctrlPr>
                <w:del w:id="596" w:author="Dell" w:date="2026-08-01T10:13:00Z">
                  <w:rPr>
                    <w:rFonts w:ascii="Cambria Math" w:hAnsi="Cambria Math" w:cstheme="minorHAnsi"/>
                    <w:bCs/>
                    <w:i/>
                    <w:color w:val="000000" w:themeColor="text1"/>
                  </w:rPr>
                </w:del>
              </m:ctrlPr>
            </m:sSubPr>
            <m:e>
              <m:r>
                <w:del w:id="597" w:author="Dell" w:date="2026-08-01T10:13:00Z">
                  <w:rPr>
                    <w:rFonts w:ascii="Cambria Math" w:hAnsi="Cambria Math" w:cstheme="minorHAnsi"/>
                    <w:color w:val="000000" w:themeColor="text1"/>
                    <w:rPrChange w:id="598" w:author="Dell" w:date="2026-08-01T10:12:00Z">
                      <w:rPr>
                        <w:rFonts w:ascii="Cambria Math" w:hAnsi="Cambria Math" w:cstheme="minorHAnsi"/>
                      </w:rPr>
                    </w:rPrChange>
                  </w:rPr>
                  <m:t>ε</m:t>
                </w:del>
              </m:r>
            </m:e>
            <m:sub>
              <m:r>
                <w:del w:id="599" w:author="Dell" w:date="2026-08-01T10:13:00Z">
                  <w:rPr>
                    <w:rFonts w:ascii="Cambria Math" w:hAnsi="Cambria Math" w:cstheme="minorHAnsi"/>
                    <w:color w:val="000000" w:themeColor="text1"/>
                    <w:rPrChange w:id="600" w:author="Dell" w:date="2026-08-01T10:12:00Z">
                      <w:rPr>
                        <w:rFonts w:ascii="Cambria Math" w:hAnsi="Cambria Math" w:cstheme="minorHAnsi"/>
                      </w:rPr>
                    </w:rPrChange>
                  </w:rPr>
                  <m:t>t</m:t>
                </w:del>
              </m:r>
            </m:sub>
          </m:sSub>
        </m:oMath>
      </m:oMathPara>
    </w:p>
    <w:p w14:paraId="62E55BFA" w14:textId="77777777" w:rsidR="008A7AA4" w:rsidRPr="007E7D05" w:rsidRDefault="008A7AA4" w:rsidP="008A7AA4">
      <w:pPr>
        <w:jc w:val="both"/>
        <w:rPr>
          <w:rFonts w:cstheme="minorHAnsi"/>
          <w:bCs/>
          <w:color w:val="000000" w:themeColor="text1"/>
        </w:rPr>
      </w:pPr>
    </w:p>
    <w:p w14:paraId="4336C482" w14:textId="3AC138D3" w:rsidR="00D92D21" w:rsidRPr="007E7D05" w:rsidRDefault="00D92D21" w:rsidP="00D92D21">
      <w:pPr>
        <w:jc w:val="both"/>
        <w:rPr>
          <w:rFonts w:cstheme="minorHAnsi"/>
          <w:bCs/>
          <w:color w:val="000000" w:themeColor="text1"/>
        </w:rPr>
      </w:pPr>
      <w:r w:rsidRPr="007E7D05">
        <w:rPr>
          <w:rFonts w:cstheme="minorHAnsi"/>
          <w:bCs/>
          <w:color w:val="000000" w:themeColor="text1"/>
        </w:rPr>
        <w:t>Because the sample size is small, one lag (p = 1) is used. The estimated model is:</w:t>
      </w:r>
    </w:p>
    <w:p w14:paraId="30995FF2" w14:textId="43D5C028" w:rsidR="00D92D21" w:rsidRPr="007E7D05" w:rsidRDefault="00D92D21" w:rsidP="00E35E68">
      <w:pPr>
        <w:jc w:val="center"/>
        <w:rPr>
          <w:rFonts w:cstheme="minorHAnsi"/>
          <w:bCs/>
          <w:color w:val="000000" w:themeColor="text1"/>
        </w:rPr>
      </w:pPr>
      <w:r w:rsidRPr="007E7D05">
        <w:rPr>
          <w:rFonts w:cstheme="minorHAnsi"/>
          <w:bCs/>
          <w:color w:val="000000" w:themeColor="text1"/>
        </w:rPr>
        <w:t>Y</w:t>
      </w:r>
      <w:r w:rsidRPr="007E7D05">
        <w:rPr>
          <w:rFonts w:ascii="Cambria Math" w:hAnsi="Cambria Math" w:cs="Cambria Math"/>
          <w:bCs/>
          <w:color w:val="000000" w:themeColor="text1"/>
        </w:rPr>
        <w:t>ₜ</w:t>
      </w:r>
      <w:r w:rsidRPr="007E7D05">
        <w:rPr>
          <w:rFonts w:cstheme="minorHAnsi"/>
          <w:bCs/>
          <w:color w:val="000000" w:themeColor="text1"/>
        </w:rPr>
        <w:t xml:space="preserve"> = </w:t>
      </w:r>
      <w:r w:rsidRPr="007E7D05">
        <w:rPr>
          <w:rFonts w:ascii="Calibri" w:hAnsi="Calibri" w:cs="Calibri"/>
          <w:bCs/>
          <w:color w:val="000000" w:themeColor="text1"/>
        </w:rPr>
        <w:t>α</w:t>
      </w:r>
      <w:r w:rsidRPr="007E7D05">
        <w:rPr>
          <w:rFonts w:cstheme="minorHAnsi"/>
          <w:bCs/>
          <w:color w:val="000000" w:themeColor="text1"/>
        </w:rPr>
        <w:t xml:space="preserve"> + </w:t>
      </w:r>
      <w:r w:rsidRPr="007E7D05">
        <w:rPr>
          <w:rFonts w:ascii="Calibri" w:hAnsi="Calibri" w:cs="Calibri"/>
          <w:bCs/>
          <w:color w:val="000000" w:themeColor="text1"/>
        </w:rPr>
        <w:t>β₁</w:t>
      </w:r>
      <w:r w:rsidRPr="007E7D05">
        <w:rPr>
          <w:rFonts w:cstheme="minorHAnsi"/>
          <w:bCs/>
          <w:color w:val="000000" w:themeColor="text1"/>
        </w:rPr>
        <w:t>Y</w:t>
      </w:r>
      <w:r w:rsidRPr="007E7D05">
        <w:rPr>
          <w:rFonts w:ascii="Cambria Math" w:hAnsi="Cambria Math" w:cs="Cambria Math"/>
          <w:bCs/>
          <w:color w:val="000000" w:themeColor="text1"/>
        </w:rPr>
        <w:t>ₜ</w:t>
      </w:r>
      <w:r w:rsidRPr="007E7D05">
        <w:rPr>
          <w:rFonts w:ascii="Calibri" w:hAnsi="Calibri" w:cs="Calibri"/>
          <w:bCs/>
          <w:color w:val="000000" w:themeColor="text1"/>
        </w:rPr>
        <w:t>₋₁</w:t>
      </w:r>
      <w:r w:rsidRPr="007E7D05">
        <w:rPr>
          <w:rFonts w:cstheme="minorHAnsi"/>
          <w:bCs/>
          <w:color w:val="000000" w:themeColor="text1"/>
        </w:rPr>
        <w:t xml:space="preserve"> + </w:t>
      </w:r>
      <w:proofErr w:type="spellStart"/>
      <w:r w:rsidRPr="007E7D05">
        <w:rPr>
          <w:rFonts w:ascii="Calibri" w:hAnsi="Calibri" w:cs="Calibri"/>
          <w:bCs/>
          <w:color w:val="000000" w:themeColor="text1"/>
        </w:rPr>
        <w:t>γ₁</w:t>
      </w:r>
      <w:r w:rsidRPr="007E7D05">
        <w:rPr>
          <w:rFonts w:cstheme="minorHAnsi"/>
          <w:bCs/>
          <w:color w:val="000000" w:themeColor="text1"/>
        </w:rPr>
        <w:t>X</w:t>
      </w:r>
      <w:proofErr w:type="spellEnd"/>
      <w:r w:rsidRPr="007E7D05">
        <w:rPr>
          <w:rFonts w:ascii="Cambria Math" w:hAnsi="Cambria Math" w:cs="Cambria Math"/>
          <w:bCs/>
          <w:color w:val="000000" w:themeColor="text1"/>
        </w:rPr>
        <w:t>ₜ</w:t>
      </w:r>
      <w:r w:rsidRPr="007E7D05">
        <w:rPr>
          <w:rFonts w:ascii="Calibri" w:hAnsi="Calibri" w:cs="Calibri"/>
          <w:bCs/>
          <w:color w:val="000000" w:themeColor="text1"/>
        </w:rPr>
        <w:t>₋₁</w:t>
      </w:r>
      <w:r w:rsidRPr="007E7D05">
        <w:rPr>
          <w:rFonts w:cstheme="minorHAnsi"/>
          <w:bCs/>
          <w:color w:val="000000" w:themeColor="text1"/>
        </w:rPr>
        <w:t xml:space="preserve"> + </w:t>
      </w:r>
      <w:r w:rsidRPr="007E7D05">
        <w:rPr>
          <w:rFonts w:ascii="Calibri" w:hAnsi="Calibri" w:cs="Calibri"/>
          <w:bCs/>
          <w:color w:val="000000" w:themeColor="text1"/>
        </w:rPr>
        <w:t>ε</w:t>
      </w:r>
      <w:r w:rsidRPr="007E7D05">
        <w:rPr>
          <w:rFonts w:ascii="Cambria Math" w:hAnsi="Cambria Math" w:cs="Cambria Math"/>
          <w:bCs/>
          <w:color w:val="000000" w:themeColor="text1"/>
        </w:rPr>
        <w:t>ₜ</w:t>
      </w:r>
      <w:r w:rsidRPr="007E7D05">
        <w:rPr>
          <w:rFonts w:cstheme="minorHAnsi"/>
          <w:bCs/>
          <w:color w:val="000000" w:themeColor="text1"/>
        </w:rPr>
        <w:t xml:space="preserve"> </w:t>
      </w:r>
    </w:p>
    <w:p w14:paraId="69DF5834" w14:textId="142B45A5" w:rsidR="008A7AA4" w:rsidRPr="007E7D05" w:rsidRDefault="00D92D21" w:rsidP="008A7AA4">
      <w:pPr>
        <w:jc w:val="both"/>
        <w:rPr>
          <w:rFonts w:cstheme="minorHAnsi"/>
          <w:bCs/>
          <w:color w:val="000000" w:themeColor="text1"/>
        </w:rPr>
      </w:pPr>
      <w:proofErr w:type="spellStart"/>
      <w:proofErr w:type="gramStart"/>
      <w:r w:rsidRPr="007E7D05">
        <w:rPr>
          <w:rFonts w:cstheme="minorHAnsi"/>
          <w:bCs/>
          <w:color w:val="000000" w:themeColor="text1"/>
        </w:rPr>
        <w:t>Where,Y</w:t>
      </w:r>
      <w:proofErr w:type="spellEnd"/>
      <w:proofErr w:type="gramEnd"/>
      <w:r w:rsidRPr="007E7D05">
        <w:rPr>
          <w:rFonts w:ascii="Cambria Math" w:hAnsi="Cambria Math" w:cs="Cambria Math"/>
          <w:bCs/>
          <w:color w:val="000000" w:themeColor="text1"/>
        </w:rPr>
        <w:t>ₜ</w:t>
      </w:r>
      <w:r w:rsidRPr="007E7D05">
        <w:rPr>
          <w:rFonts w:cstheme="minorHAnsi"/>
          <w:bCs/>
          <w:color w:val="000000" w:themeColor="text1"/>
        </w:rPr>
        <w:t xml:space="preserve"> is dependent variable at time </w:t>
      </w:r>
      <w:proofErr w:type="spellStart"/>
      <w:r w:rsidRPr="007E7D05">
        <w:rPr>
          <w:rFonts w:cstheme="minorHAnsi"/>
          <w:bCs/>
          <w:color w:val="000000" w:themeColor="text1"/>
        </w:rPr>
        <w:t>t,Y</w:t>
      </w:r>
      <w:proofErr w:type="spellEnd"/>
      <w:r w:rsidRPr="007E7D05">
        <w:rPr>
          <w:rFonts w:ascii="Cambria Math" w:hAnsi="Cambria Math" w:cs="Cambria Math"/>
          <w:bCs/>
          <w:color w:val="000000" w:themeColor="text1"/>
        </w:rPr>
        <w:t>ₜ</w:t>
      </w:r>
      <w:r w:rsidRPr="007E7D05">
        <w:rPr>
          <w:rFonts w:ascii="Calibri" w:hAnsi="Calibri" w:cs="Calibri"/>
          <w:bCs/>
          <w:color w:val="000000" w:themeColor="text1"/>
        </w:rPr>
        <w:t>₋₁</w:t>
      </w:r>
      <w:r w:rsidRPr="007E7D05">
        <w:rPr>
          <w:rFonts w:cstheme="minorHAnsi"/>
          <w:bCs/>
          <w:color w:val="000000" w:themeColor="text1"/>
        </w:rPr>
        <w:t xml:space="preserve"> = one-period lag of the dependent </w:t>
      </w:r>
      <w:proofErr w:type="spellStart"/>
      <w:r w:rsidRPr="007E7D05">
        <w:rPr>
          <w:rFonts w:cstheme="minorHAnsi"/>
          <w:bCs/>
          <w:color w:val="000000" w:themeColor="text1"/>
        </w:rPr>
        <w:t>variable,X</w:t>
      </w:r>
      <w:proofErr w:type="spellEnd"/>
      <w:r w:rsidRPr="007E7D05">
        <w:rPr>
          <w:rFonts w:ascii="Cambria Math" w:hAnsi="Cambria Math" w:cs="Cambria Math"/>
          <w:bCs/>
          <w:color w:val="000000" w:themeColor="text1"/>
        </w:rPr>
        <w:t>ₜ</w:t>
      </w:r>
      <w:r w:rsidRPr="007E7D05">
        <w:rPr>
          <w:rFonts w:ascii="Calibri" w:hAnsi="Calibri" w:cs="Calibri"/>
          <w:bCs/>
          <w:color w:val="000000" w:themeColor="text1"/>
        </w:rPr>
        <w:t>₋₁</w:t>
      </w:r>
      <w:r w:rsidRPr="007E7D05">
        <w:rPr>
          <w:rFonts w:cstheme="minorHAnsi"/>
          <w:bCs/>
          <w:color w:val="000000" w:themeColor="text1"/>
        </w:rPr>
        <w:t xml:space="preserve"> = one-period lag of the independent variable, α = intercept (constant term), β₁ = coefficient of the lagged dependent variable, γ₁ = coefficient of the lagged independent variable and ε</w:t>
      </w:r>
      <w:r w:rsidRPr="007E7D05">
        <w:rPr>
          <w:rFonts w:ascii="Cambria Math" w:hAnsi="Cambria Math" w:cs="Cambria Math"/>
          <w:bCs/>
          <w:color w:val="000000" w:themeColor="text1"/>
        </w:rPr>
        <w:t>ₜ</w:t>
      </w:r>
      <w:r w:rsidRPr="007E7D05">
        <w:rPr>
          <w:rFonts w:cstheme="minorHAnsi"/>
          <w:bCs/>
          <w:color w:val="000000" w:themeColor="text1"/>
        </w:rPr>
        <w:t xml:space="preserve"> = error term at time t.</w:t>
      </w:r>
    </w:p>
    <w:p w14:paraId="781162E7" w14:textId="32774769" w:rsidR="00974BFE" w:rsidRPr="007E7D05" w:rsidRDefault="00974BFE" w:rsidP="00974BFE">
      <w:pPr>
        <w:jc w:val="both"/>
        <w:rPr>
          <w:rFonts w:cstheme="minorHAnsi"/>
          <w:b/>
          <w:bCs/>
          <w:color w:val="000000" w:themeColor="text1"/>
        </w:rPr>
      </w:pPr>
      <w:r w:rsidRPr="007E7D05">
        <w:rPr>
          <w:rFonts w:cstheme="minorHAnsi"/>
          <w:b/>
          <w:bCs/>
          <w:color w:val="000000" w:themeColor="text1"/>
        </w:rPr>
        <w:t>4. Results</w:t>
      </w:r>
      <w:r w:rsidR="009E4A82" w:rsidRPr="007E7D05">
        <w:rPr>
          <w:rFonts w:cstheme="minorHAnsi"/>
          <w:b/>
          <w:bCs/>
          <w:color w:val="000000" w:themeColor="text1"/>
        </w:rPr>
        <w:t xml:space="preserve"> </w:t>
      </w:r>
    </w:p>
    <w:p w14:paraId="27D92AC6" w14:textId="4DE74078" w:rsidR="00D92D21" w:rsidRPr="007E7D05" w:rsidRDefault="00974BFE" w:rsidP="00974BFE">
      <w:pPr>
        <w:jc w:val="both"/>
        <w:rPr>
          <w:rFonts w:cstheme="minorHAnsi"/>
          <w:b/>
          <w:bCs/>
          <w:color w:val="000000" w:themeColor="text1"/>
        </w:rPr>
      </w:pPr>
      <w:r w:rsidRPr="007E7D05">
        <w:rPr>
          <w:rFonts w:cstheme="minorHAnsi"/>
          <w:b/>
          <w:bCs/>
          <w:color w:val="000000" w:themeColor="text1"/>
        </w:rPr>
        <w:t>4.1 Descriptive Statistics</w:t>
      </w:r>
    </w:p>
    <w:p w14:paraId="21976C6E" w14:textId="07E06AA9" w:rsidR="009561DD" w:rsidRPr="007E7D05" w:rsidRDefault="00D92D21" w:rsidP="00E35E68">
      <w:pPr>
        <w:jc w:val="both"/>
        <w:rPr>
          <w:i/>
          <w:color w:val="000000" w:themeColor="text1"/>
        </w:rPr>
      </w:pPr>
      <w:r w:rsidRPr="007E7D05">
        <w:rPr>
          <w:rFonts w:cstheme="minorHAnsi"/>
          <w:color w:val="000000" w:themeColor="text1"/>
        </w:rPr>
        <w:t>I</w:t>
      </w:r>
      <w:r w:rsidR="004C0807" w:rsidRPr="007E7D05">
        <w:rPr>
          <w:rFonts w:cstheme="minorHAnsi"/>
          <w:color w:val="000000" w:themeColor="text1"/>
        </w:rPr>
        <w:t>n the data set,</w:t>
      </w:r>
      <w:r w:rsidR="009561DD" w:rsidRPr="007E7D05">
        <w:rPr>
          <w:rFonts w:cstheme="minorHAnsi"/>
          <w:color w:val="000000" w:themeColor="text1"/>
        </w:rPr>
        <w:t xml:space="preserve"> four missing values for NBD and secure internet servers</w:t>
      </w:r>
      <w:r w:rsidR="004C0807" w:rsidRPr="007E7D05">
        <w:rPr>
          <w:rFonts w:cstheme="minorHAnsi"/>
          <w:color w:val="000000" w:themeColor="text1"/>
        </w:rPr>
        <w:t xml:space="preserve"> were observed</w:t>
      </w:r>
      <w:r w:rsidR="009561DD" w:rsidRPr="007E7D05">
        <w:rPr>
          <w:rFonts w:cstheme="minorHAnsi"/>
          <w:color w:val="000000" w:themeColor="text1"/>
        </w:rPr>
        <w:t xml:space="preserve">, one each for population density and school enrolment, while no missing values </w:t>
      </w:r>
      <w:r w:rsidR="004C0807" w:rsidRPr="007E7D05">
        <w:rPr>
          <w:rFonts w:cstheme="minorHAnsi"/>
          <w:color w:val="000000" w:themeColor="text1"/>
        </w:rPr>
        <w:t xml:space="preserve">observed </w:t>
      </w:r>
      <w:r w:rsidR="009561DD" w:rsidRPr="007E7D05">
        <w:rPr>
          <w:rFonts w:cstheme="minorHAnsi"/>
          <w:color w:val="000000" w:themeColor="text1"/>
        </w:rPr>
        <w:t>in the rest of the variables.</w:t>
      </w:r>
    </w:p>
    <w:p w14:paraId="37A50F21" w14:textId="388CE0E0" w:rsidR="00DD3DD3" w:rsidRPr="00DD3DD3" w:rsidRDefault="00DD3DD3" w:rsidP="00DD3DD3">
      <w:pPr>
        <w:pStyle w:val="Caption"/>
        <w:keepNext/>
        <w:jc w:val="center"/>
        <w:rPr>
          <w:b/>
          <w:i w:val="0"/>
          <w:color w:val="000000" w:themeColor="text1"/>
          <w:sz w:val="22"/>
          <w:szCs w:val="22"/>
        </w:rPr>
      </w:pPr>
      <w:r w:rsidRPr="00DD3DD3">
        <w:rPr>
          <w:b/>
          <w:i w:val="0"/>
          <w:color w:val="000000" w:themeColor="text1"/>
          <w:sz w:val="22"/>
          <w:szCs w:val="22"/>
        </w:rPr>
        <w:lastRenderedPageBreak/>
        <w:t xml:space="preserve">Table </w:t>
      </w:r>
      <w:r w:rsidRPr="00DD3DD3">
        <w:rPr>
          <w:b/>
          <w:i w:val="0"/>
          <w:color w:val="000000" w:themeColor="text1"/>
          <w:sz w:val="22"/>
          <w:szCs w:val="22"/>
        </w:rPr>
        <w:fldChar w:fldCharType="begin"/>
      </w:r>
      <w:r w:rsidRPr="00DD3DD3">
        <w:rPr>
          <w:b/>
          <w:i w:val="0"/>
          <w:color w:val="000000" w:themeColor="text1"/>
          <w:sz w:val="22"/>
          <w:szCs w:val="22"/>
        </w:rPr>
        <w:instrText xml:space="preserve"> SEQ Table \* ARABIC </w:instrText>
      </w:r>
      <w:r w:rsidRPr="00DD3DD3">
        <w:rPr>
          <w:b/>
          <w:i w:val="0"/>
          <w:color w:val="000000" w:themeColor="text1"/>
          <w:sz w:val="22"/>
          <w:szCs w:val="22"/>
        </w:rPr>
        <w:fldChar w:fldCharType="separate"/>
      </w:r>
      <w:r w:rsidRPr="00DD3DD3">
        <w:rPr>
          <w:b/>
          <w:i w:val="0"/>
          <w:noProof/>
          <w:color w:val="000000" w:themeColor="text1"/>
          <w:sz w:val="22"/>
          <w:szCs w:val="22"/>
        </w:rPr>
        <w:t>2</w:t>
      </w:r>
      <w:r w:rsidRPr="00DD3DD3">
        <w:rPr>
          <w:b/>
          <w:i w:val="0"/>
          <w:color w:val="000000" w:themeColor="text1"/>
          <w:sz w:val="22"/>
          <w:szCs w:val="22"/>
        </w:rPr>
        <w:fldChar w:fldCharType="end"/>
      </w:r>
      <w:r w:rsidRPr="00DD3DD3">
        <w:rPr>
          <w:b/>
          <w:i w:val="0"/>
          <w:color w:val="000000" w:themeColor="text1"/>
          <w:sz w:val="22"/>
          <w:szCs w:val="22"/>
        </w:rPr>
        <w:t>:Descriptive Statistics of the Study Variables</w:t>
      </w:r>
    </w:p>
    <w:tbl>
      <w:tblPr>
        <w:tblStyle w:val="TableGrid"/>
        <w:tblW w:w="10445" w:type="dxa"/>
        <w:tblLook w:val="04A0" w:firstRow="1" w:lastRow="0" w:firstColumn="1" w:lastColumn="0" w:noHBand="0" w:noVBand="1"/>
      </w:tblPr>
      <w:tblGrid>
        <w:gridCol w:w="1208"/>
        <w:gridCol w:w="630"/>
        <w:gridCol w:w="941"/>
        <w:gridCol w:w="941"/>
        <w:gridCol w:w="941"/>
        <w:gridCol w:w="941"/>
        <w:gridCol w:w="941"/>
        <w:gridCol w:w="941"/>
        <w:gridCol w:w="941"/>
        <w:gridCol w:w="915"/>
        <w:gridCol w:w="1105"/>
      </w:tblGrid>
      <w:tr w:rsidR="007E7D05" w:rsidRPr="007E7D05" w14:paraId="1177CC9F" w14:textId="77777777" w:rsidTr="00DD3DD3">
        <w:trPr>
          <w:trHeight w:val="283"/>
        </w:trPr>
        <w:tc>
          <w:tcPr>
            <w:tcW w:w="0" w:type="auto"/>
            <w:hideMark/>
          </w:tcPr>
          <w:p w14:paraId="48E90E5A"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Variable</w:t>
            </w:r>
          </w:p>
        </w:tc>
        <w:tc>
          <w:tcPr>
            <w:tcW w:w="0" w:type="auto"/>
            <w:hideMark/>
          </w:tcPr>
          <w:p w14:paraId="2FD87B99"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Obs.</w:t>
            </w:r>
          </w:p>
        </w:tc>
        <w:tc>
          <w:tcPr>
            <w:tcW w:w="0" w:type="auto"/>
            <w:hideMark/>
          </w:tcPr>
          <w:p w14:paraId="1F0A5B73"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Mean</w:t>
            </w:r>
          </w:p>
        </w:tc>
        <w:tc>
          <w:tcPr>
            <w:tcW w:w="0" w:type="auto"/>
            <w:hideMark/>
          </w:tcPr>
          <w:p w14:paraId="6B630D76"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Std. Dev.</w:t>
            </w:r>
          </w:p>
        </w:tc>
        <w:tc>
          <w:tcPr>
            <w:tcW w:w="0" w:type="auto"/>
            <w:hideMark/>
          </w:tcPr>
          <w:p w14:paraId="52085B08"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Min</w:t>
            </w:r>
          </w:p>
        </w:tc>
        <w:tc>
          <w:tcPr>
            <w:tcW w:w="0" w:type="auto"/>
            <w:hideMark/>
          </w:tcPr>
          <w:p w14:paraId="259922CA"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25%</w:t>
            </w:r>
          </w:p>
        </w:tc>
        <w:tc>
          <w:tcPr>
            <w:tcW w:w="0" w:type="auto"/>
            <w:hideMark/>
          </w:tcPr>
          <w:p w14:paraId="7ED873E6"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Median</w:t>
            </w:r>
          </w:p>
        </w:tc>
        <w:tc>
          <w:tcPr>
            <w:tcW w:w="0" w:type="auto"/>
            <w:hideMark/>
          </w:tcPr>
          <w:p w14:paraId="50E33A8F"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75%</w:t>
            </w:r>
          </w:p>
        </w:tc>
        <w:tc>
          <w:tcPr>
            <w:tcW w:w="0" w:type="auto"/>
            <w:hideMark/>
          </w:tcPr>
          <w:p w14:paraId="384A7177"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Max</w:t>
            </w:r>
          </w:p>
        </w:tc>
        <w:tc>
          <w:tcPr>
            <w:tcW w:w="915" w:type="dxa"/>
            <w:hideMark/>
          </w:tcPr>
          <w:p w14:paraId="1AEFC331"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Missing</w:t>
            </w:r>
          </w:p>
        </w:tc>
        <w:tc>
          <w:tcPr>
            <w:tcW w:w="1105" w:type="dxa"/>
            <w:hideMark/>
          </w:tcPr>
          <w:p w14:paraId="7B1FE3EC" w14:textId="77777777" w:rsidR="007E7D05" w:rsidRPr="007E7D05" w:rsidRDefault="007E7D05" w:rsidP="007E7D05">
            <w:pPr>
              <w:keepNext/>
              <w:spacing w:after="160" w:line="259" w:lineRule="auto"/>
              <w:jc w:val="both"/>
              <w:rPr>
                <w:rFonts w:cstheme="minorHAnsi"/>
                <w:b/>
                <w:bCs/>
                <w:color w:val="000000" w:themeColor="text1"/>
              </w:rPr>
            </w:pPr>
            <w:r w:rsidRPr="007E7D05">
              <w:rPr>
                <w:rFonts w:cstheme="minorHAnsi"/>
                <w:b/>
                <w:bCs/>
                <w:color w:val="000000" w:themeColor="text1"/>
              </w:rPr>
              <w:t>Skewness</w:t>
            </w:r>
          </w:p>
        </w:tc>
      </w:tr>
      <w:tr w:rsidR="007E7D05" w:rsidRPr="007E7D05" w14:paraId="61B0C7B1" w14:textId="77777777" w:rsidTr="00DD3DD3">
        <w:trPr>
          <w:trHeight w:val="173"/>
        </w:trPr>
        <w:tc>
          <w:tcPr>
            <w:tcW w:w="0" w:type="auto"/>
            <w:hideMark/>
          </w:tcPr>
          <w:p w14:paraId="3BF1BB3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NBD</w:t>
            </w:r>
          </w:p>
        </w:tc>
        <w:tc>
          <w:tcPr>
            <w:tcW w:w="0" w:type="auto"/>
            <w:hideMark/>
          </w:tcPr>
          <w:p w14:paraId="43A80373"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15</w:t>
            </w:r>
          </w:p>
        </w:tc>
        <w:tc>
          <w:tcPr>
            <w:tcW w:w="0" w:type="auto"/>
            <w:hideMark/>
          </w:tcPr>
          <w:p w14:paraId="1F991DC8"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0.781</w:t>
            </w:r>
          </w:p>
        </w:tc>
        <w:tc>
          <w:tcPr>
            <w:tcW w:w="0" w:type="auto"/>
            <w:hideMark/>
          </w:tcPr>
          <w:p w14:paraId="501854A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0.320</w:t>
            </w:r>
          </w:p>
        </w:tc>
        <w:tc>
          <w:tcPr>
            <w:tcW w:w="0" w:type="auto"/>
            <w:hideMark/>
          </w:tcPr>
          <w:p w14:paraId="50755494"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0.369</w:t>
            </w:r>
          </w:p>
        </w:tc>
        <w:tc>
          <w:tcPr>
            <w:tcW w:w="0" w:type="auto"/>
            <w:hideMark/>
          </w:tcPr>
          <w:p w14:paraId="403A828A"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0.580</w:t>
            </w:r>
          </w:p>
        </w:tc>
        <w:tc>
          <w:tcPr>
            <w:tcW w:w="0" w:type="auto"/>
            <w:hideMark/>
          </w:tcPr>
          <w:p w14:paraId="1FAEBAA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0.630</w:t>
            </w:r>
          </w:p>
        </w:tc>
        <w:tc>
          <w:tcPr>
            <w:tcW w:w="0" w:type="auto"/>
            <w:hideMark/>
          </w:tcPr>
          <w:p w14:paraId="0D3A8BCE"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1.003</w:t>
            </w:r>
          </w:p>
        </w:tc>
        <w:tc>
          <w:tcPr>
            <w:tcW w:w="0" w:type="auto"/>
            <w:hideMark/>
          </w:tcPr>
          <w:p w14:paraId="1A122518"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1.398</w:t>
            </w:r>
          </w:p>
        </w:tc>
        <w:tc>
          <w:tcPr>
            <w:tcW w:w="915" w:type="dxa"/>
            <w:hideMark/>
          </w:tcPr>
          <w:p w14:paraId="4525D998"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w:t>
            </w:r>
          </w:p>
        </w:tc>
        <w:tc>
          <w:tcPr>
            <w:tcW w:w="1105" w:type="dxa"/>
            <w:hideMark/>
          </w:tcPr>
          <w:p w14:paraId="581967D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0.894</w:t>
            </w:r>
          </w:p>
        </w:tc>
      </w:tr>
      <w:tr w:rsidR="007E7D05" w:rsidRPr="007E7D05" w14:paraId="78CFA7FA" w14:textId="77777777" w:rsidTr="00DD3DD3">
        <w:trPr>
          <w:trHeight w:val="167"/>
        </w:trPr>
        <w:tc>
          <w:tcPr>
            <w:tcW w:w="0" w:type="auto"/>
            <w:hideMark/>
          </w:tcPr>
          <w:p w14:paraId="55E9BA6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Internet</w:t>
            </w:r>
          </w:p>
        </w:tc>
        <w:tc>
          <w:tcPr>
            <w:tcW w:w="0" w:type="auto"/>
            <w:hideMark/>
          </w:tcPr>
          <w:p w14:paraId="02A1BB5F"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w:t>
            </w:r>
          </w:p>
        </w:tc>
        <w:tc>
          <w:tcPr>
            <w:tcW w:w="0" w:type="auto"/>
            <w:hideMark/>
          </w:tcPr>
          <w:p w14:paraId="119DE1D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21.217</w:t>
            </w:r>
          </w:p>
        </w:tc>
        <w:tc>
          <w:tcPr>
            <w:tcW w:w="0" w:type="auto"/>
            <w:hideMark/>
          </w:tcPr>
          <w:p w14:paraId="70ED9CAB"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16.252</w:t>
            </w:r>
          </w:p>
        </w:tc>
        <w:tc>
          <w:tcPr>
            <w:tcW w:w="0" w:type="auto"/>
            <w:hideMark/>
          </w:tcPr>
          <w:p w14:paraId="66A0395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1.141</w:t>
            </w:r>
          </w:p>
        </w:tc>
        <w:tc>
          <w:tcPr>
            <w:tcW w:w="0" w:type="auto"/>
            <w:hideMark/>
          </w:tcPr>
          <w:p w14:paraId="2BC59EB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8.465</w:t>
            </w:r>
          </w:p>
        </w:tc>
        <w:tc>
          <w:tcPr>
            <w:tcW w:w="0" w:type="auto"/>
            <w:hideMark/>
          </w:tcPr>
          <w:p w14:paraId="5765DA7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17.582</w:t>
            </w:r>
          </w:p>
        </w:tc>
        <w:tc>
          <w:tcPr>
            <w:tcW w:w="0" w:type="auto"/>
            <w:hideMark/>
          </w:tcPr>
          <w:p w14:paraId="797A21B3"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35.151</w:t>
            </w:r>
          </w:p>
        </w:tc>
        <w:tc>
          <w:tcPr>
            <w:tcW w:w="0" w:type="auto"/>
            <w:hideMark/>
          </w:tcPr>
          <w:p w14:paraId="5D6BCB8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46.322</w:t>
            </w:r>
          </w:p>
        </w:tc>
        <w:tc>
          <w:tcPr>
            <w:tcW w:w="915" w:type="dxa"/>
            <w:hideMark/>
          </w:tcPr>
          <w:p w14:paraId="0B6B214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w:t>
            </w:r>
          </w:p>
        </w:tc>
        <w:tc>
          <w:tcPr>
            <w:tcW w:w="1105" w:type="dxa"/>
            <w:hideMark/>
          </w:tcPr>
          <w:p w14:paraId="27E78B1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0.325</w:t>
            </w:r>
          </w:p>
        </w:tc>
      </w:tr>
      <w:tr w:rsidR="007E7D05" w:rsidRPr="007E7D05" w14:paraId="1DE7F63A" w14:textId="77777777" w:rsidTr="00DD3DD3">
        <w:trPr>
          <w:trHeight w:val="283"/>
        </w:trPr>
        <w:tc>
          <w:tcPr>
            <w:tcW w:w="0" w:type="auto"/>
            <w:hideMark/>
          </w:tcPr>
          <w:p w14:paraId="516C0B9E"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Broadband</w:t>
            </w:r>
          </w:p>
        </w:tc>
        <w:tc>
          <w:tcPr>
            <w:tcW w:w="0" w:type="auto"/>
            <w:hideMark/>
          </w:tcPr>
          <w:p w14:paraId="39069885"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w:t>
            </w:r>
          </w:p>
        </w:tc>
        <w:tc>
          <w:tcPr>
            <w:tcW w:w="0" w:type="auto"/>
            <w:hideMark/>
          </w:tcPr>
          <w:p w14:paraId="4D16044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2.720</w:t>
            </w:r>
          </w:p>
        </w:tc>
        <w:tc>
          <w:tcPr>
            <w:tcW w:w="0" w:type="auto"/>
            <w:hideMark/>
          </w:tcPr>
          <w:p w14:paraId="60AEE91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3.450</w:t>
            </w:r>
          </w:p>
        </w:tc>
        <w:tc>
          <w:tcPr>
            <w:tcW w:w="0" w:type="auto"/>
            <w:hideMark/>
          </w:tcPr>
          <w:p w14:paraId="3130F445"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0.004</w:t>
            </w:r>
          </w:p>
        </w:tc>
        <w:tc>
          <w:tcPr>
            <w:tcW w:w="0" w:type="auto"/>
            <w:hideMark/>
          </w:tcPr>
          <w:p w14:paraId="3E17B78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0.282</w:t>
            </w:r>
          </w:p>
        </w:tc>
        <w:tc>
          <w:tcPr>
            <w:tcW w:w="0" w:type="auto"/>
            <w:hideMark/>
          </w:tcPr>
          <w:p w14:paraId="2EE8CCA6"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1.088</w:t>
            </w:r>
          </w:p>
        </w:tc>
        <w:tc>
          <w:tcPr>
            <w:tcW w:w="0" w:type="auto"/>
            <w:hideMark/>
          </w:tcPr>
          <w:p w14:paraId="33FFD9E4"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3.969</w:t>
            </w:r>
          </w:p>
        </w:tc>
        <w:tc>
          <w:tcPr>
            <w:tcW w:w="0" w:type="auto"/>
            <w:hideMark/>
          </w:tcPr>
          <w:p w14:paraId="7956D4A5"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10.675</w:t>
            </w:r>
          </w:p>
        </w:tc>
        <w:tc>
          <w:tcPr>
            <w:tcW w:w="915" w:type="dxa"/>
            <w:hideMark/>
          </w:tcPr>
          <w:p w14:paraId="1328AF76"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w:t>
            </w:r>
          </w:p>
        </w:tc>
        <w:tc>
          <w:tcPr>
            <w:tcW w:w="1105" w:type="dxa"/>
            <w:hideMark/>
          </w:tcPr>
          <w:p w14:paraId="1ADFFC8A"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1.466</w:t>
            </w:r>
          </w:p>
        </w:tc>
      </w:tr>
      <w:tr w:rsidR="007E7D05" w:rsidRPr="007E7D05" w14:paraId="3DCA08C2" w14:textId="77777777" w:rsidTr="00DD3DD3">
        <w:trPr>
          <w:trHeight w:val="283"/>
        </w:trPr>
        <w:tc>
          <w:tcPr>
            <w:tcW w:w="0" w:type="auto"/>
            <w:hideMark/>
          </w:tcPr>
          <w:p w14:paraId="66DDDC78"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Mobile</w:t>
            </w:r>
          </w:p>
        </w:tc>
        <w:tc>
          <w:tcPr>
            <w:tcW w:w="0" w:type="auto"/>
            <w:hideMark/>
          </w:tcPr>
          <w:p w14:paraId="685FD9C8"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w:t>
            </w:r>
          </w:p>
        </w:tc>
        <w:tc>
          <w:tcPr>
            <w:tcW w:w="0" w:type="auto"/>
            <w:hideMark/>
          </w:tcPr>
          <w:p w14:paraId="4032C6F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82.872</w:t>
            </w:r>
          </w:p>
        </w:tc>
        <w:tc>
          <w:tcPr>
            <w:tcW w:w="0" w:type="auto"/>
            <w:hideMark/>
          </w:tcPr>
          <w:p w14:paraId="7707CE7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47.560</w:t>
            </w:r>
          </w:p>
        </w:tc>
        <w:tc>
          <w:tcPr>
            <w:tcW w:w="0" w:type="auto"/>
            <w:hideMark/>
          </w:tcPr>
          <w:p w14:paraId="01898CAC"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4.356</w:t>
            </w:r>
          </w:p>
        </w:tc>
        <w:tc>
          <w:tcPr>
            <w:tcW w:w="0" w:type="auto"/>
            <w:hideMark/>
          </w:tcPr>
          <w:p w14:paraId="14E64E5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41.128</w:t>
            </w:r>
          </w:p>
        </w:tc>
        <w:tc>
          <w:tcPr>
            <w:tcW w:w="0" w:type="auto"/>
            <w:hideMark/>
          </w:tcPr>
          <w:p w14:paraId="62575D3B"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98.895</w:t>
            </w:r>
          </w:p>
        </w:tc>
        <w:tc>
          <w:tcPr>
            <w:tcW w:w="0" w:type="auto"/>
            <w:hideMark/>
          </w:tcPr>
          <w:p w14:paraId="4CA083A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124.989</w:t>
            </w:r>
          </w:p>
        </w:tc>
        <w:tc>
          <w:tcPr>
            <w:tcW w:w="0" w:type="auto"/>
            <w:hideMark/>
          </w:tcPr>
          <w:p w14:paraId="44E860E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139.526</w:t>
            </w:r>
          </w:p>
        </w:tc>
        <w:tc>
          <w:tcPr>
            <w:tcW w:w="915" w:type="dxa"/>
            <w:hideMark/>
          </w:tcPr>
          <w:p w14:paraId="21DA950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w:t>
            </w:r>
          </w:p>
        </w:tc>
        <w:tc>
          <w:tcPr>
            <w:tcW w:w="1105" w:type="dxa"/>
            <w:hideMark/>
          </w:tcPr>
          <w:p w14:paraId="5994D55C"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-0.441</w:t>
            </w:r>
          </w:p>
        </w:tc>
      </w:tr>
      <w:tr w:rsidR="007E7D05" w:rsidRPr="007E7D05" w14:paraId="4888F1D9" w14:textId="77777777" w:rsidTr="00DD3DD3">
        <w:trPr>
          <w:trHeight w:val="283"/>
        </w:trPr>
        <w:tc>
          <w:tcPr>
            <w:tcW w:w="0" w:type="auto"/>
            <w:hideMark/>
          </w:tcPr>
          <w:p w14:paraId="0ABEC841"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ICT Exports</w:t>
            </w:r>
          </w:p>
        </w:tc>
        <w:tc>
          <w:tcPr>
            <w:tcW w:w="0" w:type="auto"/>
            <w:hideMark/>
          </w:tcPr>
          <w:p w14:paraId="54152DEB"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w:t>
            </w:r>
          </w:p>
        </w:tc>
        <w:tc>
          <w:tcPr>
            <w:tcW w:w="0" w:type="auto"/>
            <w:hideMark/>
          </w:tcPr>
          <w:p w14:paraId="4B8F7513"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14.492</w:t>
            </w:r>
          </w:p>
        </w:tc>
        <w:tc>
          <w:tcPr>
            <w:tcW w:w="0" w:type="auto"/>
            <w:hideMark/>
          </w:tcPr>
          <w:p w14:paraId="598B388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7.794</w:t>
            </w:r>
          </w:p>
        </w:tc>
        <w:tc>
          <w:tcPr>
            <w:tcW w:w="0" w:type="auto"/>
            <w:hideMark/>
          </w:tcPr>
          <w:p w14:paraId="4D04C96B"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5.551</w:t>
            </w:r>
          </w:p>
        </w:tc>
        <w:tc>
          <w:tcPr>
            <w:tcW w:w="0" w:type="auto"/>
            <w:hideMark/>
          </w:tcPr>
          <w:p w14:paraId="4BAFEC0E"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8.039</w:t>
            </w:r>
          </w:p>
        </w:tc>
        <w:tc>
          <w:tcPr>
            <w:tcW w:w="0" w:type="auto"/>
            <w:hideMark/>
          </w:tcPr>
          <w:p w14:paraId="36FFBB4A"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11.464</w:t>
            </w:r>
          </w:p>
        </w:tc>
        <w:tc>
          <w:tcPr>
            <w:tcW w:w="0" w:type="auto"/>
            <w:hideMark/>
          </w:tcPr>
          <w:p w14:paraId="0BC0D66F"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21.005</w:t>
            </w:r>
          </w:p>
        </w:tc>
        <w:tc>
          <w:tcPr>
            <w:tcW w:w="0" w:type="auto"/>
            <w:hideMark/>
          </w:tcPr>
          <w:p w14:paraId="7FEF1DE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30.034</w:t>
            </w:r>
          </w:p>
        </w:tc>
        <w:tc>
          <w:tcPr>
            <w:tcW w:w="915" w:type="dxa"/>
            <w:hideMark/>
          </w:tcPr>
          <w:p w14:paraId="135B7FB0"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w:t>
            </w:r>
          </w:p>
        </w:tc>
        <w:tc>
          <w:tcPr>
            <w:tcW w:w="1105" w:type="dxa"/>
            <w:hideMark/>
          </w:tcPr>
          <w:p w14:paraId="383E4925"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0.679</w:t>
            </w:r>
          </w:p>
        </w:tc>
      </w:tr>
      <w:tr w:rsidR="007E7D05" w:rsidRPr="007E7D05" w14:paraId="2A8C80C9" w14:textId="77777777" w:rsidTr="00DD3DD3">
        <w:trPr>
          <w:trHeight w:val="283"/>
        </w:trPr>
        <w:tc>
          <w:tcPr>
            <w:tcW w:w="0" w:type="auto"/>
            <w:hideMark/>
          </w:tcPr>
          <w:p w14:paraId="48B2F0C4"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Secure Servers</w:t>
            </w:r>
          </w:p>
        </w:tc>
        <w:tc>
          <w:tcPr>
            <w:tcW w:w="0" w:type="auto"/>
            <w:hideMark/>
          </w:tcPr>
          <w:p w14:paraId="13CB6E5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15</w:t>
            </w:r>
          </w:p>
        </w:tc>
        <w:tc>
          <w:tcPr>
            <w:tcW w:w="0" w:type="auto"/>
            <w:hideMark/>
          </w:tcPr>
          <w:p w14:paraId="7E55B37B"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172.447</w:t>
            </w:r>
          </w:p>
        </w:tc>
        <w:tc>
          <w:tcPr>
            <w:tcW w:w="0" w:type="auto"/>
            <w:hideMark/>
          </w:tcPr>
          <w:p w14:paraId="38D383C0"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207.079</w:t>
            </w:r>
          </w:p>
        </w:tc>
        <w:tc>
          <w:tcPr>
            <w:tcW w:w="0" w:type="auto"/>
            <w:hideMark/>
          </w:tcPr>
          <w:p w14:paraId="25721F3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0.878</w:t>
            </w:r>
          </w:p>
        </w:tc>
        <w:tc>
          <w:tcPr>
            <w:tcW w:w="0" w:type="auto"/>
            <w:hideMark/>
          </w:tcPr>
          <w:p w14:paraId="262438E1"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3.220</w:t>
            </w:r>
          </w:p>
        </w:tc>
        <w:tc>
          <w:tcPr>
            <w:tcW w:w="0" w:type="auto"/>
            <w:hideMark/>
          </w:tcPr>
          <w:p w14:paraId="56A6D68B"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156.080</w:t>
            </w:r>
          </w:p>
        </w:tc>
        <w:tc>
          <w:tcPr>
            <w:tcW w:w="0" w:type="auto"/>
            <w:hideMark/>
          </w:tcPr>
          <w:p w14:paraId="5981854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240.119</w:t>
            </w:r>
          </w:p>
        </w:tc>
        <w:tc>
          <w:tcPr>
            <w:tcW w:w="0" w:type="auto"/>
            <w:hideMark/>
          </w:tcPr>
          <w:p w14:paraId="58E325D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642.608</w:t>
            </w:r>
          </w:p>
        </w:tc>
        <w:tc>
          <w:tcPr>
            <w:tcW w:w="915" w:type="dxa"/>
            <w:hideMark/>
          </w:tcPr>
          <w:p w14:paraId="1D2FD7FE"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w:t>
            </w:r>
          </w:p>
        </w:tc>
        <w:tc>
          <w:tcPr>
            <w:tcW w:w="1105" w:type="dxa"/>
            <w:hideMark/>
          </w:tcPr>
          <w:p w14:paraId="4F7DDCC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1.193</w:t>
            </w:r>
          </w:p>
        </w:tc>
      </w:tr>
      <w:tr w:rsidR="007E7D05" w:rsidRPr="007E7D05" w14:paraId="0EBCCA5E" w14:textId="77777777" w:rsidTr="00DD3DD3">
        <w:trPr>
          <w:trHeight w:val="283"/>
        </w:trPr>
        <w:tc>
          <w:tcPr>
            <w:tcW w:w="0" w:type="auto"/>
            <w:hideMark/>
          </w:tcPr>
          <w:p w14:paraId="6B35707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GDP Growth</w:t>
            </w:r>
          </w:p>
        </w:tc>
        <w:tc>
          <w:tcPr>
            <w:tcW w:w="0" w:type="auto"/>
            <w:hideMark/>
          </w:tcPr>
          <w:p w14:paraId="7C287013"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w:t>
            </w:r>
          </w:p>
        </w:tc>
        <w:tc>
          <w:tcPr>
            <w:tcW w:w="0" w:type="auto"/>
            <w:hideMark/>
          </w:tcPr>
          <w:p w14:paraId="36608A01"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4.278</w:t>
            </w:r>
          </w:p>
        </w:tc>
        <w:tc>
          <w:tcPr>
            <w:tcW w:w="0" w:type="auto"/>
            <w:hideMark/>
          </w:tcPr>
          <w:p w14:paraId="309B2101"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2.533</w:t>
            </w:r>
          </w:p>
        </w:tc>
        <w:tc>
          <w:tcPr>
            <w:tcW w:w="0" w:type="auto"/>
            <w:hideMark/>
          </w:tcPr>
          <w:p w14:paraId="4A4DF8A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-2.370</w:t>
            </w:r>
          </w:p>
        </w:tc>
        <w:tc>
          <w:tcPr>
            <w:tcW w:w="0" w:type="auto"/>
            <w:hideMark/>
          </w:tcPr>
          <w:p w14:paraId="2C482D74"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3.417</w:t>
            </w:r>
          </w:p>
        </w:tc>
        <w:tc>
          <w:tcPr>
            <w:tcW w:w="0" w:type="auto"/>
            <w:hideMark/>
          </w:tcPr>
          <w:p w14:paraId="6804835F"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4.533</w:t>
            </w:r>
          </w:p>
        </w:tc>
        <w:tc>
          <w:tcPr>
            <w:tcW w:w="0" w:type="auto"/>
            <w:hideMark/>
          </w:tcPr>
          <w:p w14:paraId="1030B140"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5.821</w:t>
            </w:r>
          </w:p>
        </w:tc>
        <w:tc>
          <w:tcPr>
            <w:tcW w:w="0" w:type="auto"/>
            <w:hideMark/>
          </w:tcPr>
          <w:p w14:paraId="370CA0A5"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8.977</w:t>
            </w:r>
          </w:p>
        </w:tc>
        <w:tc>
          <w:tcPr>
            <w:tcW w:w="915" w:type="dxa"/>
            <w:hideMark/>
          </w:tcPr>
          <w:p w14:paraId="7A7B9CD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w:t>
            </w:r>
          </w:p>
        </w:tc>
        <w:tc>
          <w:tcPr>
            <w:tcW w:w="1105" w:type="dxa"/>
            <w:hideMark/>
          </w:tcPr>
          <w:p w14:paraId="733D38E6"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-0.751</w:t>
            </w:r>
          </w:p>
        </w:tc>
      </w:tr>
      <w:tr w:rsidR="007E7D05" w:rsidRPr="007E7D05" w14:paraId="26E4B123" w14:textId="77777777" w:rsidTr="00DD3DD3">
        <w:trPr>
          <w:trHeight w:val="283"/>
        </w:trPr>
        <w:tc>
          <w:tcPr>
            <w:tcW w:w="0" w:type="auto"/>
            <w:hideMark/>
          </w:tcPr>
          <w:p w14:paraId="7BAC2088"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Domestic Credit</w:t>
            </w:r>
          </w:p>
        </w:tc>
        <w:tc>
          <w:tcPr>
            <w:tcW w:w="0" w:type="auto"/>
            <w:hideMark/>
          </w:tcPr>
          <w:p w14:paraId="1568FDF1"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w:t>
            </w:r>
          </w:p>
        </w:tc>
        <w:tc>
          <w:tcPr>
            <w:tcW w:w="0" w:type="auto"/>
            <w:hideMark/>
          </w:tcPr>
          <w:p w14:paraId="77E2B5D4"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66.136</w:t>
            </w:r>
          </w:p>
        </w:tc>
        <w:tc>
          <w:tcPr>
            <w:tcW w:w="0" w:type="auto"/>
            <w:hideMark/>
          </w:tcPr>
          <w:p w14:paraId="4F667775"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20.746</w:t>
            </w:r>
          </w:p>
        </w:tc>
        <w:tc>
          <w:tcPr>
            <w:tcW w:w="0" w:type="auto"/>
            <w:hideMark/>
          </w:tcPr>
          <w:p w14:paraId="29019DA5"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33.151</w:t>
            </w:r>
          </w:p>
        </w:tc>
        <w:tc>
          <w:tcPr>
            <w:tcW w:w="0" w:type="auto"/>
            <w:hideMark/>
          </w:tcPr>
          <w:p w14:paraId="3E098A20"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51.057</w:t>
            </w:r>
          </w:p>
        </w:tc>
        <w:tc>
          <w:tcPr>
            <w:tcW w:w="0" w:type="auto"/>
            <w:hideMark/>
          </w:tcPr>
          <w:p w14:paraId="0F04B68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59.178</w:t>
            </w:r>
          </w:p>
        </w:tc>
        <w:tc>
          <w:tcPr>
            <w:tcW w:w="0" w:type="auto"/>
            <w:hideMark/>
          </w:tcPr>
          <w:p w14:paraId="42DB4F21"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83.693</w:t>
            </w:r>
          </w:p>
        </w:tc>
        <w:tc>
          <w:tcPr>
            <w:tcW w:w="0" w:type="auto"/>
            <w:hideMark/>
          </w:tcPr>
          <w:p w14:paraId="72778904"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103.651</w:t>
            </w:r>
          </w:p>
        </w:tc>
        <w:tc>
          <w:tcPr>
            <w:tcW w:w="915" w:type="dxa"/>
            <w:hideMark/>
          </w:tcPr>
          <w:p w14:paraId="6ED04B1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w:t>
            </w:r>
          </w:p>
        </w:tc>
        <w:tc>
          <w:tcPr>
            <w:tcW w:w="1105" w:type="dxa"/>
            <w:hideMark/>
          </w:tcPr>
          <w:p w14:paraId="47DDE69B"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0.266</w:t>
            </w:r>
          </w:p>
        </w:tc>
      </w:tr>
      <w:tr w:rsidR="007E7D05" w:rsidRPr="007E7D05" w14:paraId="4D299200" w14:textId="77777777" w:rsidTr="00DD3DD3">
        <w:trPr>
          <w:trHeight w:val="173"/>
        </w:trPr>
        <w:tc>
          <w:tcPr>
            <w:tcW w:w="0" w:type="auto"/>
            <w:hideMark/>
          </w:tcPr>
          <w:p w14:paraId="2E6C439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FDI</w:t>
            </w:r>
          </w:p>
        </w:tc>
        <w:tc>
          <w:tcPr>
            <w:tcW w:w="0" w:type="auto"/>
            <w:hideMark/>
          </w:tcPr>
          <w:p w14:paraId="0A6AA4D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w:t>
            </w:r>
          </w:p>
        </w:tc>
        <w:tc>
          <w:tcPr>
            <w:tcW w:w="0" w:type="auto"/>
            <w:hideMark/>
          </w:tcPr>
          <w:p w14:paraId="3842BEE5"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0.296</w:t>
            </w:r>
          </w:p>
        </w:tc>
        <w:tc>
          <w:tcPr>
            <w:tcW w:w="0" w:type="auto"/>
            <w:hideMark/>
          </w:tcPr>
          <w:p w14:paraId="73A23B84"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0.206</w:t>
            </w:r>
          </w:p>
        </w:tc>
        <w:tc>
          <w:tcPr>
            <w:tcW w:w="0" w:type="auto"/>
            <w:hideMark/>
          </w:tcPr>
          <w:p w14:paraId="31D23F7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-0.074</w:t>
            </w:r>
          </w:p>
        </w:tc>
        <w:tc>
          <w:tcPr>
            <w:tcW w:w="0" w:type="auto"/>
            <w:hideMark/>
          </w:tcPr>
          <w:p w14:paraId="69D9DCFF"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0.147</w:t>
            </w:r>
          </w:p>
        </w:tc>
        <w:tc>
          <w:tcPr>
            <w:tcW w:w="0" w:type="auto"/>
            <w:hideMark/>
          </w:tcPr>
          <w:p w14:paraId="66000CE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0.298</w:t>
            </w:r>
          </w:p>
        </w:tc>
        <w:tc>
          <w:tcPr>
            <w:tcW w:w="0" w:type="auto"/>
            <w:hideMark/>
          </w:tcPr>
          <w:p w14:paraId="2AFB29AC"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0.434</w:t>
            </w:r>
          </w:p>
        </w:tc>
        <w:tc>
          <w:tcPr>
            <w:tcW w:w="0" w:type="auto"/>
            <w:hideMark/>
          </w:tcPr>
          <w:p w14:paraId="007A70B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0.677</w:t>
            </w:r>
          </w:p>
        </w:tc>
        <w:tc>
          <w:tcPr>
            <w:tcW w:w="915" w:type="dxa"/>
            <w:hideMark/>
          </w:tcPr>
          <w:p w14:paraId="74431663"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w:t>
            </w:r>
          </w:p>
        </w:tc>
        <w:tc>
          <w:tcPr>
            <w:tcW w:w="1105" w:type="dxa"/>
            <w:hideMark/>
          </w:tcPr>
          <w:p w14:paraId="4CBEC21C"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0.042</w:t>
            </w:r>
          </w:p>
        </w:tc>
      </w:tr>
      <w:tr w:rsidR="007E7D05" w:rsidRPr="007E7D05" w14:paraId="212C7A33" w14:textId="77777777" w:rsidTr="00DD3DD3">
        <w:trPr>
          <w:trHeight w:val="393"/>
        </w:trPr>
        <w:tc>
          <w:tcPr>
            <w:tcW w:w="0" w:type="auto"/>
            <w:hideMark/>
          </w:tcPr>
          <w:p w14:paraId="4ED2DE1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Population Density</w:t>
            </w:r>
          </w:p>
        </w:tc>
        <w:tc>
          <w:tcPr>
            <w:tcW w:w="0" w:type="auto"/>
            <w:hideMark/>
          </w:tcPr>
          <w:p w14:paraId="0A9E2AB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w:t>
            </w:r>
          </w:p>
        </w:tc>
        <w:tc>
          <w:tcPr>
            <w:tcW w:w="0" w:type="auto"/>
            <w:hideMark/>
          </w:tcPr>
          <w:p w14:paraId="70DA521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195.038</w:t>
            </w:r>
          </w:p>
        </w:tc>
        <w:tc>
          <w:tcPr>
            <w:tcW w:w="0" w:type="auto"/>
            <w:hideMark/>
          </w:tcPr>
          <w:p w14:paraId="028C8731"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6.671</w:t>
            </w:r>
          </w:p>
        </w:tc>
        <w:tc>
          <w:tcPr>
            <w:tcW w:w="0" w:type="auto"/>
            <w:hideMark/>
          </w:tcPr>
          <w:p w14:paraId="642B0AE3"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185.319</w:t>
            </w:r>
          </w:p>
        </w:tc>
        <w:tc>
          <w:tcPr>
            <w:tcW w:w="0" w:type="auto"/>
            <w:hideMark/>
          </w:tcPr>
          <w:p w14:paraId="624D871F"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190.949</w:t>
            </w:r>
          </w:p>
        </w:tc>
        <w:tc>
          <w:tcPr>
            <w:tcW w:w="0" w:type="auto"/>
            <w:hideMark/>
          </w:tcPr>
          <w:p w14:paraId="5345AD3E"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193.568</w:t>
            </w:r>
          </w:p>
        </w:tc>
        <w:tc>
          <w:tcPr>
            <w:tcW w:w="0" w:type="auto"/>
            <w:hideMark/>
          </w:tcPr>
          <w:p w14:paraId="3313FC7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197.631</w:t>
            </w:r>
          </w:p>
        </w:tc>
        <w:tc>
          <w:tcPr>
            <w:tcW w:w="0" w:type="auto"/>
            <w:hideMark/>
          </w:tcPr>
          <w:p w14:paraId="20C92C03"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207.293</w:t>
            </w:r>
          </w:p>
        </w:tc>
        <w:tc>
          <w:tcPr>
            <w:tcW w:w="915" w:type="dxa"/>
            <w:hideMark/>
          </w:tcPr>
          <w:p w14:paraId="60AA2D34"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w:t>
            </w:r>
          </w:p>
        </w:tc>
        <w:tc>
          <w:tcPr>
            <w:tcW w:w="1105" w:type="dxa"/>
            <w:hideMark/>
          </w:tcPr>
          <w:p w14:paraId="7B9513FB"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0.685</w:t>
            </w:r>
          </w:p>
        </w:tc>
      </w:tr>
      <w:tr w:rsidR="007E7D05" w:rsidRPr="007E7D05" w14:paraId="487588C0" w14:textId="77777777" w:rsidTr="00DD3DD3">
        <w:trPr>
          <w:trHeight w:val="393"/>
        </w:trPr>
        <w:tc>
          <w:tcPr>
            <w:tcW w:w="0" w:type="auto"/>
            <w:hideMark/>
          </w:tcPr>
          <w:p w14:paraId="4258AD4D"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School Enrollment</w:t>
            </w:r>
          </w:p>
        </w:tc>
        <w:tc>
          <w:tcPr>
            <w:tcW w:w="0" w:type="auto"/>
            <w:hideMark/>
          </w:tcPr>
          <w:p w14:paraId="5EFD3458"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18</w:t>
            </w:r>
          </w:p>
        </w:tc>
        <w:tc>
          <w:tcPr>
            <w:tcW w:w="0" w:type="auto"/>
            <w:hideMark/>
          </w:tcPr>
          <w:p w14:paraId="32CDF7D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67.852</w:t>
            </w:r>
          </w:p>
        </w:tc>
        <w:tc>
          <w:tcPr>
            <w:tcW w:w="0" w:type="auto"/>
            <w:hideMark/>
          </w:tcPr>
          <w:p w14:paraId="22AA1E8B"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15.968</w:t>
            </w:r>
          </w:p>
        </w:tc>
        <w:tc>
          <w:tcPr>
            <w:tcW w:w="0" w:type="auto"/>
            <w:hideMark/>
          </w:tcPr>
          <w:p w14:paraId="736284BF"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42.097</w:t>
            </w:r>
          </w:p>
        </w:tc>
        <w:tc>
          <w:tcPr>
            <w:tcW w:w="0" w:type="auto"/>
            <w:hideMark/>
          </w:tcPr>
          <w:p w14:paraId="258B93D1"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56.440</w:t>
            </w:r>
          </w:p>
        </w:tc>
        <w:tc>
          <w:tcPr>
            <w:tcW w:w="0" w:type="auto"/>
            <w:hideMark/>
          </w:tcPr>
          <w:p w14:paraId="76B2794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68.072</w:t>
            </w:r>
          </w:p>
        </w:tc>
        <w:tc>
          <w:tcPr>
            <w:tcW w:w="0" w:type="auto"/>
            <w:hideMark/>
          </w:tcPr>
          <w:p w14:paraId="37E3E6D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83.012</w:t>
            </w:r>
          </w:p>
        </w:tc>
        <w:tc>
          <w:tcPr>
            <w:tcW w:w="0" w:type="auto"/>
            <w:hideMark/>
          </w:tcPr>
          <w:p w14:paraId="3D1BDA1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90.388</w:t>
            </w:r>
          </w:p>
        </w:tc>
        <w:tc>
          <w:tcPr>
            <w:tcW w:w="915" w:type="dxa"/>
            <w:hideMark/>
          </w:tcPr>
          <w:p w14:paraId="708A743A"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w:t>
            </w:r>
          </w:p>
        </w:tc>
        <w:tc>
          <w:tcPr>
            <w:tcW w:w="1105" w:type="dxa"/>
            <w:hideMark/>
          </w:tcPr>
          <w:p w14:paraId="0A99C70A"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-0.196</w:t>
            </w:r>
          </w:p>
        </w:tc>
      </w:tr>
      <w:tr w:rsidR="007E7D05" w:rsidRPr="007E7D05" w14:paraId="783A85D4" w14:textId="77777777" w:rsidTr="00DD3DD3">
        <w:trPr>
          <w:trHeight w:val="393"/>
        </w:trPr>
        <w:tc>
          <w:tcPr>
            <w:tcW w:w="0" w:type="auto"/>
            <w:hideMark/>
          </w:tcPr>
          <w:p w14:paraId="600BF77A"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Urban Population</w:t>
            </w:r>
          </w:p>
        </w:tc>
        <w:tc>
          <w:tcPr>
            <w:tcW w:w="0" w:type="auto"/>
            <w:hideMark/>
          </w:tcPr>
          <w:p w14:paraId="4621F955"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19</w:t>
            </w:r>
          </w:p>
        </w:tc>
        <w:tc>
          <w:tcPr>
            <w:tcW w:w="0" w:type="auto"/>
            <w:hideMark/>
          </w:tcPr>
          <w:p w14:paraId="20670EF1"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62.982</w:t>
            </w:r>
          </w:p>
        </w:tc>
        <w:tc>
          <w:tcPr>
            <w:tcW w:w="0" w:type="auto"/>
            <w:hideMark/>
          </w:tcPr>
          <w:p w14:paraId="2CB4FDF5"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4.809</w:t>
            </w:r>
          </w:p>
        </w:tc>
        <w:tc>
          <w:tcPr>
            <w:tcW w:w="0" w:type="auto"/>
            <w:hideMark/>
          </w:tcPr>
          <w:p w14:paraId="367F61A4"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49.506</w:t>
            </w:r>
          </w:p>
        </w:tc>
        <w:tc>
          <w:tcPr>
            <w:tcW w:w="0" w:type="auto"/>
            <w:hideMark/>
          </w:tcPr>
          <w:p w14:paraId="4FD1AEEA"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62.578</w:t>
            </w:r>
          </w:p>
        </w:tc>
        <w:tc>
          <w:tcPr>
            <w:tcW w:w="0" w:type="auto"/>
            <w:hideMark/>
          </w:tcPr>
          <w:p w14:paraId="3A3014C9"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64.951</w:t>
            </w:r>
          </w:p>
        </w:tc>
        <w:tc>
          <w:tcPr>
            <w:tcW w:w="0" w:type="auto"/>
            <w:hideMark/>
          </w:tcPr>
          <w:p w14:paraId="619A2B53"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66.046</w:t>
            </w:r>
          </w:p>
        </w:tc>
        <w:tc>
          <w:tcPr>
            <w:tcW w:w="0" w:type="auto"/>
            <w:hideMark/>
          </w:tcPr>
          <w:p w14:paraId="727CF3DA"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66.772</w:t>
            </w:r>
          </w:p>
        </w:tc>
        <w:tc>
          <w:tcPr>
            <w:tcW w:w="915" w:type="dxa"/>
            <w:hideMark/>
          </w:tcPr>
          <w:p w14:paraId="3EA3F732"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0</w:t>
            </w:r>
          </w:p>
        </w:tc>
        <w:tc>
          <w:tcPr>
            <w:tcW w:w="1105" w:type="dxa"/>
            <w:hideMark/>
          </w:tcPr>
          <w:p w14:paraId="334EFC87" w14:textId="77777777" w:rsidR="007E7D05" w:rsidRPr="007E7D05" w:rsidRDefault="007E7D05" w:rsidP="007E7D05">
            <w:pPr>
              <w:keepNext/>
              <w:spacing w:after="160" w:line="259" w:lineRule="auto"/>
              <w:jc w:val="both"/>
              <w:rPr>
                <w:rFonts w:cstheme="minorHAnsi"/>
                <w:color w:val="000000" w:themeColor="text1"/>
              </w:rPr>
            </w:pPr>
            <w:r w:rsidRPr="007E7D05">
              <w:rPr>
                <w:rFonts w:cstheme="minorHAnsi"/>
                <w:color w:val="000000" w:themeColor="text1"/>
              </w:rPr>
              <w:t>-1.839</w:t>
            </w:r>
          </w:p>
        </w:tc>
      </w:tr>
    </w:tbl>
    <w:p w14:paraId="0A03DDA6" w14:textId="77777777" w:rsidR="00DD3DD3" w:rsidRDefault="00DD3DD3" w:rsidP="002150C7">
      <w:pPr>
        <w:jc w:val="both"/>
        <w:rPr>
          <w:rFonts w:cstheme="minorHAnsi"/>
          <w:bCs/>
          <w:color w:val="000000" w:themeColor="text1"/>
        </w:rPr>
      </w:pPr>
    </w:p>
    <w:p w14:paraId="68E184B9" w14:textId="238D97C3" w:rsidR="0017710A" w:rsidRPr="007E7D05" w:rsidRDefault="00DD3DD3" w:rsidP="002150C7">
      <w:pPr>
        <w:jc w:val="both"/>
        <w:rPr>
          <w:rFonts w:cstheme="minorHAnsi"/>
          <w:bCs/>
          <w:color w:val="000000" w:themeColor="text1"/>
        </w:rPr>
      </w:pPr>
      <w:r>
        <w:rPr>
          <w:rFonts w:cstheme="minorHAnsi"/>
          <w:bCs/>
          <w:color w:val="000000" w:themeColor="text1"/>
        </w:rPr>
        <w:t xml:space="preserve">Table 1 </w:t>
      </w:r>
      <w:r w:rsidR="005F133C" w:rsidRPr="007E7D05">
        <w:rPr>
          <w:rFonts w:cstheme="minorHAnsi"/>
          <w:bCs/>
          <w:color w:val="000000" w:themeColor="text1"/>
        </w:rPr>
        <w:t>presents the descriptive statistics of the study variables for Nepal over the 2006–2024 period. The number of</w:t>
      </w:r>
      <w:r w:rsidR="00950538" w:rsidRPr="007E7D05">
        <w:rPr>
          <w:rFonts w:cstheme="minorHAnsi"/>
          <w:bCs/>
          <w:color w:val="000000" w:themeColor="text1"/>
        </w:rPr>
        <w:t xml:space="preserve"> observations ranges from 15 to</w:t>
      </w:r>
      <w:r w:rsidR="005F133C" w:rsidRPr="007E7D05">
        <w:rPr>
          <w:rFonts w:cstheme="minorHAnsi"/>
          <w:bCs/>
          <w:color w:val="000000" w:themeColor="text1"/>
        </w:rPr>
        <w:t xml:space="preserve"> 19, indicating the presence of a few missing values. </w:t>
      </w:r>
      <w:r w:rsidR="006A0E74" w:rsidRPr="007E7D05">
        <w:rPr>
          <w:rFonts w:cstheme="minorHAnsi"/>
          <w:bCs/>
          <w:color w:val="000000" w:themeColor="text1"/>
        </w:rPr>
        <w:t>The study variables exhibit moderate variation across the sample period and The digital transformation indicators also display noticeable variation over time.</w:t>
      </w:r>
      <w:r w:rsidR="00402544" w:rsidRPr="007E7D05">
        <w:rPr>
          <w:rFonts w:cstheme="minorHAnsi"/>
          <w:bCs/>
          <w:color w:val="000000" w:themeColor="text1"/>
        </w:rPr>
        <w:t xml:space="preserve"> </w:t>
      </w:r>
      <w:r w:rsidR="006A0E74" w:rsidRPr="007E7D05">
        <w:rPr>
          <w:rFonts w:cstheme="minorHAnsi"/>
          <w:bCs/>
          <w:color w:val="000000" w:themeColor="text1"/>
        </w:rPr>
        <w:t>The skewness statistics indicate that most variables are moderately skewed, whereas Broadband, Secure Internet Servers, and Urban Population exhibit relatively higher levels of skewness.</w:t>
      </w:r>
    </w:p>
    <w:p w14:paraId="2EADAD43" w14:textId="77777777" w:rsidR="0017710A" w:rsidRPr="007E7D05" w:rsidRDefault="002150C7" w:rsidP="0017710A">
      <w:pPr>
        <w:keepNext/>
        <w:jc w:val="both"/>
        <w:rPr>
          <w:rFonts w:cstheme="minorHAnsi"/>
          <w:color w:val="000000" w:themeColor="text1"/>
        </w:rPr>
      </w:pPr>
      <w:r w:rsidRPr="007E7D05">
        <w:rPr>
          <w:rFonts w:cstheme="minorHAnsi"/>
          <w:b/>
          <w:bCs/>
          <w:noProof/>
          <w:color w:val="000000" w:themeColor="text1"/>
        </w:rPr>
        <w:lastRenderedPageBreak/>
        <w:drawing>
          <wp:inline distT="0" distB="0" distL="0" distR="0" wp14:anchorId="0CF2A629" wp14:editId="5773146E">
            <wp:extent cx="6029823" cy="3352800"/>
            <wp:effectExtent l="0" t="0" r="3175" b="0"/>
            <wp:docPr id="12" name="Picture 12" descr="C:\Users\Dell\Desktop\Ashmita\ict\trend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Dell\Desktop\Ashmita\ict\trend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67805" cy="3373919"/>
                    </a:xfrm>
                    <a:prstGeom prst="rect">
                      <a:avLst/>
                    </a:prstGeom>
                    <a:noFill/>
                    <a:ln>
                      <a:noFill/>
                    </a:ln>
                  </pic:spPr>
                </pic:pic>
              </a:graphicData>
            </a:graphic>
          </wp:inline>
        </w:drawing>
      </w:r>
    </w:p>
    <w:p w14:paraId="57DCA713" w14:textId="4BB5AC2D" w:rsidR="002150C7" w:rsidRPr="007E7D05" w:rsidRDefault="0017710A" w:rsidP="0017710A">
      <w:pPr>
        <w:pStyle w:val="Caption"/>
        <w:jc w:val="center"/>
        <w:rPr>
          <w:rFonts w:cstheme="minorHAnsi"/>
          <w:i w:val="0"/>
          <w:color w:val="000000" w:themeColor="text1"/>
          <w:sz w:val="22"/>
          <w:szCs w:val="22"/>
        </w:rPr>
      </w:pPr>
      <w:r w:rsidRPr="007E7D05">
        <w:rPr>
          <w:rFonts w:cstheme="minorHAnsi"/>
          <w:i w:val="0"/>
          <w:color w:val="000000" w:themeColor="text1"/>
          <w:sz w:val="22"/>
          <w:szCs w:val="22"/>
        </w:rPr>
        <w:t xml:space="preserve">Figure </w:t>
      </w:r>
      <w:r w:rsidR="00DD3DD3">
        <w:rPr>
          <w:rFonts w:cstheme="minorHAnsi"/>
          <w:i w:val="0"/>
          <w:color w:val="000000" w:themeColor="text1"/>
          <w:sz w:val="22"/>
          <w:szCs w:val="22"/>
        </w:rPr>
        <w:t>1: T</w:t>
      </w:r>
      <w:r w:rsidRPr="007E7D05">
        <w:rPr>
          <w:rFonts w:cstheme="minorHAnsi"/>
          <w:i w:val="0"/>
          <w:color w:val="000000" w:themeColor="text1"/>
          <w:sz w:val="22"/>
          <w:szCs w:val="22"/>
        </w:rPr>
        <w:t>rends in entrepreneurship and digital transformation indicators in Nepal over the period 2006–2024.</w:t>
      </w:r>
    </w:p>
    <w:p w14:paraId="0D1AF817" w14:textId="0E8EF0DD" w:rsidR="000D06E7" w:rsidRPr="007E7D05" w:rsidRDefault="00DD3DD3" w:rsidP="000D06E7">
      <w:pPr>
        <w:jc w:val="both"/>
        <w:rPr>
          <w:color w:val="000000" w:themeColor="text1"/>
        </w:rPr>
      </w:pPr>
      <w:r>
        <w:rPr>
          <w:bCs/>
          <w:color w:val="000000" w:themeColor="text1"/>
        </w:rPr>
        <w:t xml:space="preserve">Figure 1 </w:t>
      </w:r>
      <w:r w:rsidR="000D06E7" w:rsidRPr="007E7D05">
        <w:rPr>
          <w:color w:val="000000" w:themeColor="text1"/>
        </w:rPr>
        <w:t xml:space="preserve">illustrates the trends in entrepreneurship and digital transformation indicators in Nepal over the period </w:t>
      </w:r>
      <w:r w:rsidR="000D06E7" w:rsidRPr="007E7D05">
        <w:rPr>
          <w:bCs/>
          <w:color w:val="000000" w:themeColor="text1"/>
        </w:rPr>
        <w:t>2006–2024</w:t>
      </w:r>
      <w:r w:rsidR="000D06E7" w:rsidRPr="007E7D05">
        <w:rPr>
          <w:color w:val="000000" w:themeColor="text1"/>
        </w:rPr>
        <w:t xml:space="preserve">. The figure shows changes in NBD and five digital transformation indicators throughout the study period. NBD exhibits an overall upward trend from 2006 to 2024. It increases gradually from approximately 0.37 in 2006 to 1.40 in 2024.Though there is a fall in NBD in 2023, the next year witnesses an increase. Overall, the upward trend indicates that there is an improvement in business creation over the study period trend </w:t>
      </w:r>
      <w:ins w:id="601" w:author="Dell" w:date="2026-08-01T10:00:00Z">
        <w:r w:rsidR="00A47692" w:rsidRPr="007E7D05">
          <w:rPr>
            <w:color w:val="000000" w:themeColor="text1"/>
          </w:rPr>
          <w:t xml:space="preserve">in </w:t>
        </w:r>
      </w:ins>
      <w:del w:id="602" w:author="Dell" w:date="2026-08-01T10:00:00Z">
        <w:r w:rsidR="000D06E7" w:rsidRPr="007E7D05" w:rsidDel="00A47692">
          <w:rPr>
            <w:color w:val="000000" w:themeColor="text1"/>
          </w:rPr>
          <w:delText xml:space="preserve">IN </w:delText>
        </w:r>
      </w:del>
      <w:ins w:id="603" w:author="Dell" w:date="2026-08-01T10:00:00Z">
        <w:r w:rsidR="00A47692" w:rsidRPr="007E7D05">
          <w:rPr>
            <w:color w:val="000000" w:themeColor="text1"/>
          </w:rPr>
          <w:t>i</w:t>
        </w:r>
      </w:ins>
      <w:del w:id="604" w:author="Dell" w:date="2026-08-01T10:00:00Z">
        <w:r w:rsidR="000D06E7" w:rsidRPr="007E7D05" w:rsidDel="00A47692">
          <w:rPr>
            <w:color w:val="000000" w:themeColor="text1"/>
          </w:rPr>
          <w:delText>I</w:delText>
        </w:r>
      </w:del>
      <w:r w:rsidR="000D06E7" w:rsidRPr="007E7D05">
        <w:rPr>
          <w:color w:val="000000" w:themeColor="text1"/>
        </w:rPr>
        <w:t xml:space="preserve">nternet Users in Nepal from 2006 to 2024 shows a steady increase in the number of internet users, rising from </w:t>
      </w:r>
      <w:r w:rsidR="000D06E7" w:rsidRPr="007E7D05">
        <w:rPr>
          <w:bCs/>
          <w:color w:val="000000" w:themeColor="text1"/>
        </w:rPr>
        <w:t>1.1%</w:t>
      </w:r>
      <w:r w:rsidR="000D06E7" w:rsidRPr="007E7D05">
        <w:rPr>
          <w:color w:val="000000" w:themeColor="text1"/>
        </w:rPr>
        <w:t xml:space="preserve"> of the population in 2006 to 46.3 percent in 2024. Internet usage </w:t>
      </w:r>
      <w:r w:rsidR="000D06E7" w:rsidRPr="007E7D05">
        <w:rPr>
          <w:bCs/>
          <w:color w:val="000000" w:themeColor="text1"/>
        </w:rPr>
        <w:t>increased gradually</w:t>
      </w:r>
      <w:r w:rsidR="000D06E7" w:rsidRPr="007E7D05">
        <w:rPr>
          <w:color w:val="000000" w:themeColor="text1"/>
        </w:rPr>
        <w:t xml:space="preserve"> during the early years of the study period and then increases rapidly after 2016 reflecting the rapid expansion of </w:t>
      </w:r>
      <w:ins w:id="605" w:author="Dell" w:date="2026-08-01T10:00:00Z">
        <w:r w:rsidR="00DD7382" w:rsidRPr="007E7D05">
          <w:rPr>
            <w:color w:val="000000" w:themeColor="text1"/>
          </w:rPr>
          <w:t>i</w:t>
        </w:r>
      </w:ins>
      <w:del w:id="606" w:author="Dell" w:date="2026-08-01T10:00:00Z">
        <w:r w:rsidR="000D06E7" w:rsidRPr="007E7D05" w:rsidDel="00DD7382">
          <w:rPr>
            <w:color w:val="000000" w:themeColor="text1"/>
          </w:rPr>
          <w:delText>I</w:delText>
        </w:r>
      </w:del>
      <w:r w:rsidR="000D06E7" w:rsidRPr="007E7D05">
        <w:rPr>
          <w:color w:val="000000" w:themeColor="text1"/>
        </w:rPr>
        <w:t>nternet access and adoption in Nepal.</w:t>
      </w:r>
    </w:p>
    <w:p w14:paraId="1082296B" w14:textId="03AC6350" w:rsidR="000D06E7" w:rsidRPr="007E7D05" w:rsidRDefault="000D06E7" w:rsidP="00E35E68">
      <w:pPr>
        <w:jc w:val="both"/>
        <w:rPr>
          <w:color w:val="000000" w:themeColor="text1"/>
        </w:rPr>
      </w:pPr>
      <w:r w:rsidRPr="007E7D05">
        <w:rPr>
          <w:color w:val="000000" w:themeColor="text1"/>
        </w:rPr>
        <w:t xml:space="preserve">the trend in Fixed Broadband Subscriptions remained very low </w:t>
      </w:r>
      <w:r w:rsidRPr="007E7D05">
        <w:rPr>
          <w:bCs/>
          <w:color w:val="000000" w:themeColor="text1"/>
        </w:rPr>
        <w:t>between 2006 and 2011</w:t>
      </w:r>
      <w:r w:rsidRPr="007E7D05">
        <w:rPr>
          <w:color w:val="000000" w:themeColor="text1"/>
        </w:rPr>
        <w:t xml:space="preserve">, began to increase steadily from 2012 onward. The growth rate accelerated after 2021 until it peaked at about 10.7 subscriptions per 100 people in 2023, before declining slightly in 2024. Overall, the figure indicates substantial growth in broadband adoption and digital infrastructure which may reflect , the expansion of fiber-optic networks, increased demand for  high-speed </w:t>
      </w:r>
      <w:ins w:id="607" w:author="Dell" w:date="2026-08-01T10:00:00Z">
        <w:r w:rsidR="00DD7382" w:rsidRPr="007E7D05">
          <w:rPr>
            <w:color w:val="000000" w:themeColor="text1"/>
          </w:rPr>
          <w:t>i</w:t>
        </w:r>
      </w:ins>
      <w:del w:id="608" w:author="Dell" w:date="2026-08-01T10:00:00Z">
        <w:r w:rsidRPr="007E7D05" w:rsidDel="00DD7382">
          <w:rPr>
            <w:color w:val="000000" w:themeColor="text1"/>
          </w:rPr>
          <w:delText>I</w:delText>
        </w:r>
      </w:del>
      <w:r w:rsidRPr="007E7D05">
        <w:rPr>
          <w:color w:val="000000" w:themeColor="text1"/>
        </w:rPr>
        <w:t>nternet, and continued investment in digital infrastructure.</w:t>
      </w:r>
    </w:p>
    <w:p w14:paraId="6C7B98F4" w14:textId="77777777" w:rsidR="000D06E7" w:rsidRPr="007E7D05" w:rsidRDefault="000D06E7" w:rsidP="000D06E7">
      <w:pPr>
        <w:jc w:val="both"/>
        <w:rPr>
          <w:color w:val="000000" w:themeColor="text1"/>
        </w:rPr>
      </w:pPr>
      <w:r w:rsidRPr="007E7D05">
        <w:rPr>
          <w:color w:val="000000" w:themeColor="text1"/>
        </w:rPr>
        <w:t xml:space="preserve">Mobile subscriptions exhibited a strong upward trend, increasing from around </w:t>
      </w:r>
      <w:r w:rsidRPr="007E7D05">
        <w:rPr>
          <w:bCs/>
          <w:color w:val="000000" w:themeColor="text1"/>
        </w:rPr>
        <w:t>4.4 subscriptions per 100 people</w:t>
      </w:r>
      <w:r w:rsidRPr="007E7D05">
        <w:rPr>
          <w:color w:val="000000" w:themeColor="text1"/>
        </w:rPr>
        <w:t xml:space="preserve"> in </w:t>
      </w:r>
      <w:r w:rsidRPr="007E7D05">
        <w:rPr>
          <w:bCs/>
          <w:color w:val="000000" w:themeColor="text1"/>
        </w:rPr>
        <w:t>2006</w:t>
      </w:r>
      <w:r w:rsidRPr="007E7D05">
        <w:rPr>
          <w:color w:val="000000" w:themeColor="text1"/>
        </w:rPr>
        <w:t xml:space="preserve"> to an all-time high of about </w:t>
      </w:r>
      <w:r w:rsidRPr="007E7D05">
        <w:rPr>
          <w:bCs/>
          <w:color w:val="000000" w:themeColor="text1"/>
        </w:rPr>
        <w:t>139.5 subscriptions per 100 people</w:t>
      </w:r>
      <w:r w:rsidRPr="007E7D05">
        <w:rPr>
          <w:color w:val="000000" w:themeColor="text1"/>
        </w:rPr>
        <w:t xml:space="preserve"> in </w:t>
      </w:r>
      <w:r w:rsidRPr="007E7D05">
        <w:rPr>
          <w:bCs/>
          <w:color w:val="000000" w:themeColor="text1"/>
        </w:rPr>
        <w:t>2018</w:t>
      </w:r>
      <w:r w:rsidRPr="007E7D05">
        <w:rPr>
          <w:color w:val="000000" w:themeColor="text1"/>
        </w:rPr>
        <w:t xml:space="preserve">. After </w:t>
      </w:r>
      <w:r w:rsidRPr="007E7D05">
        <w:rPr>
          <w:bCs/>
          <w:color w:val="000000" w:themeColor="text1"/>
        </w:rPr>
        <w:t>2018</w:t>
      </w:r>
      <w:r w:rsidRPr="007E7D05">
        <w:rPr>
          <w:color w:val="000000" w:themeColor="text1"/>
        </w:rPr>
        <w:t xml:space="preserve">, there was a gradual decline in mobile subscriptions to approximately </w:t>
      </w:r>
      <w:r w:rsidRPr="007E7D05">
        <w:rPr>
          <w:bCs/>
          <w:color w:val="000000" w:themeColor="text1"/>
        </w:rPr>
        <w:t>100 subscriptions per 100 people</w:t>
      </w:r>
      <w:r w:rsidRPr="007E7D05">
        <w:rPr>
          <w:color w:val="000000" w:themeColor="text1"/>
        </w:rPr>
        <w:t xml:space="preserve"> in </w:t>
      </w:r>
      <w:r w:rsidRPr="007E7D05">
        <w:rPr>
          <w:bCs/>
          <w:color w:val="000000" w:themeColor="text1"/>
        </w:rPr>
        <w:t>2024</w:t>
      </w:r>
      <w:r w:rsidRPr="007E7D05">
        <w:rPr>
          <w:color w:val="000000" w:themeColor="text1"/>
        </w:rPr>
        <w:t xml:space="preserve">. The decline after the peak may reflect </w:t>
      </w:r>
      <w:r w:rsidRPr="007E7D05">
        <w:rPr>
          <w:bCs/>
          <w:color w:val="000000" w:themeColor="text1"/>
        </w:rPr>
        <w:t>market saturation, reduced use of multiple SIM cards, and the consolidation of mobile subscriptions</w:t>
      </w:r>
      <w:r w:rsidRPr="007E7D05">
        <w:rPr>
          <w:color w:val="000000" w:themeColor="text1"/>
        </w:rPr>
        <w:t xml:space="preserve">. Whereas the trend in the ICT Service </w:t>
      </w:r>
      <w:r w:rsidRPr="007E7D05">
        <w:rPr>
          <w:bCs/>
          <w:color w:val="000000" w:themeColor="text1"/>
        </w:rPr>
        <w:t>exhibited</w:t>
      </w:r>
      <w:r w:rsidRPr="007E7D05">
        <w:rPr>
          <w:color w:val="000000" w:themeColor="text1"/>
        </w:rPr>
        <w:t xml:space="preserve"> a fluctuating trend </w:t>
      </w:r>
      <w:r w:rsidRPr="007E7D05">
        <w:rPr>
          <w:bCs/>
          <w:color w:val="000000" w:themeColor="text1"/>
        </w:rPr>
        <w:t>throughout the study period</w:t>
      </w:r>
      <w:r w:rsidRPr="007E7D05">
        <w:rPr>
          <w:color w:val="000000" w:themeColor="text1"/>
        </w:rPr>
        <w:t xml:space="preserve">. Their share declined slightly between 2006 and 2009 </w:t>
      </w:r>
      <w:r w:rsidRPr="007E7D05">
        <w:rPr>
          <w:bCs/>
          <w:color w:val="000000" w:themeColor="text1"/>
        </w:rPr>
        <w:t>followed by a sharp increase and rea</w:t>
      </w:r>
      <w:r w:rsidRPr="007E7D05">
        <w:rPr>
          <w:color w:val="000000" w:themeColor="text1"/>
        </w:rPr>
        <w:t xml:space="preserve"> </w:t>
      </w:r>
      <w:r w:rsidRPr="007E7D05">
        <w:rPr>
          <w:bCs/>
          <w:color w:val="000000" w:themeColor="text1"/>
        </w:rPr>
        <w:t xml:space="preserve">that reached a peak </w:t>
      </w:r>
      <w:r w:rsidRPr="007E7D05">
        <w:rPr>
          <w:color w:val="000000" w:themeColor="text1"/>
        </w:rPr>
        <w:t xml:space="preserve">of about 30.0 percent in 2013. After 2013, the ICT service exports </w:t>
      </w:r>
      <w:r w:rsidRPr="007E7D05">
        <w:rPr>
          <w:color w:val="000000" w:themeColor="text1"/>
        </w:rPr>
        <w:lastRenderedPageBreak/>
        <w:t xml:space="preserve">showed a general downward trend, except for a slight recovery period between 2020 and 2021. </w:t>
      </w:r>
      <w:r w:rsidRPr="007E7D05">
        <w:rPr>
          <w:bCs/>
          <w:color w:val="000000" w:themeColor="text1"/>
        </w:rPr>
        <w:t>By 2024, ICT service exports had declined to approximately 7.2%.</w:t>
      </w:r>
    </w:p>
    <w:p w14:paraId="5CA7B37D" w14:textId="77777777" w:rsidR="000D06E7" w:rsidRPr="007E7D05" w:rsidRDefault="000D06E7" w:rsidP="000D06E7">
      <w:pPr>
        <w:rPr>
          <w:color w:val="000000" w:themeColor="text1"/>
        </w:rPr>
      </w:pPr>
      <w:r w:rsidRPr="007E7D05">
        <w:rPr>
          <w:color w:val="000000" w:themeColor="text1"/>
        </w:rPr>
        <w:t xml:space="preserve">The number of secure internet servers remained very low from 2010 to 2016, after which it increased sharply from 2017 onward. This upward trend was maintained throughout the study </w:t>
      </w:r>
      <w:proofErr w:type="gramStart"/>
      <w:r w:rsidRPr="007E7D05">
        <w:rPr>
          <w:color w:val="000000" w:themeColor="text1"/>
        </w:rPr>
        <w:t>period  reaching</w:t>
      </w:r>
      <w:proofErr w:type="gramEnd"/>
      <w:r w:rsidRPr="007E7D05">
        <w:rPr>
          <w:color w:val="000000" w:themeColor="text1"/>
        </w:rPr>
        <w:t xml:space="preserve"> a peak of approximately 643 in the year 2023, before declining slightly to approximately 543 in 2024. The sudden growing use of online communication could be attributed to investment in digital infrastructure, g</w:t>
      </w:r>
      <w:r w:rsidRPr="007E7D05">
        <w:rPr>
          <w:bCs/>
          <w:color w:val="000000" w:themeColor="text1"/>
        </w:rPr>
        <w:t>reater adoption of secure online services</w:t>
      </w:r>
      <w:r w:rsidRPr="007E7D05">
        <w:rPr>
          <w:color w:val="000000" w:themeColor="text1"/>
        </w:rPr>
        <w:t>, or expansion of digital and e-commerce services.</w:t>
      </w:r>
    </w:p>
    <w:p w14:paraId="688B1F93" w14:textId="77777777" w:rsidR="00C670B9" w:rsidRPr="007E7D05" w:rsidRDefault="002150C7" w:rsidP="00C670B9">
      <w:pPr>
        <w:keepNext/>
        <w:jc w:val="both"/>
        <w:rPr>
          <w:color w:val="000000" w:themeColor="text1"/>
        </w:rPr>
      </w:pPr>
      <w:r w:rsidRPr="007E7D05">
        <w:rPr>
          <w:rFonts w:cstheme="minorHAnsi"/>
          <w:b/>
          <w:bCs/>
          <w:noProof/>
          <w:color w:val="000000" w:themeColor="text1"/>
        </w:rPr>
        <w:drawing>
          <wp:inline distT="0" distB="0" distL="0" distR="0" wp14:anchorId="50276677" wp14:editId="1292CED5">
            <wp:extent cx="6408197" cy="5420940"/>
            <wp:effectExtent l="0" t="0" r="0" b="8890"/>
            <wp:docPr id="10" name="Picture 10" descr="C:\Users\Dell\Desktop\Ashmita\ict\Correlation_Matri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Dell\Desktop\Ashmita\ict\Correlation_Matrix.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16014" cy="5427553"/>
                    </a:xfrm>
                    <a:prstGeom prst="rect">
                      <a:avLst/>
                    </a:prstGeom>
                    <a:noFill/>
                    <a:ln>
                      <a:noFill/>
                    </a:ln>
                  </pic:spPr>
                </pic:pic>
              </a:graphicData>
            </a:graphic>
          </wp:inline>
        </w:drawing>
      </w:r>
    </w:p>
    <w:p w14:paraId="5AFFEF76" w14:textId="6F08A3F4" w:rsidR="001E57F1" w:rsidRPr="007E7D05" w:rsidRDefault="00C670B9">
      <w:pPr>
        <w:pStyle w:val="Caption"/>
        <w:jc w:val="center"/>
        <w:rPr>
          <w:rFonts w:cstheme="minorHAnsi"/>
          <w:b/>
          <w:bCs/>
          <w:i w:val="0"/>
          <w:color w:val="000000" w:themeColor="text1"/>
          <w:sz w:val="22"/>
          <w:szCs w:val="22"/>
        </w:rPr>
      </w:pPr>
      <w:r w:rsidRPr="007E7D05">
        <w:rPr>
          <w:rFonts w:cstheme="minorHAnsi"/>
          <w:b/>
          <w:i w:val="0"/>
          <w:color w:val="000000" w:themeColor="text1"/>
          <w:sz w:val="22"/>
          <w:szCs w:val="22"/>
        </w:rPr>
        <w:t>Figure</w:t>
      </w:r>
      <w:r w:rsidR="000D06E7" w:rsidRPr="007E7D05">
        <w:rPr>
          <w:rFonts w:cstheme="minorHAnsi"/>
          <w:b/>
          <w:i w:val="0"/>
          <w:color w:val="000000" w:themeColor="text1"/>
          <w:sz w:val="22"/>
          <w:szCs w:val="22"/>
        </w:rPr>
        <w:t xml:space="preserve"> </w:t>
      </w:r>
      <w:r w:rsidR="00DD3DD3">
        <w:rPr>
          <w:rFonts w:cstheme="minorHAnsi"/>
          <w:b/>
          <w:i w:val="0"/>
          <w:color w:val="000000" w:themeColor="text1"/>
          <w:sz w:val="22"/>
          <w:szCs w:val="22"/>
        </w:rPr>
        <w:t>2</w:t>
      </w:r>
      <w:r w:rsidRPr="007E7D05">
        <w:rPr>
          <w:rFonts w:cstheme="minorHAnsi"/>
          <w:b/>
          <w:i w:val="0"/>
          <w:color w:val="000000" w:themeColor="text1"/>
          <w:sz w:val="22"/>
          <w:szCs w:val="22"/>
        </w:rPr>
        <w:t>:</w:t>
      </w:r>
      <w:r w:rsidR="00DD3DD3">
        <w:rPr>
          <w:rFonts w:cstheme="minorHAnsi"/>
          <w:b/>
          <w:bCs/>
          <w:i w:val="0"/>
          <w:color w:val="000000" w:themeColor="text1"/>
          <w:sz w:val="22"/>
          <w:szCs w:val="22"/>
        </w:rPr>
        <w:t xml:space="preserve"> T</w:t>
      </w:r>
      <w:r w:rsidRPr="007E7D05">
        <w:rPr>
          <w:rFonts w:cstheme="minorHAnsi"/>
          <w:b/>
          <w:bCs/>
          <w:i w:val="0"/>
          <w:color w:val="000000" w:themeColor="text1"/>
          <w:sz w:val="22"/>
          <w:szCs w:val="22"/>
        </w:rPr>
        <w:t>he Pearson correlation matrix for the study variables</w:t>
      </w:r>
    </w:p>
    <w:p w14:paraId="11688323" w14:textId="21B2577F" w:rsidR="00C670B9" w:rsidRPr="007E7D05" w:rsidRDefault="00C670B9" w:rsidP="00974BFE">
      <w:pPr>
        <w:jc w:val="both"/>
        <w:rPr>
          <w:rFonts w:cstheme="minorHAnsi"/>
          <w:bCs/>
          <w:color w:val="000000" w:themeColor="text1"/>
        </w:rPr>
      </w:pPr>
      <w:r w:rsidRPr="007E7D05">
        <w:rPr>
          <w:rFonts w:cstheme="minorHAnsi"/>
          <w:bCs/>
          <w:color w:val="000000" w:themeColor="text1"/>
        </w:rPr>
        <w:t xml:space="preserve">Figure </w:t>
      </w:r>
      <w:r w:rsidR="00DD3DD3">
        <w:rPr>
          <w:rFonts w:cstheme="minorHAnsi"/>
          <w:bCs/>
          <w:color w:val="000000" w:themeColor="text1"/>
        </w:rPr>
        <w:t>2</w:t>
      </w:r>
      <w:r w:rsidRPr="007E7D05">
        <w:rPr>
          <w:rFonts w:cstheme="minorHAnsi"/>
          <w:bCs/>
          <w:color w:val="000000" w:themeColor="text1"/>
        </w:rPr>
        <w:t xml:space="preserve"> represents   the Pearson correlation matrix for the study variables in Nepal over the 2006–2024 period. The results revealed that NBD strongly correlates positively with </w:t>
      </w:r>
      <w:ins w:id="609" w:author="Dell" w:date="2026-08-01T10:01:00Z">
        <w:r w:rsidR="00DD7382" w:rsidRPr="007E7D05">
          <w:rPr>
            <w:rFonts w:cstheme="minorHAnsi"/>
            <w:bCs/>
            <w:color w:val="000000" w:themeColor="text1"/>
          </w:rPr>
          <w:t>i</w:t>
        </w:r>
      </w:ins>
      <w:del w:id="610" w:author="Dell" w:date="2026-08-01T10:01:00Z">
        <w:r w:rsidRPr="007E7D05" w:rsidDel="00DD7382">
          <w:rPr>
            <w:rFonts w:cstheme="minorHAnsi"/>
            <w:bCs/>
            <w:color w:val="000000" w:themeColor="text1"/>
          </w:rPr>
          <w:delText>I</w:delText>
        </w:r>
      </w:del>
      <w:r w:rsidRPr="007E7D05">
        <w:rPr>
          <w:rFonts w:cstheme="minorHAnsi"/>
          <w:bCs/>
          <w:color w:val="000000" w:themeColor="text1"/>
        </w:rPr>
        <w:t xml:space="preserve">nternet users (r = 0.92), </w:t>
      </w:r>
      <w:ins w:id="611" w:author="Dell" w:date="2026-08-01T10:01:00Z">
        <w:r w:rsidR="00DD7382" w:rsidRPr="007E7D05">
          <w:rPr>
            <w:rFonts w:cstheme="minorHAnsi"/>
            <w:bCs/>
            <w:color w:val="000000" w:themeColor="text1"/>
          </w:rPr>
          <w:t>b</w:t>
        </w:r>
      </w:ins>
      <w:del w:id="612" w:author="Dell" w:date="2026-08-01T10:01:00Z">
        <w:r w:rsidRPr="007E7D05" w:rsidDel="00DD7382">
          <w:rPr>
            <w:rFonts w:cstheme="minorHAnsi"/>
            <w:bCs/>
            <w:color w:val="000000" w:themeColor="text1"/>
          </w:rPr>
          <w:delText>B</w:delText>
        </w:r>
      </w:del>
      <w:r w:rsidRPr="007E7D05">
        <w:rPr>
          <w:rFonts w:cstheme="minorHAnsi"/>
          <w:bCs/>
          <w:color w:val="000000" w:themeColor="text1"/>
        </w:rPr>
        <w:t xml:space="preserve">roadband subscriptions (r = 0.87), </w:t>
      </w:r>
      <w:ins w:id="613" w:author="Dell" w:date="2026-08-01T10:01:00Z">
        <w:r w:rsidR="00DD7382" w:rsidRPr="007E7D05">
          <w:rPr>
            <w:rFonts w:cstheme="minorHAnsi"/>
            <w:bCs/>
            <w:color w:val="000000" w:themeColor="text1"/>
          </w:rPr>
          <w:t>m</w:t>
        </w:r>
      </w:ins>
      <w:del w:id="614" w:author="Dell" w:date="2026-08-01T10:01:00Z">
        <w:r w:rsidRPr="007E7D05" w:rsidDel="00DD7382">
          <w:rPr>
            <w:rFonts w:cstheme="minorHAnsi"/>
            <w:bCs/>
            <w:color w:val="000000" w:themeColor="text1"/>
          </w:rPr>
          <w:delText>M</w:delText>
        </w:r>
      </w:del>
      <w:r w:rsidRPr="007E7D05">
        <w:rPr>
          <w:rFonts w:cstheme="minorHAnsi"/>
          <w:bCs/>
          <w:color w:val="000000" w:themeColor="text1"/>
        </w:rPr>
        <w:t xml:space="preserve">obile subscriptions (r = 0.89), </w:t>
      </w:r>
      <w:ins w:id="615" w:author="Dell" w:date="2026-08-01T10:01:00Z">
        <w:r w:rsidR="00DD7382" w:rsidRPr="007E7D05">
          <w:rPr>
            <w:rFonts w:cstheme="minorHAnsi"/>
            <w:bCs/>
            <w:color w:val="000000" w:themeColor="text1"/>
          </w:rPr>
          <w:t>s</w:t>
        </w:r>
      </w:ins>
      <w:del w:id="616" w:author="Dell" w:date="2026-08-01T10:01:00Z">
        <w:r w:rsidRPr="007E7D05" w:rsidDel="00DD7382">
          <w:rPr>
            <w:rFonts w:cstheme="minorHAnsi"/>
            <w:bCs/>
            <w:color w:val="000000" w:themeColor="text1"/>
          </w:rPr>
          <w:delText>S</w:delText>
        </w:r>
      </w:del>
      <w:r w:rsidRPr="007E7D05">
        <w:rPr>
          <w:rFonts w:cstheme="minorHAnsi"/>
          <w:bCs/>
          <w:color w:val="000000" w:themeColor="text1"/>
        </w:rPr>
        <w:t xml:space="preserve">ecure </w:t>
      </w:r>
      <w:ins w:id="617" w:author="Dell" w:date="2026-08-01T10:01:00Z">
        <w:r w:rsidR="00DD7382" w:rsidRPr="007E7D05">
          <w:rPr>
            <w:rFonts w:cstheme="minorHAnsi"/>
            <w:bCs/>
            <w:color w:val="000000" w:themeColor="text1"/>
          </w:rPr>
          <w:t>i</w:t>
        </w:r>
      </w:ins>
      <w:del w:id="618" w:author="Dell" w:date="2026-08-01T10:01:00Z">
        <w:r w:rsidRPr="007E7D05" w:rsidDel="00DD7382">
          <w:rPr>
            <w:rFonts w:cstheme="minorHAnsi"/>
            <w:bCs/>
            <w:color w:val="000000" w:themeColor="text1"/>
          </w:rPr>
          <w:delText>I</w:delText>
        </w:r>
      </w:del>
      <w:r w:rsidRPr="007E7D05">
        <w:rPr>
          <w:rFonts w:cstheme="minorHAnsi"/>
          <w:bCs/>
          <w:color w:val="000000" w:themeColor="text1"/>
        </w:rPr>
        <w:t xml:space="preserve">nternet </w:t>
      </w:r>
      <w:ins w:id="619" w:author="Dell" w:date="2026-08-01T10:01:00Z">
        <w:r w:rsidR="00DD7382" w:rsidRPr="007E7D05">
          <w:rPr>
            <w:rFonts w:cstheme="minorHAnsi"/>
            <w:bCs/>
            <w:color w:val="000000" w:themeColor="text1"/>
          </w:rPr>
          <w:t>s</w:t>
        </w:r>
      </w:ins>
      <w:del w:id="620" w:author="Dell" w:date="2026-08-01T10:01:00Z">
        <w:r w:rsidRPr="007E7D05" w:rsidDel="00DD7382">
          <w:rPr>
            <w:rFonts w:cstheme="minorHAnsi"/>
            <w:bCs/>
            <w:color w:val="000000" w:themeColor="text1"/>
          </w:rPr>
          <w:delText>S</w:delText>
        </w:r>
      </w:del>
      <w:r w:rsidRPr="007E7D05">
        <w:rPr>
          <w:rFonts w:cstheme="minorHAnsi"/>
          <w:bCs/>
          <w:color w:val="000000" w:themeColor="text1"/>
        </w:rPr>
        <w:t xml:space="preserve">ervers (r = 0.90), </w:t>
      </w:r>
      <w:ins w:id="621" w:author="Dell" w:date="2026-08-01T10:01:00Z">
        <w:r w:rsidR="00DD7382" w:rsidRPr="007E7D05">
          <w:rPr>
            <w:rFonts w:cstheme="minorHAnsi"/>
            <w:bCs/>
            <w:color w:val="000000" w:themeColor="text1"/>
          </w:rPr>
          <w:t>d</w:t>
        </w:r>
      </w:ins>
      <w:del w:id="622" w:author="Dell" w:date="2026-08-01T10:01:00Z">
        <w:r w:rsidRPr="007E7D05" w:rsidDel="00DD7382">
          <w:rPr>
            <w:rFonts w:cstheme="minorHAnsi"/>
            <w:bCs/>
            <w:color w:val="000000" w:themeColor="text1"/>
          </w:rPr>
          <w:delText>D</w:delText>
        </w:r>
      </w:del>
      <w:r w:rsidRPr="007E7D05">
        <w:rPr>
          <w:rFonts w:cstheme="minorHAnsi"/>
          <w:bCs/>
          <w:color w:val="000000" w:themeColor="text1"/>
        </w:rPr>
        <w:t xml:space="preserve">omestic </w:t>
      </w:r>
      <w:ins w:id="623" w:author="Dell" w:date="2026-08-01T10:01:00Z">
        <w:r w:rsidR="00DD7382" w:rsidRPr="007E7D05">
          <w:rPr>
            <w:rFonts w:cstheme="minorHAnsi"/>
            <w:bCs/>
            <w:color w:val="000000" w:themeColor="text1"/>
          </w:rPr>
          <w:t>c</w:t>
        </w:r>
      </w:ins>
      <w:del w:id="624" w:author="Dell" w:date="2026-08-01T10:01:00Z">
        <w:r w:rsidRPr="007E7D05" w:rsidDel="00DD7382">
          <w:rPr>
            <w:rFonts w:cstheme="minorHAnsi"/>
            <w:bCs/>
            <w:color w:val="000000" w:themeColor="text1"/>
          </w:rPr>
          <w:delText>C</w:delText>
        </w:r>
      </w:del>
      <w:r w:rsidRPr="007E7D05">
        <w:rPr>
          <w:rFonts w:cstheme="minorHAnsi"/>
          <w:bCs/>
          <w:color w:val="000000" w:themeColor="text1"/>
        </w:rPr>
        <w:t xml:space="preserve">redit (r = 0.93), </w:t>
      </w:r>
      <w:ins w:id="625" w:author="Dell" w:date="2026-08-01T10:01:00Z">
        <w:r w:rsidR="00DD7382" w:rsidRPr="007E7D05">
          <w:rPr>
            <w:rFonts w:cstheme="minorHAnsi"/>
            <w:bCs/>
            <w:color w:val="000000" w:themeColor="text1"/>
          </w:rPr>
          <w:t>p</w:t>
        </w:r>
      </w:ins>
      <w:del w:id="626" w:author="Dell" w:date="2026-08-01T10:01:00Z">
        <w:r w:rsidRPr="007E7D05" w:rsidDel="00DD7382">
          <w:rPr>
            <w:rFonts w:cstheme="minorHAnsi"/>
            <w:bCs/>
            <w:color w:val="000000" w:themeColor="text1"/>
          </w:rPr>
          <w:delText>P</w:delText>
        </w:r>
      </w:del>
      <w:r w:rsidRPr="007E7D05">
        <w:rPr>
          <w:rFonts w:cstheme="minorHAnsi"/>
          <w:bCs/>
          <w:color w:val="000000" w:themeColor="text1"/>
        </w:rPr>
        <w:t xml:space="preserve">opulation </w:t>
      </w:r>
      <w:ins w:id="627" w:author="Dell" w:date="2026-08-01T10:01:00Z">
        <w:r w:rsidR="00DD7382" w:rsidRPr="007E7D05">
          <w:rPr>
            <w:rFonts w:cstheme="minorHAnsi"/>
            <w:bCs/>
            <w:color w:val="000000" w:themeColor="text1"/>
          </w:rPr>
          <w:t>d</w:t>
        </w:r>
      </w:ins>
      <w:del w:id="628" w:author="Dell" w:date="2026-08-01T10:01:00Z">
        <w:r w:rsidRPr="007E7D05" w:rsidDel="00DD7382">
          <w:rPr>
            <w:rFonts w:cstheme="minorHAnsi"/>
            <w:bCs/>
            <w:color w:val="000000" w:themeColor="text1"/>
          </w:rPr>
          <w:delText>D</w:delText>
        </w:r>
      </w:del>
      <w:r w:rsidRPr="007E7D05">
        <w:rPr>
          <w:rFonts w:cstheme="minorHAnsi"/>
          <w:bCs/>
          <w:color w:val="000000" w:themeColor="text1"/>
        </w:rPr>
        <w:t xml:space="preserve">ensity (r = 0.89), </w:t>
      </w:r>
      <w:ins w:id="629" w:author="Dell" w:date="2026-08-01T10:01:00Z">
        <w:r w:rsidR="00DD7382" w:rsidRPr="007E7D05">
          <w:rPr>
            <w:rFonts w:cstheme="minorHAnsi"/>
            <w:bCs/>
            <w:color w:val="000000" w:themeColor="text1"/>
          </w:rPr>
          <w:t>s</w:t>
        </w:r>
      </w:ins>
      <w:del w:id="630" w:author="Dell" w:date="2026-08-01T10:01:00Z">
        <w:r w:rsidRPr="007E7D05" w:rsidDel="00DD7382">
          <w:rPr>
            <w:rFonts w:cstheme="minorHAnsi"/>
            <w:bCs/>
            <w:color w:val="000000" w:themeColor="text1"/>
          </w:rPr>
          <w:delText>S</w:delText>
        </w:r>
      </w:del>
      <w:r w:rsidRPr="007E7D05">
        <w:rPr>
          <w:rFonts w:cstheme="minorHAnsi"/>
          <w:bCs/>
          <w:color w:val="000000" w:themeColor="text1"/>
        </w:rPr>
        <w:t xml:space="preserve">chool </w:t>
      </w:r>
      <w:ins w:id="631" w:author="Dell" w:date="2026-08-01T10:01:00Z">
        <w:r w:rsidR="00DD7382" w:rsidRPr="007E7D05">
          <w:rPr>
            <w:rFonts w:cstheme="minorHAnsi"/>
            <w:bCs/>
            <w:color w:val="000000" w:themeColor="text1"/>
          </w:rPr>
          <w:t>e</w:t>
        </w:r>
      </w:ins>
      <w:del w:id="632" w:author="Dell" w:date="2026-08-01T10:01:00Z">
        <w:r w:rsidRPr="007E7D05" w:rsidDel="00DD7382">
          <w:rPr>
            <w:rFonts w:cstheme="minorHAnsi"/>
            <w:bCs/>
            <w:color w:val="000000" w:themeColor="text1"/>
          </w:rPr>
          <w:delText>E</w:delText>
        </w:r>
      </w:del>
      <w:r w:rsidRPr="007E7D05">
        <w:rPr>
          <w:rFonts w:cstheme="minorHAnsi"/>
          <w:bCs/>
          <w:color w:val="000000" w:themeColor="text1"/>
        </w:rPr>
        <w:t xml:space="preserve">nrollment (r = 0.89), and </w:t>
      </w:r>
      <w:ins w:id="633" w:author="Dell" w:date="2026-08-01T10:01:00Z">
        <w:r w:rsidR="00DD7382" w:rsidRPr="007E7D05">
          <w:rPr>
            <w:rFonts w:cstheme="minorHAnsi"/>
            <w:bCs/>
            <w:color w:val="000000" w:themeColor="text1"/>
          </w:rPr>
          <w:t>u</w:t>
        </w:r>
      </w:ins>
      <w:del w:id="634" w:author="Dell" w:date="2026-08-01T10:01:00Z">
        <w:r w:rsidRPr="007E7D05" w:rsidDel="00DD7382">
          <w:rPr>
            <w:rFonts w:cstheme="minorHAnsi"/>
            <w:bCs/>
            <w:color w:val="000000" w:themeColor="text1"/>
          </w:rPr>
          <w:delText>U</w:delText>
        </w:r>
      </w:del>
      <w:r w:rsidRPr="007E7D05">
        <w:rPr>
          <w:rFonts w:cstheme="minorHAnsi"/>
          <w:bCs/>
          <w:color w:val="000000" w:themeColor="text1"/>
        </w:rPr>
        <w:t xml:space="preserve">rban </w:t>
      </w:r>
      <w:ins w:id="635" w:author="Dell" w:date="2026-08-01T10:01:00Z">
        <w:r w:rsidR="00DD7382" w:rsidRPr="007E7D05">
          <w:rPr>
            <w:rFonts w:cstheme="minorHAnsi"/>
            <w:bCs/>
            <w:color w:val="000000" w:themeColor="text1"/>
          </w:rPr>
          <w:t>p</w:t>
        </w:r>
      </w:ins>
      <w:del w:id="636" w:author="Dell" w:date="2026-08-01T10:01:00Z">
        <w:r w:rsidRPr="007E7D05" w:rsidDel="00DD7382">
          <w:rPr>
            <w:rFonts w:cstheme="minorHAnsi"/>
            <w:bCs/>
            <w:color w:val="000000" w:themeColor="text1"/>
          </w:rPr>
          <w:delText>P</w:delText>
        </w:r>
      </w:del>
      <w:r w:rsidRPr="007E7D05">
        <w:rPr>
          <w:rFonts w:cstheme="minorHAnsi"/>
          <w:bCs/>
          <w:color w:val="000000" w:themeColor="text1"/>
        </w:rPr>
        <w:t xml:space="preserve">opulation </w:t>
      </w:r>
      <w:r w:rsidRPr="007E7D05">
        <w:rPr>
          <w:rFonts w:cstheme="minorHAnsi"/>
          <w:bCs/>
          <w:color w:val="000000" w:themeColor="text1"/>
        </w:rPr>
        <w:lastRenderedPageBreak/>
        <w:t>(r = 0.70). On the other hand, GDP Growth (r = -0.05) is very weakly negatively associated with NBD; while ICT Service Exports (r = 0.16) and FDI (r = 0.44) are positively correlated with it. Overall, the correlation matrix indicates a high positive correlation between entrepreneurial development and most of the digital transformation indicators while no presence of perfect multicollinearity is evident among the explanatory variables.</w:t>
      </w:r>
    </w:p>
    <w:p w14:paraId="717B8E82" w14:textId="2EC5C4C0" w:rsidR="00974BFE" w:rsidRPr="007E7D05" w:rsidRDefault="00974BFE" w:rsidP="00974BFE">
      <w:pPr>
        <w:jc w:val="both"/>
        <w:rPr>
          <w:ins w:id="637" w:author="Dell" w:date="2026-08-01T14:09:00Z"/>
          <w:rFonts w:cstheme="minorHAnsi"/>
          <w:b/>
          <w:bCs/>
          <w:color w:val="000000" w:themeColor="text1"/>
        </w:rPr>
      </w:pPr>
      <w:r w:rsidRPr="007E7D05">
        <w:rPr>
          <w:rFonts w:cstheme="minorHAnsi"/>
          <w:b/>
          <w:bCs/>
          <w:color w:val="000000" w:themeColor="text1"/>
        </w:rPr>
        <w:t>4.2 Unit Root Tests</w:t>
      </w:r>
    </w:p>
    <w:p w14:paraId="03C538BC" w14:textId="3C645200" w:rsidR="00686B91" w:rsidRPr="007E7D05" w:rsidRDefault="00686B91" w:rsidP="00686B91">
      <w:pPr>
        <w:pStyle w:val="Caption"/>
        <w:keepNext/>
        <w:jc w:val="center"/>
        <w:rPr>
          <w:ins w:id="638" w:author="Dell" w:date="2026-08-01T14:12:00Z"/>
          <w:b/>
          <w:i w:val="0"/>
          <w:color w:val="000000" w:themeColor="text1"/>
          <w:sz w:val="22"/>
          <w:szCs w:val="22"/>
          <w:rPrChange w:id="639" w:author="Dell" w:date="2026-08-01T14:13:00Z">
            <w:rPr>
              <w:ins w:id="640" w:author="Dell" w:date="2026-08-01T14:12:00Z"/>
            </w:rPr>
          </w:rPrChange>
        </w:rPr>
        <w:pPrChange w:id="641" w:author="Dell" w:date="2026-08-01T14:13:00Z">
          <w:pPr/>
        </w:pPrChange>
      </w:pPr>
      <w:ins w:id="642" w:author="Dell" w:date="2026-08-01T14:12:00Z">
        <w:r w:rsidRPr="007E7D05">
          <w:rPr>
            <w:b/>
            <w:i w:val="0"/>
            <w:color w:val="000000" w:themeColor="text1"/>
            <w:sz w:val="22"/>
            <w:szCs w:val="22"/>
            <w:rPrChange w:id="643" w:author="Dell" w:date="2026-08-01T14:13:00Z">
              <w:rPr/>
            </w:rPrChange>
          </w:rPr>
          <w:t>Table</w:t>
        </w:r>
      </w:ins>
      <w:r w:rsidR="00DD3DD3">
        <w:rPr>
          <w:b/>
          <w:i w:val="0"/>
          <w:color w:val="000000" w:themeColor="text1"/>
          <w:sz w:val="22"/>
          <w:szCs w:val="22"/>
        </w:rPr>
        <w:t xml:space="preserve"> </w:t>
      </w:r>
      <w:proofErr w:type="gramStart"/>
      <w:r w:rsidR="00DD3DD3">
        <w:rPr>
          <w:b/>
          <w:i w:val="0"/>
          <w:color w:val="000000" w:themeColor="text1"/>
          <w:sz w:val="22"/>
          <w:szCs w:val="22"/>
        </w:rPr>
        <w:t xml:space="preserve">3 </w:t>
      </w:r>
      <w:ins w:id="644" w:author="Dell" w:date="2026-08-01T14:12:00Z">
        <w:r w:rsidRPr="007E7D05">
          <w:rPr>
            <w:b/>
            <w:i w:val="0"/>
            <w:color w:val="000000" w:themeColor="text1"/>
            <w:sz w:val="22"/>
            <w:szCs w:val="22"/>
            <w:rPrChange w:id="645" w:author="Dell" w:date="2026-08-01T14:13:00Z">
              <w:rPr>
                <w:b/>
                <w:i/>
                <w:color w:val="000000" w:themeColor="text1"/>
              </w:rPr>
            </w:rPrChange>
          </w:rPr>
          <w:t>:</w:t>
        </w:r>
      </w:ins>
      <w:proofErr w:type="gramEnd"/>
      <w:r w:rsidR="00DD3DD3">
        <w:rPr>
          <w:b/>
          <w:i w:val="0"/>
          <w:color w:val="000000" w:themeColor="text1"/>
          <w:sz w:val="22"/>
          <w:szCs w:val="22"/>
        </w:rPr>
        <w:t xml:space="preserve"> </w:t>
      </w:r>
      <w:ins w:id="646" w:author="Dell" w:date="2026-08-01T14:12:00Z">
        <w:r w:rsidRPr="007E7D05">
          <w:rPr>
            <w:b/>
            <w:i w:val="0"/>
            <w:color w:val="000000" w:themeColor="text1"/>
            <w:sz w:val="22"/>
            <w:szCs w:val="22"/>
            <w:rPrChange w:id="647" w:author="Dell" w:date="2026-08-01T14:13:00Z">
              <w:rPr>
                <w:b/>
                <w:i/>
                <w:color w:val="000000" w:themeColor="text1"/>
              </w:rPr>
            </w:rPrChange>
          </w:rPr>
          <w:t xml:space="preserve">Unit </w:t>
        </w:r>
      </w:ins>
      <w:ins w:id="648" w:author="Dell" w:date="2026-08-01T14:13:00Z">
        <w:r w:rsidRPr="007E7D05">
          <w:rPr>
            <w:b/>
            <w:i w:val="0"/>
            <w:color w:val="000000" w:themeColor="text1"/>
            <w:sz w:val="22"/>
            <w:szCs w:val="22"/>
          </w:rPr>
          <w:t>T</w:t>
        </w:r>
      </w:ins>
      <w:ins w:id="649" w:author="Dell" w:date="2026-08-01T14:12:00Z">
        <w:r w:rsidRPr="007E7D05">
          <w:rPr>
            <w:b/>
            <w:i w:val="0"/>
            <w:color w:val="000000" w:themeColor="text1"/>
            <w:sz w:val="22"/>
            <w:szCs w:val="22"/>
            <w:rPrChange w:id="650" w:author="Dell" w:date="2026-08-01T14:13:00Z">
              <w:rPr/>
            </w:rPrChange>
          </w:rPr>
          <w:t>est Result</w:t>
        </w:r>
      </w:ins>
    </w:p>
    <w:tbl>
      <w:tblPr>
        <w:tblStyle w:val="TableGrid"/>
        <w:tblpPr w:leftFromText="180" w:rightFromText="180" w:vertAnchor="text" w:horzAnchor="margin" w:tblpY="56"/>
        <w:tblW w:w="0" w:type="auto"/>
        <w:tblLook w:val="04A0" w:firstRow="1" w:lastRow="0" w:firstColumn="1" w:lastColumn="0" w:noHBand="0" w:noVBand="1"/>
      </w:tblPr>
      <w:tblGrid>
        <w:gridCol w:w="1239"/>
        <w:gridCol w:w="1638"/>
        <w:gridCol w:w="980"/>
        <w:gridCol w:w="766"/>
        <w:gridCol w:w="969"/>
        <w:gridCol w:w="755"/>
        <w:gridCol w:w="986"/>
        <w:gridCol w:w="772"/>
        <w:gridCol w:w="1245"/>
      </w:tblGrid>
      <w:tr w:rsidR="007E7D05" w:rsidRPr="007E7D05" w14:paraId="731FADC7" w14:textId="77777777" w:rsidTr="00686B91">
        <w:trPr>
          <w:ins w:id="651" w:author="Dell" w:date="2026-08-01T14:12:00Z"/>
        </w:trPr>
        <w:tc>
          <w:tcPr>
            <w:tcW w:w="0" w:type="auto"/>
            <w:hideMark/>
          </w:tcPr>
          <w:p w14:paraId="7B51744D" w14:textId="77777777" w:rsidR="00686B91" w:rsidRPr="007E7D05" w:rsidRDefault="00686B91" w:rsidP="00686B91">
            <w:pPr>
              <w:keepNext/>
              <w:spacing w:after="160" w:line="259" w:lineRule="auto"/>
              <w:jc w:val="both"/>
              <w:rPr>
                <w:ins w:id="652" w:author="Dell" w:date="2026-08-01T14:12:00Z"/>
                <w:b/>
                <w:bCs/>
                <w:color w:val="000000" w:themeColor="text1"/>
              </w:rPr>
            </w:pPr>
            <w:ins w:id="653" w:author="Dell" w:date="2026-08-01T14:12:00Z">
              <w:r w:rsidRPr="007E7D05">
                <w:rPr>
                  <w:b/>
                  <w:bCs/>
                  <w:color w:val="000000" w:themeColor="text1"/>
                </w:rPr>
                <w:t>Variable</w:t>
              </w:r>
            </w:ins>
          </w:p>
        </w:tc>
        <w:tc>
          <w:tcPr>
            <w:tcW w:w="0" w:type="auto"/>
            <w:hideMark/>
          </w:tcPr>
          <w:p w14:paraId="7EE7AEEC" w14:textId="77777777" w:rsidR="00686B91" w:rsidRPr="007E7D05" w:rsidRDefault="00686B91" w:rsidP="00686B91">
            <w:pPr>
              <w:keepNext/>
              <w:spacing w:after="160" w:line="259" w:lineRule="auto"/>
              <w:jc w:val="both"/>
              <w:rPr>
                <w:ins w:id="654" w:author="Dell" w:date="2026-08-01T14:12:00Z"/>
                <w:b/>
                <w:bCs/>
                <w:color w:val="000000" w:themeColor="text1"/>
              </w:rPr>
            </w:pPr>
            <w:ins w:id="655" w:author="Dell" w:date="2026-08-01T14:12:00Z">
              <w:r w:rsidRPr="007E7D05">
                <w:rPr>
                  <w:b/>
                  <w:bCs/>
                  <w:color w:val="000000" w:themeColor="text1"/>
                </w:rPr>
                <w:t>Transformation</w:t>
              </w:r>
            </w:ins>
          </w:p>
        </w:tc>
        <w:tc>
          <w:tcPr>
            <w:tcW w:w="0" w:type="auto"/>
            <w:hideMark/>
          </w:tcPr>
          <w:p w14:paraId="192E84CE" w14:textId="77777777" w:rsidR="00686B91" w:rsidRPr="007E7D05" w:rsidRDefault="00686B91" w:rsidP="00686B91">
            <w:pPr>
              <w:keepNext/>
              <w:spacing w:after="160" w:line="259" w:lineRule="auto"/>
              <w:jc w:val="both"/>
              <w:rPr>
                <w:ins w:id="656" w:author="Dell" w:date="2026-08-01T14:12:00Z"/>
                <w:b/>
                <w:bCs/>
                <w:color w:val="000000" w:themeColor="text1"/>
              </w:rPr>
            </w:pPr>
            <w:ins w:id="657" w:author="Dell" w:date="2026-08-01T14:12:00Z">
              <w:r w:rsidRPr="007E7D05">
                <w:rPr>
                  <w:b/>
                  <w:bCs/>
                  <w:color w:val="000000" w:themeColor="text1"/>
                </w:rPr>
                <w:t>ADF Statistic</w:t>
              </w:r>
            </w:ins>
          </w:p>
        </w:tc>
        <w:tc>
          <w:tcPr>
            <w:tcW w:w="0" w:type="auto"/>
            <w:hideMark/>
          </w:tcPr>
          <w:p w14:paraId="28A98A0F" w14:textId="77777777" w:rsidR="00686B91" w:rsidRPr="007E7D05" w:rsidRDefault="00686B91" w:rsidP="00686B91">
            <w:pPr>
              <w:keepNext/>
              <w:spacing w:after="160" w:line="259" w:lineRule="auto"/>
              <w:jc w:val="both"/>
              <w:rPr>
                <w:ins w:id="658" w:author="Dell" w:date="2026-08-01T14:12:00Z"/>
                <w:b/>
                <w:bCs/>
                <w:color w:val="000000" w:themeColor="text1"/>
              </w:rPr>
            </w:pPr>
            <w:ins w:id="659" w:author="Dell" w:date="2026-08-01T14:12:00Z">
              <w:r w:rsidRPr="007E7D05">
                <w:rPr>
                  <w:b/>
                  <w:bCs/>
                  <w:color w:val="000000" w:themeColor="text1"/>
                </w:rPr>
                <w:t>ADF p-value</w:t>
              </w:r>
            </w:ins>
          </w:p>
        </w:tc>
        <w:tc>
          <w:tcPr>
            <w:tcW w:w="0" w:type="auto"/>
            <w:hideMark/>
          </w:tcPr>
          <w:p w14:paraId="0B223646" w14:textId="77777777" w:rsidR="00686B91" w:rsidRPr="007E7D05" w:rsidRDefault="00686B91" w:rsidP="00686B91">
            <w:pPr>
              <w:keepNext/>
              <w:spacing w:after="160" w:line="259" w:lineRule="auto"/>
              <w:jc w:val="both"/>
              <w:rPr>
                <w:ins w:id="660" w:author="Dell" w:date="2026-08-01T14:12:00Z"/>
                <w:b/>
                <w:bCs/>
                <w:color w:val="000000" w:themeColor="text1"/>
              </w:rPr>
            </w:pPr>
            <w:ins w:id="661" w:author="Dell" w:date="2026-08-01T14:12:00Z">
              <w:r w:rsidRPr="007E7D05">
                <w:rPr>
                  <w:b/>
                  <w:bCs/>
                  <w:color w:val="000000" w:themeColor="text1"/>
                </w:rPr>
                <w:t>PP Statistic</w:t>
              </w:r>
            </w:ins>
          </w:p>
        </w:tc>
        <w:tc>
          <w:tcPr>
            <w:tcW w:w="0" w:type="auto"/>
            <w:hideMark/>
          </w:tcPr>
          <w:p w14:paraId="3A88C038" w14:textId="77777777" w:rsidR="00686B91" w:rsidRPr="007E7D05" w:rsidRDefault="00686B91" w:rsidP="00686B91">
            <w:pPr>
              <w:keepNext/>
              <w:spacing w:after="160" w:line="259" w:lineRule="auto"/>
              <w:jc w:val="both"/>
              <w:rPr>
                <w:ins w:id="662" w:author="Dell" w:date="2026-08-01T14:12:00Z"/>
                <w:b/>
                <w:bCs/>
                <w:color w:val="000000" w:themeColor="text1"/>
              </w:rPr>
            </w:pPr>
            <w:ins w:id="663" w:author="Dell" w:date="2026-08-01T14:12:00Z">
              <w:r w:rsidRPr="007E7D05">
                <w:rPr>
                  <w:b/>
                  <w:bCs/>
                  <w:color w:val="000000" w:themeColor="text1"/>
                </w:rPr>
                <w:t>PP p-value</w:t>
              </w:r>
            </w:ins>
          </w:p>
        </w:tc>
        <w:tc>
          <w:tcPr>
            <w:tcW w:w="0" w:type="auto"/>
            <w:hideMark/>
          </w:tcPr>
          <w:p w14:paraId="2B43054D" w14:textId="77777777" w:rsidR="00686B91" w:rsidRPr="007E7D05" w:rsidRDefault="00686B91" w:rsidP="00686B91">
            <w:pPr>
              <w:keepNext/>
              <w:spacing w:after="160" w:line="259" w:lineRule="auto"/>
              <w:jc w:val="both"/>
              <w:rPr>
                <w:ins w:id="664" w:author="Dell" w:date="2026-08-01T14:12:00Z"/>
                <w:b/>
                <w:bCs/>
                <w:color w:val="000000" w:themeColor="text1"/>
              </w:rPr>
            </w:pPr>
            <w:ins w:id="665" w:author="Dell" w:date="2026-08-01T14:12:00Z">
              <w:r w:rsidRPr="007E7D05">
                <w:rPr>
                  <w:b/>
                  <w:bCs/>
                  <w:color w:val="000000" w:themeColor="text1"/>
                </w:rPr>
                <w:t>KPSS Statistic</w:t>
              </w:r>
            </w:ins>
          </w:p>
        </w:tc>
        <w:tc>
          <w:tcPr>
            <w:tcW w:w="0" w:type="auto"/>
            <w:hideMark/>
          </w:tcPr>
          <w:p w14:paraId="452F3676" w14:textId="77777777" w:rsidR="00686B91" w:rsidRPr="007E7D05" w:rsidRDefault="00686B91" w:rsidP="00686B91">
            <w:pPr>
              <w:keepNext/>
              <w:spacing w:after="160" w:line="259" w:lineRule="auto"/>
              <w:jc w:val="both"/>
              <w:rPr>
                <w:ins w:id="666" w:author="Dell" w:date="2026-08-01T14:12:00Z"/>
                <w:b/>
                <w:bCs/>
                <w:color w:val="000000" w:themeColor="text1"/>
              </w:rPr>
            </w:pPr>
            <w:ins w:id="667" w:author="Dell" w:date="2026-08-01T14:12:00Z">
              <w:r w:rsidRPr="007E7D05">
                <w:rPr>
                  <w:b/>
                  <w:bCs/>
                  <w:color w:val="000000" w:themeColor="text1"/>
                </w:rPr>
                <w:t>KPSS p-value</w:t>
              </w:r>
            </w:ins>
          </w:p>
        </w:tc>
        <w:tc>
          <w:tcPr>
            <w:tcW w:w="0" w:type="auto"/>
            <w:hideMark/>
          </w:tcPr>
          <w:p w14:paraId="3F491E64" w14:textId="77777777" w:rsidR="00686B91" w:rsidRPr="007E7D05" w:rsidRDefault="00686B91" w:rsidP="00686B91">
            <w:pPr>
              <w:keepNext/>
              <w:spacing w:after="160" w:line="259" w:lineRule="auto"/>
              <w:jc w:val="both"/>
              <w:rPr>
                <w:ins w:id="668" w:author="Dell" w:date="2026-08-01T14:12:00Z"/>
                <w:b/>
                <w:bCs/>
                <w:color w:val="000000" w:themeColor="text1"/>
              </w:rPr>
            </w:pPr>
            <w:ins w:id="669" w:author="Dell" w:date="2026-08-01T14:12:00Z">
              <w:r w:rsidRPr="007E7D05">
                <w:rPr>
                  <w:b/>
                  <w:bCs/>
                  <w:color w:val="000000" w:themeColor="text1"/>
                </w:rPr>
                <w:t>Conclusion</w:t>
              </w:r>
            </w:ins>
          </w:p>
        </w:tc>
      </w:tr>
      <w:tr w:rsidR="007E7D05" w:rsidRPr="007E7D05" w14:paraId="562C0410" w14:textId="77777777" w:rsidTr="00686B91">
        <w:trPr>
          <w:ins w:id="670" w:author="Dell" w:date="2026-08-01T14:12:00Z"/>
        </w:trPr>
        <w:tc>
          <w:tcPr>
            <w:tcW w:w="0" w:type="auto"/>
            <w:hideMark/>
          </w:tcPr>
          <w:p w14:paraId="215AA820" w14:textId="77777777" w:rsidR="00686B91" w:rsidRPr="007E7D05" w:rsidRDefault="00686B91" w:rsidP="00686B91">
            <w:pPr>
              <w:keepNext/>
              <w:spacing w:after="160" w:line="259" w:lineRule="auto"/>
              <w:jc w:val="both"/>
              <w:rPr>
                <w:ins w:id="671" w:author="Dell" w:date="2026-08-01T14:12:00Z"/>
                <w:color w:val="000000" w:themeColor="text1"/>
              </w:rPr>
            </w:pPr>
            <w:ins w:id="672" w:author="Dell" w:date="2026-08-01T14:12:00Z">
              <w:r w:rsidRPr="007E7D05">
                <w:rPr>
                  <w:color w:val="000000" w:themeColor="text1"/>
                </w:rPr>
                <w:t>NBD</w:t>
              </w:r>
            </w:ins>
          </w:p>
        </w:tc>
        <w:tc>
          <w:tcPr>
            <w:tcW w:w="0" w:type="auto"/>
            <w:hideMark/>
          </w:tcPr>
          <w:p w14:paraId="2DF09EC8" w14:textId="77777777" w:rsidR="00686B91" w:rsidRPr="007E7D05" w:rsidRDefault="00686B91" w:rsidP="00686B91">
            <w:pPr>
              <w:keepNext/>
              <w:spacing w:after="160" w:line="259" w:lineRule="auto"/>
              <w:jc w:val="both"/>
              <w:rPr>
                <w:ins w:id="673" w:author="Dell" w:date="2026-08-01T14:12:00Z"/>
                <w:color w:val="000000" w:themeColor="text1"/>
              </w:rPr>
            </w:pPr>
            <w:ins w:id="674" w:author="Dell" w:date="2026-08-01T14:12:00Z">
              <w:r w:rsidRPr="007E7D05">
                <w:rPr>
                  <w:color w:val="000000" w:themeColor="text1"/>
                </w:rPr>
                <w:t>Level</w:t>
              </w:r>
            </w:ins>
          </w:p>
        </w:tc>
        <w:tc>
          <w:tcPr>
            <w:tcW w:w="0" w:type="auto"/>
            <w:hideMark/>
          </w:tcPr>
          <w:p w14:paraId="03081941" w14:textId="77777777" w:rsidR="00686B91" w:rsidRPr="007E7D05" w:rsidRDefault="00686B91" w:rsidP="00686B91">
            <w:pPr>
              <w:keepNext/>
              <w:spacing w:after="160" w:line="259" w:lineRule="auto"/>
              <w:jc w:val="both"/>
              <w:rPr>
                <w:ins w:id="675" w:author="Dell" w:date="2026-08-01T14:12:00Z"/>
                <w:color w:val="000000" w:themeColor="text1"/>
              </w:rPr>
            </w:pPr>
            <w:ins w:id="676" w:author="Dell" w:date="2026-08-01T14:12:00Z">
              <w:r w:rsidRPr="007E7D05">
                <w:rPr>
                  <w:color w:val="000000" w:themeColor="text1"/>
                </w:rPr>
                <w:t>-2.848</w:t>
              </w:r>
            </w:ins>
          </w:p>
        </w:tc>
        <w:tc>
          <w:tcPr>
            <w:tcW w:w="0" w:type="auto"/>
            <w:hideMark/>
          </w:tcPr>
          <w:p w14:paraId="68BD87BC" w14:textId="77777777" w:rsidR="00686B91" w:rsidRPr="007E7D05" w:rsidRDefault="00686B91" w:rsidP="00686B91">
            <w:pPr>
              <w:keepNext/>
              <w:spacing w:after="160" w:line="259" w:lineRule="auto"/>
              <w:jc w:val="both"/>
              <w:rPr>
                <w:ins w:id="677" w:author="Dell" w:date="2026-08-01T14:12:00Z"/>
                <w:color w:val="000000" w:themeColor="text1"/>
              </w:rPr>
            </w:pPr>
            <w:ins w:id="678" w:author="Dell" w:date="2026-08-01T14:12:00Z">
              <w:r w:rsidRPr="007E7D05">
                <w:rPr>
                  <w:color w:val="000000" w:themeColor="text1"/>
                </w:rPr>
                <w:t>0.052</w:t>
              </w:r>
            </w:ins>
          </w:p>
        </w:tc>
        <w:tc>
          <w:tcPr>
            <w:tcW w:w="0" w:type="auto"/>
            <w:hideMark/>
          </w:tcPr>
          <w:p w14:paraId="4A0D2F2F" w14:textId="77777777" w:rsidR="00686B91" w:rsidRPr="007E7D05" w:rsidRDefault="00686B91" w:rsidP="00686B91">
            <w:pPr>
              <w:keepNext/>
              <w:spacing w:after="160" w:line="259" w:lineRule="auto"/>
              <w:jc w:val="both"/>
              <w:rPr>
                <w:ins w:id="679" w:author="Dell" w:date="2026-08-01T14:12:00Z"/>
                <w:color w:val="000000" w:themeColor="text1"/>
              </w:rPr>
            </w:pPr>
            <w:ins w:id="680" w:author="Dell" w:date="2026-08-01T14:12:00Z">
              <w:r w:rsidRPr="007E7D05">
                <w:rPr>
                  <w:color w:val="000000" w:themeColor="text1"/>
                </w:rPr>
                <w:t>0.167</w:t>
              </w:r>
            </w:ins>
          </w:p>
        </w:tc>
        <w:tc>
          <w:tcPr>
            <w:tcW w:w="0" w:type="auto"/>
            <w:hideMark/>
          </w:tcPr>
          <w:p w14:paraId="76D80087" w14:textId="77777777" w:rsidR="00686B91" w:rsidRPr="007E7D05" w:rsidRDefault="00686B91" w:rsidP="00686B91">
            <w:pPr>
              <w:keepNext/>
              <w:spacing w:after="160" w:line="259" w:lineRule="auto"/>
              <w:jc w:val="both"/>
              <w:rPr>
                <w:ins w:id="681" w:author="Dell" w:date="2026-08-01T14:12:00Z"/>
                <w:color w:val="000000" w:themeColor="text1"/>
              </w:rPr>
            </w:pPr>
            <w:ins w:id="682" w:author="Dell" w:date="2026-08-01T14:12:00Z">
              <w:r w:rsidRPr="007E7D05">
                <w:rPr>
                  <w:color w:val="000000" w:themeColor="text1"/>
                </w:rPr>
                <w:t>0.970</w:t>
              </w:r>
            </w:ins>
          </w:p>
        </w:tc>
        <w:tc>
          <w:tcPr>
            <w:tcW w:w="0" w:type="auto"/>
            <w:hideMark/>
          </w:tcPr>
          <w:p w14:paraId="57992ECE" w14:textId="77777777" w:rsidR="00686B91" w:rsidRPr="007E7D05" w:rsidRDefault="00686B91" w:rsidP="00686B91">
            <w:pPr>
              <w:keepNext/>
              <w:spacing w:after="160" w:line="259" w:lineRule="auto"/>
              <w:jc w:val="both"/>
              <w:rPr>
                <w:ins w:id="683" w:author="Dell" w:date="2026-08-01T14:12:00Z"/>
                <w:color w:val="000000" w:themeColor="text1"/>
              </w:rPr>
            </w:pPr>
            <w:ins w:id="684" w:author="Dell" w:date="2026-08-01T14:12:00Z">
              <w:r w:rsidRPr="007E7D05">
                <w:rPr>
                  <w:color w:val="000000" w:themeColor="text1"/>
                </w:rPr>
                <w:t>0.762</w:t>
              </w:r>
            </w:ins>
          </w:p>
        </w:tc>
        <w:tc>
          <w:tcPr>
            <w:tcW w:w="0" w:type="auto"/>
            <w:hideMark/>
          </w:tcPr>
          <w:p w14:paraId="2AA5871A" w14:textId="77777777" w:rsidR="00686B91" w:rsidRPr="007E7D05" w:rsidRDefault="00686B91" w:rsidP="00686B91">
            <w:pPr>
              <w:keepNext/>
              <w:spacing w:after="160" w:line="259" w:lineRule="auto"/>
              <w:jc w:val="both"/>
              <w:rPr>
                <w:ins w:id="685" w:author="Dell" w:date="2026-08-01T14:12:00Z"/>
                <w:color w:val="000000" w:themeColor="text1"/>
              </w:rPr>
            </w:pPr>
            <w:ins w:id="686" w:author="Dell" w:date="2026-08-01T14:12:00Z">
              <w:r w:rsidRPr="007E7D05">
                <w:rPr>
                  <w:color w:val="000000" w:themeColor="text1"/>
                </w:rPr>
                <w:t>0.010</w:t>
              </w:r>
            </w:ins>
          </w:p>
        </w:tc>
        <w:tc>
          <w:tcPr>
            <w:tcW w:w="0" w:type="auto"/>
            <w:hideMark/>
          </w:tcPr>
          <w:p w14:paraId="2B3CCA5C" w14:textId="77777777" w:rsidR="00686B91" w:rsidRPr="007E7D05" w:rsidRDefault="00686B91" w:rsidP="00686B91">
            <w:pPr>
              <w:keepNext/>
              <w:spacing w:after="160" w:line="259" w:lineRule="auto"/>
              <w:jc w:val="both"/>
              <w:rPr>
                <w:ins w:id="687" w:author="Dell" w:date="2026-08-01T14:12:00Z"/>
                <w:color w:val="000000" w:themeColor="text1"/>
              </w:rPr>
            </w:pPr>
            <w:ins w:id="688" w:author="Dell" w:date="2026-08-01T14:12:00Z">
              <w:r w:rsidRPr="007E7D05">
                <w:rPr>
                  <w:color w:val="000000" w:themeColor="text1"/>
                </w:rPr>
                <w:t>Non-Stationary</w:t>
              </w:r>
            </w:ins>
          </w:p>
        </w:tc>
      </w:tr>
      <w:tr w:rsidR="007E7D05" w:rsidRPr="007E7D05" w14:paraId="60EAC99F" w14:textId="77777777" w:rsidTr="00686B91">
        <w:trPr>
          <w:ins w:id="689" w:author="Dell" w:date="2026-08-01T14:12:00Z"/>
        </w:trPr>
        <w:tc>
          <w:tcPr>
            <w:tcW w:w="0" w:type="auto"/>
            <w:hideMark/>
          </w:tcPr>
          <w:p w14:paraId="71A4AF14" w14:textId="77777777" w:rsidR="00686B91" w:rsidRPr="007E7D05" w:rsidRDefault="00686B91" w:rsidP="00686B91">
            <w:pPr>
              <w:keepNext/>
              <w:spacing w:after="160" w:line="259" w:lineRule="auto"/>
              <w:jc w:val="both"/>
              <w:rPr>
                <w:ins w:id="690" w:author="Dell" w:date="2026-08-01T14:12:00Z"/>
                <w:color w:val="000000" w:themeColor="text1"/>
              </w:rPr>
            </w:pPr>
            <w:ins w:id="691" w:author="Dell" w:date="2026-08-01T14:12:00Z">
              <w:r w:rsidRPr="007E7D05">
                <w:rPr>
                  <w:color w:val="000000" w:themeColor="text1"/>
                </w:rPr>
                <w:t>NBD</w:t>
              </w:r>
            </w:ins>
          </w:p>
        </w:tc>
        <w:tc>
          <w:tcPr>
            <w:tcW w:w="0" w:type="auto"/>
            <w:hideMark/>
          </w:tcPr>
          <w:p w14:paraId="55DD873A" w14:textId="77777777" w:rsidR="00686B91" w:rsidRPr="007E7D05" w:rsidRDefault="00686B91" w:rsidP="00686B91">
            <w:pPr>
              <w:keepNext/>
              <w:spacing w:after="160" w:line="259" w:lineRule="auto"/>
              <w:jc w:val="both"/>
              <w:rPr>
                <w:ins w:id="692" w:author="Dell" w:date="2026-08-01T14:12:00Z"/>
                <w:color w:val="000000" w:themeColor="text1"/>
              </w:rPr>
            </w:pPr>
            <w:ins w:id="693" w:author="Dell" w:date="2026-08-01T14:12:00Z">
              <w:r w:rsidRPr="007E7D05">
                <w:rPr>
                  <w:color w:val="000000" w:themeColor="text1"/>
                </w:rPr>
                <w:t>First Difference</w:t>
              </w:r>
            </w:ins>
          </w:p>
        </w:tc>
        <w:tc>
          <w:tcPr>
            <w:tcW w:w="0" w:type="auto"/>
            <w:hideMark/>
          </w:tcPr>
          <w:p w14:paraId="2E99AABE" w14:textId="77777777" w:rsidR="00686B91" w:rsidRPr="007E7D05" w:rsidRDefault="00686B91" w:rsidP="00686B91">
            <w:pPr>
              <w:keepNext/>
              <w:spacing w:after="160" w:line="259" w:lineRule="auto"/>
              <w:jc w:val="both"/>
              <w:rPr>
                <w:ins w:id="694" w:author="Dell" w:date="2026-08-01T14:12:00Z"/>
                <w:color w:val="000000" w:themeColor="text1"/>
              </w:rPr>
            </w:pPr>
            <w:ins w:id="695" w:author="Dell" w:date="2026-08-01T14:12:00Z">
              <w:r w:rsidRPr="007E7D05">
                <w:rPr>
                  <w:color w:val="000000" w:themeColor="text1"/>
                </w:rPr>
                <w:t>-1.295</w:t>
              </w:r>
            </w:ins>
          </w:p>
        </w:tc>
        <w:tc>
          <w:tcPr>
            <w:tcW w:w="0" w:type="auto"/>
            <w:hideMark/>
          </w:tcPr>
          <w:p w14:paraId="5837F95D" w14:textId="77777777" w:rsidR="00686B91" w:rsidRPr="007E7D05" w:rsidRDefault="00686B91" w:rsidP="00686B91">
            <w:pPr>
              <w:keepNext/>
              <w:spacing w:after="160" w:line="259" w:lineRule="auto"/>
              <w:jc w:val="both"/>
              <w:rPr>
                <w:ins w:id="696" w:author="Dell" w:date="2026-08-01T14:12:00Z"/>
                <w:color w:val="000000" w:themeColor="text1"/>
              </w:rPr>
            </w:pPr>
            <w:ins w:id="697" w:author="Dell" w:date="2026-08-01T14:12:00Z">
              <w:r w:rsidRPr="007E7D05">
                <w:rPr>
                  <w:color w:val="000000" w:themeColor="text1"/>
                </w:rPr>
                <w:t>0.631</w:t>
              </w:r>
            </w:ins>
          </w:p>
        </w:tc>
        <w:tc>
          <w:tcPr>
            <w:tcW w:w="0" w:type="auto"/>
            <w:hideMark/>
          </w:tcPr>
          <w:p w14:paraId="7666436B" w14:textId="77777777" w:rsidR="00686B91" w:rsidRPr="007E7D05" w:rsidRDefault="00686B91" w:rsidP="00686B91">
            <w:pPr>
              <w:keepNext/>
              <w:spacing w:after="160" w:line="259" w:lineRule="auto"/>
              <w:jc w:val="both"/>
              <w:rPr>
                <w:ins w:id="698" w:author="Dell" w:date="2026-08-01T14:12:00Z"/>
                <w:color w:val="000000" w:themeColor="text1"/>
              </w:rPr>
            </w:pPr>
            <w:ins w:id="699" w:author="Dell" w:date="2026-08-01T14:12:00Z">
              <w:r w:rsidRPr="007E7D05">
                <w:rPr>
                  <w:color w:val="000000" w:themeColor="text1"/>
                </w:rPr>
                <w:t>-7.811</w:t>
              </w:r>
            </w:ins>
          </w:p>
        </w:tc>
        <w:tc>
          <w:tcPr>
            <w:tcW w:w="0" w:type="auto"/>
            <w:hideMark/>
          </w:tcPr>
          <w:p w14:paraId="4C354985" w14:textId="77777777" w:rsidR="00686B91" w:rsidRPr="007E7D05" w:rsidRDefault="00686B91" w:rsidP="00686B91">
            <w:pPr>
              <w:keepNext/>
              <w:spacing w:after="160" w:line="259" w:lineRule="auto"/>
              <w:jc w:val="both"/>
              <w:rPr>
                <w:ins w:id="700" w:author="Dell" w:date="2026-08-01T14:12:00Z"/>
                <w:color w:val="000000" w:themeColor="text1"/>
              </w:rPr>
            </w:pPr>
            <w:ins w:id="701" w:author="Dell" w:date="2026-08-01T14:12:00Z">
              <w:r w:rsidRPr="007E7D05">
                <w:rPr>
                  <w:color w:val="000000" w:themeColor="text1"/>
                </w:rPr>
                <w:t>0.000</w:t>
              </w:r>
            </w:ins>
          </w:p>
        </w:tc>
        <w:tc>
          <w:tcPr>
            <w:tcW w:w="0" w:type="auto"/>
            <w:hideMark/>
          </w:tcPr>
          <w:p w14:paraId="335251A7" w14:textId="77777777" w:rsidR="00686B91" w:rsidRPr="007E7D05" w:rsidRDefault="00686B91" w:rsidP="00686B91">
            <w:pPr>
              <w:keepNext/>
              <w:spacing w:after="160" w:line="259" w:lineRule="auto"/>
              <w:jc w:val="both"/>
              <w:rPr>
                <w:ins w:id="702" w:author="Dell" w:date="2026-08-01T14:12:00Z"/>
                <w:color w:val="000000" w:themeColor="text1"/>
              </w:rPr>
            </w:pPr>
            <w:ins w:id="703" w:author="Dell" w:date="2026-08-01T14:12:00Z">
              <w:r w:rsidRPr="007E7D05">
                <w:rPr>
                  <w:color w:val="000000" w:themeColor="text1"/>
                </w:rPr>
                <w:t>0.500</w:t>
              </w:r>
            </w:ins>
          </w:p>
        </w:tc>
        <w:tc>
          <w:tcPr>
            <w:tcW w:w="0" w:type="auto"/>
            <w:hideMark/>
          </w:tcPr>
          <w:p w14:paraId="78134171" w14:textId="77777777" w:rsidR="00686B91" w:rsidRPr="007E7D05" w:rsidRDefault="00686B91" w:rsidP="00686B91">
            <w:pPr>
              <w:keepNext/>
              <w:spacing w:after="160" w:line="259" w:lineRule="auto"/>
              <w:jc w:val="both"/>
              <w:rPr>
                <w:ins w:id="704" w:author="Dell" w:date="2026-08-01T14:12:00Z"/>
                <w:color w:val="000000" w:themeColor="text1"/>
              </w:rPr>
            </w:pPr>
            <w:ins w:id="705" w:author="Dell" w:date="2026-08-01T14:12:00Z">
              <w:r w:rsidRPr="007E7D05">
                <w:rPr>
                  <w:color w:val="000000" w:themeColor="text1"/>
                </w:rPr>
                <w:t>0.042</w:t>
              </w:r>
            </w:ins>
          </w:p>
        </w:tc>
        <w:tc>
          <w:tcPr>
            <w:tcW w:w="0" w:type="auto"/>
            <w:hideMark/>
          </w:tcPr>
          <w:p w14:paraId="15C27AB9" w14:textId="77777777" w:rsidR="00686B91" w:rsidRPr="007E7D05" w:rsidRDefault="00686B91" w:rsidP="00686B91">
            <w:pPr>
              <w:keepNext/>
              <w:spacing w:after="160" w:line="259" w:lineRule="auto"/>
              <w:jc w:val="both"/>
              <w:rPr>
                <w:ins w:id="706" w:author="Dell" w:date="2026-08-01T14:12:00Z"/>
                <w:color w:val="000000" w:themeColor="text1"/>
              </w:rPr>
            </w:pPr>
            <w:ins w:id="707" w:author="Dell" w:date="2026-08-01T14:12:00Z">
              <w:r w:rsidRPr="007E7D05">
                <w:rPr>
                  <w:color w:val="000000" w:themeColor="text1"/>
                </w:rPr>
                <w:t>Mixed Evidence</w:t>
              </w:r>
            </w:ins>
          </w:p>
        </w:tc>
      </w:tr>
      <w:tr w:rsidR="007E7D05" w:rsidRPr="007E7D05" w14:paraId="1C1F4062" w14:textId="77777777" w:rsidTr="00686B91">
        <w:trPr>
          <w:ins w:id="708" w:author="Dell" w:date="2026-08-01T14:12:00Z"/>
        </w:trPr>
        <w:tc>
          <w:tcPr>
            <w:tcW w:w="0" w:type="auto"/>
            <w:hideMark/>
          </w:tcPr>
          <w:p w14:paraId="2A45BE5E" w14:textId="77777777" w:rsidR="00686B91" w:rsidRPr="007E7D05" w:rsidRDefault="00686B91" w:rsidP="00686B91">
            <w:pPr>
              <w:keepNext/>
              <w:spacing w:after="160" w:line="259" w:lineRule="auto"/>
              <w:jc w:val="both"/>
              <w:rPr>
                <w:ins w:id="709" w:author="Dell" w:date="2026-08-01T14:12:00Z"/>
                <w:color w:val="000000" w:themeColor="text1"/>
              </w:rPr>
            </w:pPr>
            <w:ins w:id="710" w:author="Dell" w:date="2026-08-01T14:12:00Z">
              <w:r w:rsidRPr="007E7D05">
                <w:rPr>
                  <w:color w:val="000000" w:themeColor="text1"/>
                </w:rPr>
                <w:t>Internet</w:t>
              </w:r>
            </w:ins>
          </w:p>
        </w:tc>
        <w:tc>
          <w:tcPr>
            <w:tcW w:w="0" w:type="auto"/>
            <w:hideMark/>
          </w:tcPr>
          <w:p w14:paraId="50A4DB50" w14:textId="77777777" w:rsidR="00686B91" w:rsidRPr="007E7D05" w:rsidRDefault="00686B91" w:rsidP="00686B91">
            <w:pPr>
              <w:keepNext/>
              <w:spacing w:after="160" w:line="259" w:lineRule="auto"/>
              <w:jc w:val="both"/>
              <w:rPr>
                <w:ins w:id="711" w:author="Dell" w:date="2026-08-01T14:12:00Z"/>
                <w:color w:val="000000" w:themeColor="text1"/>
              </w:rPr>
            </w:pPr>
            <w:ins w:id="712" w:author="Dell" w:date="2026-08-01T14:12:00Z">
              <w:r w:rsidRPr="007E7D05">
                <w:rPr>
                  <w:color w:val="000000" w:themeColor="text1"/>
                </w:rPr>
                <w:t>Level</w:t>
              </w:r>
            </w:ins>
          </w:p>
        </w:tc>
        <w:tc>
          <w:tcPr>
            <w:tcW w:w="0" w:type="auto"/>
            <w:hideMark/>
          </w:tcPr>
          <w:p w14:paraId="5F7E6A9F" w14:textId="77777777" w:rsidR="00686B91" w:rsidRPr="007E7D05" w:rsidRDefault="00686B91" w:rsidP="00686B91">
            <w:pPr>
              <w:keepNext/>
              <w:spacing w:after="160" w:line="259" w:lineRule="auto"/>
              <w:jc w:val="both"/>
              <w:rPr>
                <w:ins w:id="713" w:author="Dell" w:date="2026-08-01T14:12:00Z"/>
                <w:color w:val="000000" w:themeColor="text1"/>
              </w:rPr>
            </w:pPr>
            <w:ins w:id="714" w:author="Dell" w:date="2026-08-01T14:12:00Z">
              <w:r w:rsidRPr="007E7D05">
                <w:rPr>
                  <w:color w:val="000000" w:themeColor="text1"/>
                </w:rPr>
                <w:t>1.369</w:t>
              </w:r>
            </w:ins>
          </w:p>
        </w:tc>
        <w:tc>
          <w:tcPr>
            <w:tcW w:w="0" w:type="auto"/>
            <w:hideMark/>
          </w:tcPr>
          <w:p w14:paraId="0FCD3872" w14:textId="77777777" w:rsidR="00686B91" w:rsidRPr="007E7D05" w:rsidRDefault="00686B91" w:rsidP="00686B91">
            <w:pPr>
              <w:keepNext/>
              <w:spacing w:after="160" w:line="259" w:lineRule="auto"/>
              <w:jc w:val="both"/>
              <w:rPr>
                <w:ins w:id="715" w:author="Dell" w:date="2026-08-01T14:12:00Z"/>
                <w:color w:val="000000" w:themeColor="text1"/>
              </w:rPr>
            </w:pPr>
            <w:ins w:id="716" w:author="Dell" w:date="2026-08-01T14:12:00Z">
              <w:r w:rsidRPr="007E7D05">
                <w:rPr>
                  <w:color w:val="000000" w:themeColor="text1"/>
                </w:rPr>
                <w:t>0.997</w:t>
              </w:r>
            </w:ins>
          </w:p>
        </w:tc>
        <w:tc>
          <w:tcPr>
            <w:tcW w:w="0" w:type="auto"/>
            <w:hideMark/>
          </w:tcPr>
          <w:p w14:paraId="4EFB295B" w14:textId="77777777" w:rsidR="00686B91" w:rsidRPr="007E7D05" w:rsidRDefault="00686B91" w:rsidP="00686B91">
            <w:pPr>
              <w:keepNext/>
              <w:spacing w:after="160" w:line="259" w:lineRule="auto"/>
              <w:jc w:val="both"/>
              <w:rPr>
                <w:ins w:id="717" w:author="Dell" w:date="2026-08-01T14:12:00Z"/>
                <w:color w:val="000000" w:themeColor="text1"/>
              </w:rPr>
            </w:pPr>
            <w:ins w:id="718" w:author="Dell" w:date="2026-08-01T14:12:00Z">
              <w:r w:rsidRPr="007E7D05">
                <w:rPr>
                  <w:color w:val="000000" w:themeColor="text1"/>
                </w:rPr>
                <w:t>0.898</w:t>
              </w:r>
            </w:ins>
          </w:p>
        </w:tc>
        <w:tc>
          <w:tcPr>
            <w:tcW w:w="0" w:type="auto"/>
            <w:hideMark/>
          </w:tcPr>
          <w:p w14:paraId="146E6DE4" w14:textId="77777777" w:rsidR="00686B91" w:rsidRPr="007E7D05" w:rsidRDefault="00686B91" w:rsidP="00686B91">
            <w:pPr>
              <w:keepNext/>
              <w:spacing w:after="160" w:line="259" w:lineRule="auto"/>
              <w:jc w:val="both"/>
              <w:rPr>
                <w:ins w:id="719" w:author="Dell" w:date="2026-08-01T14:12:00Z"/>
                <w:color w:val="000000" w:themeColor="text1"/>
              </w:rPr>
            </w:pPr>
            <w:ins w:id="720" w:author="Dell" w:date="2026-08-01T14:12:00Z">
              <w:r w:rsidRPr="007E7D05">
                <w:rPr>
                  <w:color w:val="000000" w:themeColor="text1"/>
                </w:rPr>
                <w:t>0.993</w:t>
              </w:r>
            </w:ins>
          </w:p>
        </w:tc>
        <w:tc>
          <w:tcPr>
            <w:tcW w:w="0" w:type="auto"/>
            <w:hideMark/>
          </w:tcPr>
          <w:p w14:paraId="6B7A7188" w14:textId="77777777" w:rsidR="00686B91" w:rsidRPr="007E7D05" w:rsidRDefault="00686B91" w:rsidP="00686B91">
            <w:pPr>
              <w:keepNext/>
              <w:spacing w:after="160" w:line="259" w:lineRule="auto"/>
              <w:jc w:val="both"/>
              <w:rPr>
                <w:ins w:id="721" w:author="Dell" w:date="2026-08-01T14:12:00Z"/>
                <w:color w:val="000000" w:themeColor="text1"/>
              </w:rPr>
            </w:pPr>
            <w:ins w:id="722" w:author="Dell" w:date="2026-08-01T14:12:00Z">
              <w:r w:rsidRPr="007E7D05">
                <w:rPr>
                  <w:color w:val="000000" w:themeColor="text1"/>
                </w:rPr>
                <w:t>0.714</w:t>
              </w:r>
            </w:ins>
          </w:p>
        </w:tc>
        <w:tc>
          <w:tcPr>
            <w:tcW w:w="0" w:type="auto"/>
            <w:hideMark/>
          </w:tcPr>
          <w:p w14:paraId="536266F7" w14:textId="77777777" w:rsidR="00686B91" w:rsidRPr="007E7D05" w:rsidRDefault="00686B91" w:rsidP="00686B91">
            <w:pPr>
              <w:keepNext/>
              <w:spacing w:after="160" w:line="259" w:lineRule="auto"/>
              <w:jc w:val="both"/>
              <w:rPr>
                <w:ins w:id="723" w:author="Dell" w:date="2026-08-01T14:12:00Z"/>
                <w:color w:val="000000" w:themeColor="text1"/>
              </w:rPr>
            </w:pPr>
            <w:ins w:id="724" w:author="Dell" w:date="2026-08-01T14:12:00Z">
              <w:r w:rsidRPr="007E7D05">
                <w:rPr>
                  <w:color w:val="000000" w:themeColor="text1"/>
                </w:rPr>
                <w:t>0.012</w:t>
              </w:r>
            </w:ins>
          </w:p>
        </w:tc>
        <w:tc>
          <w:tcPr>
            <w:tcW w:w="0" w:type="auto"/>
            <w:hideMark/>
          </w:tcPr>
          <w:p w14:paraId="0114F59D" w14:textId="77777777" w:rsidR="00686B91" w:rsidRPr="007E7D05" w:rsidRDefault="00686B91" w:rsidP="00686B91">
            <w:pPr>
              <w:keepNext/>
              <w:spacing w:after="160" w:line="259" w:lineRule="auto"/>
              <w:jc w:val="both"/>
              <w:rPr>
                <w:ins w:id="725" w:author="Dell" w:date="2026-08-01T14:12:00Z"/>
                <w:color w:val="000000" w:themeColor="text1"/>
              </w:rPr>
            </w:pPr>
            <w:ins w:id="726" w:author="Dell" w:date="2026-08-01T14:12:00Z">
              <w:r w:rsidRPr="007E7D05">
                <w:rPr>
                  <w:color w:val="000000" w:themeColor="text1"/>
                </w:rPr>
                <w:t>Non-Stationary</w:t>
              </w:r>
            </w:ins>
          </w:p>
        </w:tc>
      </w:tr>
      <w:tr w:rsidR="007E7D05" w:rsidRPr="007E7D05" w14:paraId="7612068C" w14:textId="77777777" w:rsidTr="00686B91">
        <w:trPr>
          <w:ins w:id="727" w:author="Dell" w:date="2026-08-01T14:12:00Z"/>
        </w:trPr>
        <w:tc>
          <w:tcPr>
            <w:tcW w:w="0" w:type="auto"/>
            <w:hideMark/>
          </w:tcPr>
          <w:p w14:paraId="75F5B9DB" w14:textId="77777777" w:rsidR="00686B91" w:rsidRPr="007E7D05" w:rsidRDefault="00686B91" w:rsidP="00686B91">
            <w:pPr>
              <w:keepNext/>
              <w:spacing w:after="160" w:line="259" w:lineRule="auto"/>
              <w:jc w:val="both"/>
              <w:rPr>
                <w:ins w:id="728" w:author="Dell" w:date="2026-08-01T14:12:00Z"/>
                <w:color w:val="000000" w:themeColor="text1"/>
              </w:rPr>
            </w:pPr>
            <w:ins w:id="729" w:author="Dell" w:date="2026-08-01T14:12:00Z">
              <w:r w:rsidRPr="007E7D05">
                <w:rPr>
                  <w:color w:val="000000" w:themeColor="text1"/>
                </w:rPr>
                <w:t>Internet</w:t>
              </w:r>
            </w:ins>
          </w:p>
        </w:tc>
        <w:tc>
          <w:tcPr>
            <w:tcW w:w="0" w:type="auto"/>
            <w:hideMark/>
          </w:tcPr>
          <w:p w14:paraId="6EE7EC1F" w14:textId="77777777" w:rsidR="00686B91" w:rsidRPr="007E7D05" w:rsidRDefault="00686B91" w:rsidP="00686B91">
            <w:pPr>
              <w:keepNext/>
              <w:spacing w:after="160" w:line="259" w:lineRule="auto"/>
              <w:jc w:val="both"/>
              <w:rPr>
                <w:ins w:id="730" w:author="Dell" w:date="2026-08-01T14:12:00Z"/>
                <w:color w:val="000000" w:themeColor="text1"/>
              </w:rPr>
            </w:pPr>
            <w:ins w:id="731" w:author="Dell" w:date="2026-08-01T14:12:00Z">
              <w:r w:rsidRPr="007E7D05">
                <w:rPr>
                  <w:color w:val="000000" w:themeColor="text1"/>
                </w:rPr>
                <w:t>First Difference</w:t>
              </w:r>
            </w:ins>
          </w:p>
        </w:tc>
        <w:tc>
          <w:tcPr>
            <w:tcW w:w="0" w:type="auto"/>
            <w:hideMark/>
          </w:tcPr>
          <w:p w14:paraId="525A5686" w14:textId="77777777" w:rsidR="00686B91" w:rsidRPr="007E7D05" w:rsidRDefault="00686B91" w:rsidP="00686B91">
            <w:pPr>
              <w:keepNext/>
              <w:spacing w:after="160" w:line="259" w:lineRule="auto"/>
              <w:jc w:val="both"/>
              <w:rPr>
                <w:ins w:id="732" w:author="Dell" w:date="2026-08-01T14:12:00Z"/>
                <w:color w:val="000000" w:themeColor="text1"/>
              </w:rPr>
            </w:pPr>
            <w:ins w:id="733" w:author="Dell" w:date="2026-08-01T14:12:00Z">
              <w:r w:rsidRPr="007E7D05">
                <w:rPr>
                  <w:color w:val="000000" w:themeColor="text1"/>
                </w:rPr>
                <w:t>-1.493</w:t>
              </w:r>
            </w:ins>
          </w:p>
        </w:tc>
        <w:tc>
          <w:tcPr>
            <w:tcW w:w="0" w:type="auto"/>
            <w:hideMark/>
          </w:tcPr>
          <w:p w14:paraId="6EB636DB" w14:textId="77777777" w:rsidR="00686B91" w:rsidRPr="007E7D05" w:rsidRDefault="00686B91" w:rsidP="00686B91">
            <w:pPr>
              <w:keepNext/>
              <w:spacing w:after="160" w:line="259" w:lineRule="auto"/>
              <w:jc w:val="both"/>
              <w:rPr>
                <w:ins w:id="734" w:author="Dell" w:date="2026-08-01T14:12:00Z"/>
                <w:color w:val="000000" w:themeColor="text1"/>
              </w:rPr>
            </w:pPr>
            <w:ins w:id="735" w:author="Dell" w:date="2026-08-01T14:12:00Z">
              <w:r w:rsidRPr="007E7D05">
                <w:rPr>
                  <w:color w:val="000000" w:themeColor="text1"/>
                </w:rPr>
                <w:t>0.537</w:t>
              </w:r>
            </w:ins>
          </w:p>
        </w:tc>
        <w:tc>
          <w:tcPr>
            <w:tcW w:w="0" w:type="auto"/>
            <w:hideMark/>
          </w:tcPr>
          <w:p w14:paraId="5F636A24" w14:textId="77777777" w:rsidR="00686B91" w:rsidRPr="007E7D05" w:rsidRDefault="00686B91" w:rsidP="00686B91">
            <w:pPr>
              <w:keepNext/>
              <w:spacing w:after="160" w:line="259" w:lineRule="auto"/>
              <w:jc w:val="both"/>
              <w:rPr>
                <w:ins w:id="736" w:author="Dell" w:date="2026-08-01T14:12:00Z"/>
                <w:color w:val="000000" w:themeColor="text1"/>
              </w:rPr>
            </w:pPr>
            <w:ins w:id="737" w:author="Dell" w:date="2026-08-01T14:12:00Z">
              <w:r w:rsidRPr="007E7D05">
                <w:rPr>
                  <w:color w:val="000000" w:themeColor="text1"/>
                </w:rPr>
                <w:t>-3.007</w:t>
              </w:r>
            </w:ins>
          </w:p>
        </w:tc>
        <w:tc>
          <w:tcPr>
            <w:tcW w:w="0" w:type="auto"/>
            <w:hideMark/>
          </w:tcPr>
          <w:p w14:paraId="03EBC737" w14:textId="77777777" w:rsidR="00686B91" w:rsidRPr="007E7D05" w:rsidRDefault="00686B91" w:rsidP="00686B91">
            <w:pPr>
              <w:keepNext/>
              <w:spacing w:after="160" w:line="259" w:lineRule="auto"/>
              <w:jc w:val="both"/>
              <w:rPr>
                <w:ins w:id="738" w:author="Dell" w:date="2026-08-01T14:12:00Z"/>
                <w:color w:val="000000" w:themeColor="text1"/>
              </w:rPr>
            </w:pPr>
            <w:ins w:id="739" w:author="Dell" w:date="2026-08-01T14:12:00Z">
              <w:r w:rsidRPr="007E7D05">
                <w:rPr>
                  <w:color w:val="000000" w:themeColor="text1"/>
                </w:rPr>
                <w:t>0.034</w:t>
              </w:r>
            </w:ins>
          </w:p>
        </w:tc>
        <w:tc>
          <w:tcPr>
            <w:tcW w:w="0" w:type="auto"/>
            <w:hideMark/>
          </w:tcPr>
          <w:p w14:paraId="07463E2F" w14:textId="77777777" w:rsidR="00686B91" w:rsidRPr="007E7D05" w:rsidRDefault="00686B91" w:rsidP="00686B91">
            <w:pPr>
              <w:keepNext/>
              <w:spacing w:after="160" w:line="259" w:lineRule="auto"/>
              <w:jc w:val="both"/>
              <w:rPr>
                <w:ins w:id="740" w:author="Dell" w:date="2026-08-01T14:12:00Z"/>
                <w:color w:val="000000" w:themeColor="text1"/>
              </w:rPr>
            </w:pPr>
            <w:ins w:id="741" w:author="Dell" w:date="2026-08-01T14:12:00Z">
              <w:r w:rsidRPr="007E7D05">
                <w:rPr>
                  <w:color w:val="000000" w:themeColor="text1"/>
                </w:rPr>
                <w:t>0.260</w:t>
              </w:r>
            </w:ins>
          </w:p>
        </w:tc>
        <w:tc>
          <w:tcPr>
            <w:tcW w:w="0" w:type="auto"/>
            <w:hideMark/>
          </w:tcPr>
          <w:p w14:paraId="2CCC4334" w14:textId="77777777" w:rsidR="00686B91" w:rsidRPr="007E7D05" w:rsidRDefault="00686B91" w:rsidP="00686B91">
            <w:pPr>
              <w:keepNext/>
              <w:spacing w:after="160" w:line="259" w:lineRule="auto"/>
              <w:jc w:val="both"/>
              <w:rPr>
                <w:ins w:id="742" w:author="Dell" w:date="2026-08-01T14:12:00Z"/>
                <w:color w:val="000000" w:themeColor="text1"/>
              </w:rPr>
            </w:pPr>
            <w:ins w:id="743" w:author="Dell" w:date="2026-08-01T14:12:00Z">
              <w:r w:rsidRPr="007E7D05">
                <w:rPr>
                  <w:color w:val="000000" w:themeColor="text1"/>
                </w:rPr>
                <w:t>0.100</w:t>
              </w:r>
            </w:ins>
          </w:p>
        </w:tc>
        <w:tc>
          <w:tcPr>
            <w:tcW w:w="0" w:type="auto"/>
            <w:hideMark/>
          </w:tcPr>
          <w:p w14:paraId="333AE939" w14:textId="77777777" w:rsidR="00686B91" w:rsidRPr="007E7D05" w:rsidRDefault="00686B91" w:rsidP="00686B91">
            <w:pPr>
              <w:keepNext/>
              <w:spacing w:after="160" w:line="259" w:lineRule="auto"/>
              <w:jc w:val="both"/>
              <w:rPr>
                <w:ins w:id="744" w:author="Dell" w:date="2026-08-01T14:12:00Z"/>
                <w:color w:val="000000" w:themeColor="text1"/>
              </w:rPr>
            </w:pPr>
            <w:ins w:id="745" w:author="Dell" w:date="2026-08-01T14:12:00Z">
              <w:r w:rsidRPr="007E7D05">
                <w:rPr>
                  <w:color w:val="000000" w:themeColor="text1"/>
                </w:rPr>
                <w:t>Mixed Evidence</w:t>
              </w:r>
            </w:ins>
          </w:p>
        </w:tc>
      </w:tr>
      <w:tr w:rsidR="007E7D05" w:rsidRPr="007E7D05" w14:paraId="2F167CEB" w14:textId="77777777" w:rsidTr="00686B91">
        <w:trPr>
          <w:ins w:id="746" w:author="Dell" w:date="2026-08-01T14:12:00Z"/>
        </w:trPr>
        <w:tc>
          <w:tcPr>
            <w:tcW w:w="0" w:type="auto"/>
            <w:hideMark/>
          </w:tcPr>
          <w:p w14:paraId="2C9216B5" w14:textId="77777777" w:rsidR="00686B91" w:rsidRPr="007E7D05" w:rsidRDefault="00686B91" w:rsidP="00686B91">
            <w:pPr>
              <w:keepNext/>
              <w:spacing w:after="160" w:line="259" w:lineRule="auto"/>
              <w:jc w:val="both"/>
              <w:rPr>
                <w:ins w:id="747" w:author="Dell" w:date="2026-08-01T14:12:00Z"/>
                <w:color w:val="000000" w:themeColor="text1"/>
              </w:rPr>
            </w:pPr>
            <w:ins w:id="748" w:author="Dell" w:date="2026-08-01T14:12:00Z">
              <w:r w:rsidRPr="007E7D05">
                <w:rPr>
                  <w:color w:val="000000" w:themeColor="text1"/>
                </w:rPr>
                <w:t>Broadband</w:t>
              </w:r>
            </w:ins>
          </w:p>
        </w:tc>
        <w:tc>
          <w:tcPr>
            <w:tcW w:w="0" w:type="auto"/>
            <w:hideMark/>
          </w:tcPr>
          <w:p w14:paraId="7B7DDC51" w14:textId="77777777" w:rsidR="00686B91" w:rsidRPr="007E7D05" w:rsidRDefault="00686B91" w:rsidP="00686B91">
            <w:pPr>
              <w:keepNext/>
              <w:spacing w:after="160" w:line="259" w:lineRule="auto"/>
              <w:jc w:val="both"/>
              <w:rPr>
                <w:ins w:id="749" w:author="Dell" w:date="2026-08-01T14:12:00Z"/>
                <w:color w:val="000000" w:themeColor="text1"/>
              </w:rPr>
            </w:pPr>
            <w:ins w:id="750" w:author="Dell" w:date="2026-08-01T14:12:00Z">
              <w:r w:rsidRPr="007E7D05">
                <w:rPr>
                  <w:color w:val="000000" w:themeColor="text1"/>
                </w:rPr>
                <w:t>Level</w:t>
              </w:r>
            </w:ins>
          </w:p>
        </w:tc>
        <w:tc>
          <w:tcPr>
            <w:tcW w:w="0" w:type="auto"/>
            <w:hideMark/>
          </w:tcPr>
          <w:p w14:paraId="267A02F8" w14:textId="77777777" w:rsidR="00686B91" w:rsidRPr="007E7D05" w:rsidRDefault="00686B91" w:rsidP="00686B91">
            <w:pPr>
              <w:keepNext/>
              <w:spacing w:after="160" w:line="259" w:lineRule="auto"/>
              <w:jc w:val="both"/>
              <w:rPr>
                <w:ins w:id="751" w:author="Dell" w:date="2026-08-01T14:12:00Z"/>
                <w:color w:val="000000" w:themeColor="text1"/>
              </w:rPr>
            </w:pPr>
            <w:ins w:id="752" w:author="Dell" w:date="2026-08-01T14:12:00Z">
              <w:r w:rsidRPr="007E7D05">
                <w:rPr>
                  <w:color w:val="000000" w:themeColor="text1"/>
                </w:rPr>
                <w:t>2.483</w:t>
              </w:r>
            </w:ins>
          </w:p>
        </w:tc>
        <w:tc>
          <w:tcPr>
            <w:tcW w:w="0" w:type="auto"/>
            <w:hideMark/>
          </w:tcPr>
          <w:p w14:paraId="31D09B2B" w14:textId="77777777" w:rsidR="00686B91" w:rsidRPr="007E7D05" w:rsidRDefault="00686B91" w:rsidP="00686B91">
            <w:pPr>
              <w:keepNext/>
              <w:spacing w:after="160" w:line="259" w:lineRule="auto"/>
              <w:jc w:val="both"/>
              <w:rPr>
                <w:ins w:id="753" w:author="Dell" w:date="2026-08-01T14:12:00Z"/>
                <w:color w:val="000000" w:themeColor="text1"/>
              </w:rPr>
            </w:pPr>
            <w:ins w:id="754" w:author="Dell" w:date="2026-08-01T14:12:00Z">
              <w:r w:rsidRPr="007E7D05">
                <w:rPr>
                  <w:color w:val="000000" w:themeColor="text1"/>
                </w:rPr>
                <w:t>0.999</w:t>
              </w:r>
            </w:ins>
          </w:p>
        </w:tc>
        <w:tc>
          <w:tcPr>
            <w:tcW w:w="0" w:type="auto"/>
            <w:hideMark/>
          </w:tcPr>
          <w:p w14:paraId="2ADD8781" w14:textId="77777777" w:rsidR="00686B91" w:rsidRPr="007E7D05" w:rsidRDefault="00686B91" w:rsidP="00686B91">
            <w:pPr>
              <w:keepNext/>
              <w:spacing w:after="160" w:line="259" w:lineRule="auto"/>
              <w:jc w:val="both"/>
              <w:rPr>
                <w:ins w:id="755" w:author="Dell" w:date="2026-08-01T14:12:00Z"/>
                <w:color w:val="000000" w:themeColor="text1"/>
              </w:rPr>
            </w:pPr>
            <w:ins w:id="756" w:author="Dell" w:date="2026-08-01T14:12:00Z">
              <w:r w:rsidRPr="007E7D05">
                <w:rPr>
                  <w:color w:val="000000" w:themeColor="text1"/>
                </w:rPr>
                <w:t>1.779</w:t>
              </w:r>
            </w:ins>
          </w:p>
        </w:tc>
        <w:tc>
          <w:tcPr>
            <w:tcW w:w="0" w:type="auto"/>
            <w:hideMark/>
          </w:tcPr>
          <w:p w14:paraId="0FA43343" w14:textId="77777777" w:rsidR="00686B91" w:rsidRPr="007E7D05" w:rsidRDefault="00686B91" w:rsidP="00686B91">
            <w:pPr>
              <w:keepNext/>
              <w:spacing w:after="160" w:line="259" w:lineRule="auto"/>
              <w:jc w:val="both"/>
              <w:rPr>
                <w:ins w:id="757" w:author="Dell" w:date="2026-08-01T14:12:00Z"/>
                <w:color w:val="000000" w:themeColor="text1"/>
              </w:rPr>
            </w:pPr>
            <w:ins w:id="758" w:author="Dell" w:date="2026-08-01T14:12:00Z">
              <w:r w:rsidRPr="007E7D05">
                <w:rPr>
                  <w:color w:val="000000" w:themeColor="text1"/>
                </w:rPr>
                <w:t>0.998</w:t>
              </w:r>
            </w:ins>
          </w:p>
        </w:tc>
        <w:tc>
          <w:tcPr>
            <w:tcW w:w="0" w:type="auto"/>
            <w:hideMark/>
          </w:tcPr>
          <w:p w14:paraId="294F4B30" w14:textId="77777777" w:rsidR="00686B91" w:rsidRPr="007E7D05" w:rsidRDefault="00686B91" w:rsidP="00686B91">
            <w:pPr>
              <w:keepNext/>
              <w:spacing w:after="160" w:line="259" w:lineRule="auto"/>
              <w:jc w:val="both"/>
              <w:rPr>
                <w:ins w:id="759" w:author="Dell" w:date="2026-08-01T14:12:00Z"/>
                <w:color w:val="000000" w:themeColor="text1"/>
              </w:rPr>
            </w:pPr>
            <w:ins w:id="760" w:author="Dell" w:date="2026-08-01T14:12:00Z">
              <w:r w:rsidRPr="007E7D05">
                <w:rPr>
                  <w:color w:val="000000" w:themeColor="text1"/>
                </w:rPr>
                <w:t>0.609</w:t>
              </w:r>
            </w:ins>
          </w:p>
        </w:tc>
        <w:tc>
          <w:tcPr>
            <w:tcW w:w="0" w:type="auto"/>
            <w:hideMark/>
          </w:tcPr>
          <w:p w14:paraId="62042C9A" w14:textId="77777777" w:rsidR="00686B91" w:rsidRPr="007E7D05" w:rsidRDefault="00686B91" w:rsidP="00686B91">
            <w:pPr>
              <w:keepNext/>
              <w:spacing w:after="160" w:line="259" w:lineRule="auto"/>
              <w:jc w:val="both"/>
              <w:rPr>
                <w:ins w:id="761" w:author="Dell" w:date="2026-08-01T14:12:00Z"/>
                <w:color w:val="000000" w:themeColor="text1"/>
              </w:rPr>
            </w:pPr>
            <w:ins w:id="762" w:author="Dell" w:date="2026-08-01T14:12:00Z">
              <w:r w:rsidRPr="007E7D05">
                <w:rPr>
                  <w:color w:val="000000" w:themeColor="text1"/>
                </w:rPr>
                <w:t>0.022</w:t>
              </w:r>
            </w:ins>
          </w:p>
        </w:tc>
        <w:tc>
          <w:tcPr>
            <w:tcW w:w="0" w:type="auto"/>
            <w:hideMark/>
          </w:tcPr>
          <w:p w14:paraId="55300AAD" w14:textId="77777777" w:rsidR="00686B91" w:rsidRPr="007E7D05" w:rsidRDefault="00686B91" w:rsidP="00686B91">
            <w:pPr>
              <w:keepNext/>
              <w:spacing w:after="160" w:line="259" w:lineRule="auto"/>
              <w:jc w:val="both"/>
              <w:rPr>
                <w:ins w:id="763" w:author="Dell" w:date="2026-08-01T14:12:00Z"/>
                <w:color w:val="000000" w:themeColor="text1"/>
              </w:rPr>
            </w:pPr>
            <w:ins w:id="764" w:author="Dell" w:date="2026-08-01T14:12:00Z">
              <w:r w:rsidRPr="007E7D05">
                <w:rPr>
                  <w:color w:val="000000" w:themeColor="text1"/>
                </w:rPr>
                <w:t>Non-Stationary</w:t>
              </w:r>
            </w:ins>
          </w:p>
        </w:tc>
      </w:tr>
      <w:tr w:rsidR="007E7D05" w:rsidRPr="007E7D05" w14:paraId="344076C1" w14:textId="77777777" w:rsidTr="00686B91">
        <w:trPr>
          <w:ins w:id="765" w:author="Dell" w:date="2026-08-01T14:12:00Z"/>
        </w:trPr>
        <w:tc>
          <w:tcPr>
            <w:tcW w:w="0" w:type="auto"/>
            <w:hideMark/>
          </w:tcPr>
          <w:p w14:paraId="0CC316B2" w14:textId="77777777" w:rsidR="00686B91" w:rsidRPr="007E7D05" w:rsidRDefault="00686B91" w:rsidP="00686B91">
            <w:pPr>
              <w:keepNext/>
              <w:spacing w:after="160" w:line="259" w:lineRule="auto"/>
              <w:jc w:val="both"/>
              <w:rPr>
                <w:ins w:id="766" w:author="Dell" w:date="2026-08-01T14:12:00Z"/>
                <w:color w:val="000000" w:themeColor="text1"/>
              </w:rPr>
            </w:pPr>
            <w:ins w:id="767" w:author="Dell" w:date="2026-08-01T14:12:00Z">
              <w:r w:rsidRPr="007E7D05">
                <w:rPr>
                  <w:color w:val="000000" w:themeColor="text1"/>
                </w:rPr>
                <w:t>Broadband</w:t>
              </w:r>
            </w:ins>
          </w:p>
        </w:tc>
        <w:tc>
          <w:tcPr>
            <w:tcW w:w="0" w:type="auto"/>
            <w:hideMark/>
          </w:tcPr>
          <w:p w14:paraId="334A5D8B" w14:textId="77777777" w:rsidR="00686B91" w:rsidRPr="007E7D05" w:rsidRDefault="00686B91" w:rsidP="00686B91">
            <w:pPr>
              <w:keepNext/>
              <w:spacing w:after="160" w:line="259" w:lineRule="auto"/>
              <w:jc w:val="both"/>
              <w:rPr>
                <w:ins w:id="768" w:author="Dell" w:date="2026-08-01T14:12:00Z"/>
                <w:color w:val="000000" w:themeColor="text1"/>
              </w:rPr>
            </w:pPr>
            <w:ins w:id="769" w:author="Dell" w:date="2026-08-01T14:12:00Z">
              <w:r w:rsidRPr="007E7D05">
                <w:rPr>
                  <w:color w:val="000000" w:themeColor="text1"/>
                </w:rPr>
                <w:t>First Difference</w:t>
              </w:r>
            </w:ins>
          </w:p>
        </w:tc>
        <w:tc>
          <w:tcPr>
            <w:tcW w:w="0" w:type="auto"/>
            <w:hideMark/>
          </w:tcPr>
          <w:p w14:paraId="46F35DC9" w14:textId="77777777" w:rsidR="00686B91" w:rsidRPr="007E7D05" w:rsidRDefault="00686B91" w:rsidP="00686B91">
            <w:pPr>
              <w:keepNext/>
              <w:spacing w:after="160" w:line="259" w:lineRule="auto"/>
              <w:jc w:val="both"/>
              <w:rPr>
                <w:ins w:id="770" w:author="Dell" w:date="2026-08-01T14:12:00Z"/>
                <w:color w:val="000000" w:themeColor="text1"/>
              </w:rPr>
            </w:pPr>
            <w:ins w:id="771" w:author="Dell" w:date="2026-08-01T14:12:00Z">
              <w:r w:rsidRPr="007E7D05">
                <w:rPr>
                  <w:color w:val="000000" w:themeColor="text1"/>
                </w:rPr>
                <w:t>-0.859</w:t>
              </w:r>
            </w:ins>
          </w:p>
        </w:tc>
        <w:tc>
          <w:tcPr>
            <w:tcW w:w="0" w:type="auto"/>
            <w:hideMark/>
          </w:tcPr>
          <w:p w14:paraId="0161BC05" w14:textId="77777777" w:rsidR="00686B91" w:rsidRPr="007E7D05" w:rsidRDefault="00686B91" w:rsidP="00686B91">
            <w:pPr>
              <w:keepNext/>
              <w:spacing w:after="160" w:line="259" w:lineRule="auto"/>
              <w:jc w:val="both"/>
              <w:rPr>
                <w:ins w:id="772" w:author="Dell" w:date="2026-08-01T14:12:00Z"/>
                <w:color w:val="000000" w:themeColor="text1"/>
              </w:rPr>
            </w:pPr>
            <w:ins w:id="773" w:author="Dell" w:date="2026-08-01T14:12:00Z">
              <w:r w:rsidRPr="007E7D05">
                <w:rPr>
                  <w:color w:val="000000" w:themeColor="text1"/>
                </w:rPr>
                <w:t>0.801</w:t>
              </w:r>
            </w:ins>
          </w:p>
        </w:tc>
        <w:tc>
          <w:tcPr>
            <w:tcW w:w="0" w:type="auto"/>
            <w:hideMark/>
          </w:tcPr>
          <w:p w14:paraId="1D76B0AF" w14:textId="77777777" w:rsidR="00686B91" w:rsidRPr="007E7D05" w:rsidRDefault="00686B91" w:rsidP="00686B91">
            <w:pPr>
              <w:keepNext/>
              <w:spacing w:after="160" w:line="259" w:lineRule="auto"/>
              <w:jc w:val="both"/>
              <w:rPr>
                <w:ins w:id="774" w:author="Dell" w:date="2026-08-01T14:12:00Z"/>
                <w:color w:val="000000" w:themeColor="text1"/>
              </w:rPr>
            </w:pPr>
            <w:ins w:id="775" w:author="Dell" w:date="2026-08-01T14:12:00Z">
              <w:r w:rsidRPr="007E7D05">
                <w:rPr>
                  <w:color w:val="000000" w:themeColor="text1"/>
                </w:rPr>
                <w:t>-3.080</w:t>
              </w:r>
            </w:ins>
          </w:p>
        </w:tc>
        <w:tc>
          <w:tcPr>
            <w:tcW w:w="0" w:type="auto"/>
            <w:hideMark/>
          </w:tcPr>
          <w:p w14:paraId="6D64EB23" w14:textId="77777777" w:rsidR="00686B91" w:rsidRPr="007E7D05" w:rsidRDefault="00686B91" w:rsidP="00686B91">
            <w:pPr>
              <w:keepNext/>
              <w:spacing w:after="160" w:line="259" w:lineRule="auto"/>
              <w:jc w:val="both"/>
              <w:rPr>
                <w:ins w:id="776" w:author="Dell" w:date="2026-08-01T14:12:00Z"/>
                <w:color w:val="000000" w:themeColor="text1"/>
              </w:rPr>
            </w:pPr>
            <w:ins w:id="777" w:author="Dell" w:date="2026-08-01T14:12:00Z">
              <w:r w:rsidRPr="007E7D05">
                <w:rPr>
                  <w:color w:val="000000" w:themeColor="text1"/>
                </w:rPr>
                <w:t>0.028</w:t>
              </w:r>
            </w:ins>
          </w:p>
        </w:tc>
        <w:tc>
          <w:tcPr>
            <w:tcW w:w="0" w:type="auto"/>
            <w:hideMark/>
          </w:tcPr>
          <w:p w14:paraId="539D8095" w14:textId="77777777" w:rsidR="00686B91" w:rsidRPr="007E7D05" w:rsidRDefault="00686B91" w:rsidP="00686B91">
            <w:pPr>
              <w:keepNext/>
              <w:spacing w:after="160" w:line="259" w:lineRule="auto"/>
              <w:jc w:val="both"/>
              <w:rPr>
                <w:ins w:id="778" w:author="Dell" w:date="2026-08-01T14:12:00Z"/>
                <w:color w:val="000000" w:themeColor="text1"/>
              </w:rPr>
            </w:pPr>
            <w:ins w:id="779" w:author="Dell" w:date="2026-08-01T14:12:00Z">
              <w:r w:rsidRPr="007E7D05">
                <w:rPr>
                  <w:color w:val="000000" w:themeColor="text1"/>
                </w:rPr>
                <w:t>0.359</w:t>
              </w:r>
            </w:ins>
          </w:p>
        </w:tc>
        <w:tc>
          <w:tcPr>
            <w:tcW w:w="0" w:type="auto"/>
            <w:hideMark/>
          </w:tcPr>
          <w:p w14:paraId="5C5AB4B6" w14:textId="77777777" w:rsidR="00686B91" w:rsidRPr="007E7D05" w:rsidRDefault="00686B91" w:rsidP="00686B91">
            <w:pPr>
              <w:keepNext/>
              <w:spacing w:after="160" w:line="259" w:lineRule="auto"/>
              <w:jc w:val="both"/>
              <w:rPr>
                <w:ins w:id="780" w:author="Dell" w:date="2026-08-01T14:12:00Z"/>
                <w:color w:val="000000" w:themeColor="text1"/>
              </w:rPr>
            </w:pPr>
            <w:ins w:id="781" w:author="Dell" w:date="2026-08-01T14:12:00Z">
              <w:r w:rsidRPr="007E7D05">
                <w:rPr>
                  <w:color w:val="000000" w:themeColor="text1"/>
                </w:rPr>
                <w:t>0.095</w:t>
              </w:r>
            </w:ins>
          </w:p>
        </w:tc>
        <w:tc>
          <w:tcPr>
            <w:tcW w:w="0" w:type="auto"/>
            <w:hideMark/>
          </w:tcPr>
          <w:p w14:paraId="1ED38921" w14:textId="77777777" w:rsidR="00686B91" w:rsidRPr="007E7D05" w:rsidRDefault="00686B91" w:rsidP="00686B91">
            <w:pPr>
              <w:keepNext/>
              <w:spacing w:after="160" w:line="259" w:lineRule="auto"/>
              <w:jc w:val="both"/>
              <w:rPr>
                <w:ins w:id="782" w:author="Dell" w:date="2026-08-01T14:12:00Z"/>
                <w:color w:val="000000" w:themeColor="text1"/>
              </w:rPr>
            </w:pPr>
            <w:ins w:id="783" w:author="Dell" w:date="2026-08-01T14:12:00Z">
              <w:r w:rsidRPr="007E7D05">
                <w:rPr>
                  <w:color w:val="000000" w:themeColor="text1"/>
                </w:rPr>
                <w:t>Mixed Evidence</w:t>
              </w:r>
            </w:ins>
          </w:p>
        </w:tc>
      </w:tr>
      <w:tr w:rsidR="007E7D05" w:rsidRPr="007E7D05" w14:paraId="73E4DDCD" w14:textId="77777777" w:rsidTr="00686B91">
        <w:trPr>
          <w:ins w:id="784" w:author="Dell" w:date="2026-08-01T14:12:00Z"/>
        </w:trPr>
        <w:tc>
          <w:tcPr>
            <w:tcW w:w="0" w:type="auto"/>
            <w:hideMark/>
          </w:tcPr>
          <w:p w14:paraId="281893B2" w14:textId="77777777" w:rsidR="00686B91" w:rsidRPr="007E7D05" w:rsidRDefault="00686B91" w:rsidP="00686B91">
            <w:pPr>
              <w:keepNext/>
              <w:spacing w:after="160" w:line="259" w:lineRule="auto"/>
              <w:jc w:val="both"/>
              <w:rPr>
                <w:ins w:id="785" w:author="Dell" w:date="2026-08-01T14:12:00Z"/>
                <w:color w:val="000000" w:themeColor="text1"/>
              </w:rPr>
            </w:pPr>
            <w:ins w:id="786" w:author="Dell" w:date="2026-08-01T14:12:00Z">
              <w:r w:rsidRPr="007E7D05">
                <w:rPr>
                  <w:color w:val="000000" w:themeColor="text1"/>
                </w:rPr>
                <w:t>Mobile</w:t>
              </w:r>
            </w:ins>
          </w:p>
        </w:tc>
        <w:tc>
          <w:tcPr>
            <w:tcW w:w="0" w:type="auto"/>
            <w:hideMark/>
          </w:tcPr>
          <w:p w14:paraId="51E6D560" w14:textId="77777777" w:rsidR="00686B91" w:rsidRPr="007E7D05" w:rsidRDefault="00686B91" w:rsidP="00686B91">
            <w:pPr>
              <w:keepNext/>
              <w:spacing w:after="160" w:line="259" w:lineRule="auto"/>
              <w:jc w:val="both"/>
              <w:rPr>
                <w:ins w:id="787" w:author="Dell" w:date="2026-08-01T14:12:00Z"/>
                <w:color w:val="000000" w:themeColor="text1"/>
              </w:rPr>
            </w:pPr>
            <w:ins w:id="788" w:author="Dell" w:date="2026-08-01T14:12:00Z">
              <w:r w:rsidRPr="007E7D05">
                <w:rPr>
                  <w:color w:val="000000" w:themeColor="text1"/>
                </w:rPr>
                <w:t>Level</w:t>
              </w:r>
            </w:ins>
          </w:p>
        </w:tc>
        <w:tc>
          <w:tcPr>
            <w:tcW w:w="0" w:type="auto"/>
            <w:hideMark/>
          </w:tcPr>
          <w:p w14:paraId="1F94A92E" w14:textId="77777777" w:rsidR="00686B91" w:rsidRPr="007E7D05" w:rsidRDefault="00686B91" w:rsidP="00686B91">
            <w:pPr>
              <w:keepNext/>
              <w:spacing w:after="160" w:line="259" w:lineRule="auto"/>
              <w:jc w:val="both"/>
              <w:rPr>
                <w:ins w:id="789" w:author="Dell" w:date="2026-08-01T14:12:00Z"/>
                <w:color w:val="000000" w:themeColor="text1"/>
              </w:rPr>
            </w:pPr>
            <w:ins w:id="790" w:author="Dell" w:date="2026-08-01T14:12:00Z">
              <w:r w:rsidRPr="007E7D05">
                <w:rPr>
                  <w:color w:val="000000" w:themeColor="text1"/>
                </w:rPr>
                <w:t>-5.372</w:t>
              </w:r>
            </w:ins>
          </w:p>
        </w:tc>
        <w:tc>
          <w:tcPr>
            <w:tcW w:w="0" w:type="auto"/>
            <w:hideMark/>
          </w:tcPr>
          <w:p w14:paraId="252B135E" w14:textId="77777777" w:rsidR="00686B91" w:rsidRPr="007E7D05" w:rsidRDefault="00686B91" w:rsidP="00686B91">
            <w:pPr>
              <w:keepNext/>
              <w:spacing w:after="160" w:line="259" w:lineRule="auto"/>
              <w:jc w:val="both"/>
              <w:rPr>
                <w:ins w:id="791" w:author="Dell" w:date="2026-08-01T14:12:00Z"/>
                <w:color w:val="000000" w:themeColor="text1"/>
              </w:rPr>
            </w:pPr>
            <w:ins w:id="792" w:author="Dell" w:date="2026-08-01T14:12:00Z">
              <w:r w:rsidRPr="007E7D05">
                <w:rPr>
                  <w:color w:val="000000" w:themeColor="text1"/>
                </w:rPr>
                <w:t>0.000</w:t>
              </w:r>
            </w:ins>
          </w:p>
        </w:tc>
        <w:tc>
          <w:tcPr>
            <w:tcW w:w="0" w:type="auto"/>
            <w:hideMark/>
          </w:tcPr>
          <w:p w14:paraId="0092C5D5" w14:textId="77777777" w:rsidR="00686B91" w:rsidRPr="007E7D05" w:rsidRDefault="00686B91" w:rsidP="00686B91">
            <w:pPr>
              <w:keepNext/>
              <w:spacing w:after="160" w:line="259" w:lineRule="auto"/>
              <w:jc w:val="both"/>
              <w:rPr>
                <w:ins w:id="793" w:author="Dell" w:date="2026-08-01T14:12:00Z"/>
                <w:color w:val="000000" w:themeColor="text1"/>
              </w:rPr>
            </w:pPr>
            <w:ins w:id="794" w:author="Dell" w:date="2026-08-01T14:12:00Z">
              <w:r w:rsidRPr="007E7D05">
                <w:rPr>
                  <w:color w:val="000000" w:themeColor="text1"/>
                </w:rPr>
                <w:t>-1.768</w:t>
              </w:r>
            </w:ins>
          </w:p>
        </w:tc>
        <w:tc>
          <w:tcPr>
            <w:tcW w:w="0" w:type="auto"/>
            <w:hideMark/>
          </w:tcPr>
          <w:p w14:paraId="19BC3733" w14:textId="77777777" w:rsidR="00686B91" w:rsidRPr="007E7D05" w:rsidRDefault="00686B91" w:rsidP="00686B91">
            <w:pPr>
              <w:keepNext/>
              <w:spacing w:after="160" w:line="259" w:lineRule="auto"/>
              <w:jc w:val="both"/>
              <w:rPr>
                <w:ins w:id="795" w:author="Dell" w:date="2026-08-01T14:12:00Z"/>
                <w:color w:val="000000" w:themeColor="text1"/>
              </w:rPr>
            </w:pPr>
            <w:ins w:id="796" w:author="Dell" w:date="2026-08-01T14:12:00Z">
              <w:r w:rsidRPr="007E7D05">
                <w:rPr>
                  <w:color w:val="000000" w:themeColor="text1"/>
                </w:rPr>
                <w:t>0.396</w:t>
              </w:r>
            </w:ins>
          </w:p>
        </w:tc>
        <w:tc>
          <w:tcPr>
            <w:tcW w:w="0" w:type="auto"/>
            <w:hideMark/>
          </w:tcPr>
          <w:p w14:paraId="649E698E" w14:textId="77777777" w:rsidR="00686B91" w:rsidRPr="007E7D05" w:rsidRDefault="00686B91" w:rsidP="00686B91">
            <w:pPr>
              <w:keepNext/>
              <w:spacing w:after="160" w:line="259" w:lineRule="auto"/>
              <w:jc w:val="both"/>
              <w:rPr>
                <w:ins w:id="797" w:author="Dell" w:date="2026-08-01T14:12:00Z"/>
                <w:color w:val="000000" w:themeColor="text1"/>
              </w:rPr>
            </w:pPr>
            <w:ins w:id="798" w:author="Dell" w:date="2026-08-01T14:12:00Z">
              <w:r w:rsidRPr="007E7D05">
                <w:rPr>
                  <w:color w:val="000000" w:themeColor="text1"/>
                </w:rPr>
                <w:t>0.628</w:t>
              </w:r>
            </w:ins>
          </w:p>
        </w:tc>
        <w:tc>
          <w:tcPr>
            <w:tcW w:w="0" w:type="auto"/>
            <w:hideMark/>
          </w:tcPr>
          <w:p w14:paraId="2C44639C" w14:textId="77777777" w:rsidR="00686B91" w:rsidRPr="007E7D05" w:rsidRDefault="00686B91" w:rsidP="00686B91">
            <w:pPr>
              <w:keepNext/>
              <w:spacing w:after="160" w:line="259" w:lineRule="auto"/>
              <w:jc w:val="both"/>
              <w:rPr>
                <w:ins w:id="799" w:author="Dell" w:date="2026-08-01T14:12:00Z"/>
                <w:color w:val="000000" w:themeColor="text1"/>
              </w:rPr>
            </w:pPr>
            <w:ins w:id="800" w:author="Dell" w:date="2026-08-01T14:12:00Z">
              <w:r w:rsidRPr="007E7D05">
                <w:rPr>
                  <w:color w:val="000000" w:themeColor="text1"/>
                </w:rPr>
                <w:t>0.020</w:t>
              </w:r>
            </w:ins>
          </w:p>
        </w:tc>
        <w:tc>
          <w:tcPr>
            <w:tcW w:w="0" w:type="auto"/>
            <w:hideMark/>
          </w:tcPr>
          <w:p w14:paraId="56AE32EF" w14:textId="77777777" w:rsidR="00686B91" w:rsidRPr="007E7D05" w:rsidRDefault="00686B91" w:rsidP="00686B91">
            <w:pPr>
              <w:keepNext/>
              <w:spacing w:after="160" w:line="259" w:lineRule="auto"/>
              <w:jc w:val="both"/>
              <w:rPr>
                <w:ins w:id="801" w:author="Dell" w:date="2026-08-01T14:12:00Z"/>
                <w:color w:val="000000" w:themeColor="text1"/>
              </w:rPr>
            </w:pPr>
            <w:ins w:id="802" w:author="Dell" w:date="2026-08-01T14:12:00Z">
              <w:r w:rsidRPr="007E7D05">
                <w:rPr>
                  <w:color w:val="000000" w:themeColor="text1"/>
                </w:rPr>
                <w:t>Mixed Evidence</w:t>
              </w:r>
            </w:ins>
          </w:p>
        </w:tc>
      </w:tr>
      <w:tr w:rsidR="007E7D05" w:rsidRPr="007E7D05" w14:paraId="14C44D51" w14:textId="77777777" w:rsidTr="00686B91">
        <w:trPr>
          <w:ins w:id="803" w:author="Dell" w:date="2026-08-01T14:12:00Z"/>
        </w:trPr>
        <w:tc>
          <w:tcPr>
            <w:tcW w:w="0" w:type="auto"/>
            <w:hideMark/>
          </w:tcPr>
          <w:p w14:paraId="2E1DFFA7" w14:textId="77777777" w:rsidR="00686B91" w:rsidRPr="007E7D05" w:rsidRDefault="00686B91" w:rsidP="00686B91">
            <w:pPr>
              <w:keepNext/>
              <w:spacing w:after="160" w:line="259" w:lineRule="auto"/>
              <w:jc w:val="both"/>
              <w:rPr>
                <w:ins w:id="804" w:author="Dell" w:date="2026-08-01T14:12:00Z"/>
                <w:color w:val="000000" w:themeColor="text1"/>
              </w:rPr>
            </w:pPr>
            <w:ins w:id="805" w:author="Dell" w:date="2026-08-01T14:12:00Z">
              <w:r w:rsidRPr="007E7D05">
                <w:rPr>
                  <w:color w:val="000000" w:themeColor="text1"/>
                </w:rPr>
                <w:t>Mobile</w:t>
              </w:r>
            </w:ins>
          </w:p>
        </w:tc>
        <w:tc>
          <w:tcPr>
            <w:tcW w:w="0" w:type="auto"/>
            <w:hideMark/>
          </w:tcPr>
          <w:p w14:paraId="4FE57F03" w14:textId="77777777" w:rsidR="00686B91" w:rsidRPr="007E7D05" w:rsidRDefault="00686B91" w:rsidP="00686B91">
            <w:pPr>
              <w:keepNext/>
              <w:spacing w:after="160" w:line="259" w:lineRule="auto"/>
              <w:jc w:val="both"/>
              <w:rPr>
                <w:ins w:id="806" w:author="Dell" w:date="2026-08-01T14:12:00Z"/>
                <w:color w:val="000000" w:themeColor="text1"/>
              </w:rPr>
            </w:pPr>
            <w:ins w:id="807" w:author="Dell" w:date="2026-08-01T14:12:00Z">
              <w:r w:rsidRPr="007E7D05">
                <w:rPr>
                  <w:color w:val="000000" w:themeColor="text1"/>
                </w:rPr>
                <w:t>First Difference</w:t>
              </w:r>
            </w:ins>
          </w:p>
        </w:tc>
        <w:tc>
          <w:tcPr>
            <w:tcW w:w="0" w:type="auto"/>
            <w:hideMark/>
          </w:tcPr>
          <w:p w14:paraId="32466BA9" w14:textId="77777777" w:rsidR="00686B91" w:rsidRPr="007E7D05" w:rsidRDefault="00686B91" w:rsidP="00686B91">
            <w:pPr>
              <w:keepNext/>
              <w:spacing w:after="160" w:line="259" w:lineRule="auto"/>
              <w:jc w:val="both"/>
              <w:rPr>
                <w:ins w:id="808" w:author="Dell" w:date="2026-08-01T14:12:00Z"/>
                <w:color w:val="000000" w:themeColor="text1"/>
              </w:rPr>
            </w:pPr>
            <w:ins w:id="809" w:author="Dell" w:date="2026-08-01T14:12:00Z">
              <w:r w:rsidRPr="007E7D05">
                <w:rPr>
                  <w:color w:val="000000" w:themeColor="text1"/>
                </w:rPr>
                <w:t>-1.844</w:t>
              </w:r>
            </w:ins>
          </w:p>
        </w:tc>
        <w:tc>
          <w:tcPr>
            <w:tcW w:w="0" w:type="auto"/>
            <w:hideMark/>
          </w:tcPr>
          <w:p w14:paraId="529CF681" w14:textId="77777777" w:rsidR="00686B91" w:rsidRPr="007E7D05" w:rsidRDefault="00686B91" w:rsidP="00686B91">
            <w:pPr>
              <w:keepNext/>
              <w:spacing w:after="160" w:line="259" w:lineRule="auto"/>
              <w:jc w:val="both"/>
              <w:rPr>
                <w:ins w:id="810" w:author="Dell" w:date="2026-08-01T14:12:00Z"/>
                <w:color w:val="000000" w:themeColor="text1"/>
              </w:rPr>
            </w:pPr>
            <w:ins w:id="811" w:author="Dell" w:date="2026-08-01T14:12:00Z">
              <w:r w:rsidRPr="007E7D05">
                <w:rPr>
                  <w:color w:val="000000" w:themeColor="text1"/>
                </w:rPr>
                <w:t>0.359</w:t>
              </w:r>
            </w:ins>
          </w:p>
        </w:tc>
        <w:tc>
          <w:tcPr>
            <w:tcW w:w="0" w:type="auto"/>
            <w:hideMark/>
          </w:tcPr>
          <w:p w14:paraId="6AA990F9" w14:textId="77777777" w:rsidR="00686B91" w:rsidRPr="007E7D05" w:rsidRDefault="00686B91" w:rsidP="00686B91">
            <w:pPr>
              <w:keepNext/>
              <w:spacing w:after="160" w:line="259" w:lineRule="auto"/>
              <w:jc w:val="both"/>
              <w:rPr>
                <w:ins w:id="812" w:author="Dell" w:date="2026-08-01T14:12:00Z"/>
                <w:color w:val="000000" w:themeColor="text1"/>
              </w:rPr>
            </w:pPr>
            <w:ins w:id="813" w:author="Dell" w:date="2026-08-01T14:12:00Z">
              <w:r w:rsidRPr="007E7D05">
                <w:rPr>
                  <w:color w:val="000000" w:themeColor="text1"/>
                </w:rPr>
                <w:t>-0.486</w:t>
              </w:r>
            </w:ins>
          </w:p>
        </w:tc>
        <w:tc>
          <w:tcPr>
            <w:tcW w:w="0" w:type="auto"/>
            <w:hideMark/>
          </w:tcPr>
          <w:p w14:paraId="062B7FB2" w14:textId="77777777" w:rsidR="00686B91" w:rsidRPr="007E7D05" w:rsidRDefault="00686B91" w:rsidP="00686B91">
            <w:pPr>
              <w:keepNext/>
              <w:spacing w:after="160" w:line="259" w:lineRule="auto"/>
              <w:jc w:val="both"/>
              <w:rPr>
                <w:ins w:id="814" w:author="Dell" w:date="2026-08-01T14:12:00Z"/>
                <w:color w:val="000000" w:themeColor="text1"/>
              </w:rPr>
            </w:pPr>
            <w:ins w:id="815" w:author="Dell" w:date="2026-08-01T14:12:00Z">
              <w:r w:rsidRPr="007E7D05">
                <w:rPr>
                  <w:color w:val="000000" w:themeColor="text1"/>
                </w:rPr>
                <w:t>0.895</w:t>
              </w:r>
            </w:ins>
          </w:p>
        </w:tc>
        <w:tc>
          <w:tcPr>
            <w:tcW w:w="0" w:type="auto"/>
            <w:hideMark/>
          </w:tcPr>
          <w:p w14:paraId="4DCE7DF8" w14:textId="77777777" w:rsidR="00686B91" w:rsidRPr="007E7D05" w:rsidRDefault="00686B91" w:rsidP="00686B91">
            <w:pPr>
              <w:keepNext/>
              <w:spacing w:after="160" w:line="259" w:lineRule="auto"/>
              <w:jc w:val="both"/>
              <w:rPr>
                <w:ins w:id="816" w:author="Dell" w:date="2026-08-01T14:12:00Z"/>
                <w:color w:val="000000" w:themeColor="text1"/>
              </w:rPr>
            </w:pPr>
            <w:ins w:id="817" w:author="Dell" w:date="2026-08-01T14:12:00Z">
              <w:r w:rsidRPr="007E7D05">
                <w:rPr>
                  <w:color w:val="000000" w:themeColor="text1"/>
                </w:rPr>
                <w:t>0.597</w:t>
              </w:r>
            </w:ins>
          </w:p>
        </w:tc>
        <w:tc>
          <w:tcPr>
            <w:tcW w:w="0" w:type="auto"/>
            <w:hideMark/>
          </w:tcPr>
          <w:p w14:paraId="05C376AD" w14:textId="77777777" w:rsidR="00686B91" w:rsidRPr="007E7D05" w:rsidRDefault="00686B91" w:rsidP="00686B91">
            <w:pPr>
              <w:keepNext/>
              <w:spacing w:after="160" w:line="259" w:lineRule="auto"/>
              <w:jc w:val="both"/>
              <w:rPr>
                <w:ins w:id="818" w:author="Dell" w:date="2026-08-01T14:12:00Z"/>
                <w:color w:val="000000" w:themeColor="text1"/>
              </w:rPr>
            </w:pPr>
            <w:ins w:id="819" w:author="Dell" w:date="2026-08-01T14:12:00Z">
              <w:r w:rsidRPr="007E7D05">
                <w:rPr>
                  <w:color w:val="000000" w:themeColor="text1"/>
                </w:rPr>
                <w:t>0.023</w:t>
              </w:r>
            </w:ins>
          </w:p>
        </w:tc>
        <w:tc>
          <w:tcPr>
            <w:tcW w:w="0" w:type="auto"/>
            <w:hideMark/>
          </w:tcPr>
          <w:p w14:paraId="36AC8DAF" w14:textId="77777777" w:rsidR="00686B91" w:rsidRPr="007E7D05" w:rsidRDefault="00686B91" w:rsidP="00686B91">
            <w:pPr>
              <w:keepNext/>
              <w:spacing w:after="160" w:line="259" w:lineRule="auto"/>
              <w:jc w:val="both"/>
              <w:rPr>
                <w:ins w:id="820" w:author="Dell" w:date="2026-08-01T14:12:00Z"/>
                <w:color w:val="000000" w:themeColor="text1"/>
              </w:rPr>
            </w:pPr>
            <w:ins w:id="821" w:author="Dell" w:date="2026-08-01T14:12:00Z">
              <w:r w:rsidRPr="007E7D05">
                <w:rPr>
                  <w:color w:val="000000" w:themeColor="text1"/>
                </w:rPr>
                <w:t>Non-Stationary</w:t>
              </w:r>
            </w:ins>
          </w:p>
        </w:tc>
      </w:tr>
      <w:tr w:rsidR="007E7D05" w:rsidRPr="007E7D05" w14:paraId="3453BC97" w14:textId="77777777" w:rsidTr="00686B91">
        <w:trPr>
          <w:ins w:id="822" w:author="Dell" w:date="2026-08-01T14:12:00Z"/>
        </w:trPr>
        <w:tc>
          <w:tcPr>
            <w:tcW w:w="0" w:type="auto"/>
            <w:hideMark/>
          </w:tcPr>
          <w:p w14:paraId="49D6CEA1" w14:textId="77777777" w:rsidR="00686B91" w:rsidRPr="007E7D05" w:rsidRDefault="00686B91" w:rsidP="00686B91">
            <w:pPr>
              <w:keepNext/>
              <w:spacing w:after="160" w:line="259" w:lineRule="auto"/>
              <w:jc w:val="both"/>
              <w:rPr>
                <w:ins w:id="823" w:author="Dell" w:date="2026-08-01T14:12:00Z"/>
                <w:color w:val="000000" w:themeColor="text1"/>
              </w:rPr>
            </w:pPr>
            <w:ins w:id="824" w:author="Dell" w:date="2026-08-01T14:12:00Z">
              <w:r w:rsidRPr="007E7D05">
                <w:rPr>
                  <w:color w:val="000000" w:themeColor="text1"/>
                </w:rPr>
                <w:t>ICT Exports</w:t>
              </w:r>
            </w:ins>
          </w:p>
        </w:tc>
        <w:tc>
          <w:tcPr>
            <w:tcW w:w="0" w:type="auto"/>
            <w:hideMark/>
          </w:tcPr>
          <w:p w14:paraId="50C1C4CA" w14:textId="77777777" w:rsidR="00686B91" w:rsidRPr="007E7D05" w:rsidRDefault="00686B91" w:rsidP="00686B91">
            <w:pPr>
              <w:keepNext/>
              <w:spacing w:after="160" w:line="259" w:lineRule="auto"/>
              <w:jc w:val="both"/>
              <w:rPr>
                <w:ins w:id="825" w:author="Dell" w:date="2026-08-01T14:12:00Z"/>
                <w:color w:val="000000" w:themeColor="text1"/>
              </w:rPr>
            </w:pPr>
            <w:ins w:id="826" w:author="Dell" w:date="2026-08-01T14:12:00Z">
              <w:r w:rsidRPr="007E7D05">
                <w:rPr>
                  <w:color w:val="000000" w:themeColor="text1"/>
                </w:rPr>
                <w:t>Level</w:t>
              </w:r>
            </w:ins>
          </w:p>
        </w:tc>
        <w:tc>
          <w:tcPr>
            <w:tcW w:w="0" w:type="auto"/>
            <w:hideMark/>
          </w:tcPr>
          <w:p w14:paraId="34A74C1B" w14:textId="77777777" w:rsidR="00686B91" w:rsidRPr="007E7D05" w:rsidRDefault="00686B91" w:rsidP="00686B91">
            <w:pPr>
              <w:keepNext/>
              <w:spacing w:after="160" w:line="259" w:lineRule="auto"/>
              <w:jc w:val="both"/>
              <w:rPr>
                <w:ins w:id="827" w:author="Dell" w:date="2026-08-01T14:12:00Z"/>
                <w:color w:val="000000" w:themeColor="text1"/>
              </w:rPr>
            </w:pPr>
            <w:ins w:id="828" w:author="Dell" w:date="2026-08-01T14:12:00Z">
              <w:r w:rsidRPr="007E7D05">
                <w:rPr>
                  <w:color w:val="000000" w:themeColor="text1"/>
                </w:rPr>
                <w:t>-1.164</w:t>
              </w:r>
            </w:ins>
          </w:p>
        </w:tc>
        <w:tc>
          <w:tcPr>
            <w:tcW w:w="0" w:type="auto"/>
            <w:hideMark/>
          </w:tcPr>
          <w:p w14:paraId="111F6FAB" w14:textId="77777777" w:rsidR="00686B91" w:rsidRPr="007E7D05" w:rsidRDefault="00686B91" w:rsidP="00686B91">
            <w:pPr>
              <w:keepNext/>
              <w:spacing w:after="160" w:line="259" w:lineRule="auto"/>
              <w:jc w:val="both"/>
              <w:rPr>
                <w:ins w:id="829" w:author="Dell" w:date="2026-08-01T14:12:00Z"/>
                <w:color w:val="000000" w:themeColor="text1"/>
              </w:rPr>
            </w:pPr>
            <w:ins w:id="830" w:author="Dell" w:date="2026-08-01T14:12:00Z">
              <w:r w:rsidRPr="007E7D05">
                <w:rPr>
                  <w:color w:val="000000" w:themeColor="text1"/>
                </w:rPr>
                <w:t>0.689</w:t>
              </w:r>
            </w:ins>
          </w:p>
        </w:tc>
        <w:tc>
          <w:tcPr>
            <w:tcW w:w="0" w:type="auto"/>
            <w:hideMark/>
          </w:tcPr>
          <w:p w14:paraId="7E0BAE03" w14:textId="77777777" w:rsidR="00686B91" w:rsidRPr="007E7D05" w:rsidRDefault="00686B91" w:rsidP="00686B91">
            <w:pPr>
              <w:keepNext/>
              <w:spacing w:after="160" w:line="259" w:lineRule="auto"/>
              <w:jc w:val="both"/>
              <w:rPr>
                <w:ins w:id="831" w:author="Dell" w:date="2026-08-01T14:12:00Z"/>
                <w:color w:val="000000" w:themeColor="text1"/>
              </w:rPr>
            </w:pPr>
            <w:ins w:id="832" w:author="Dell" w:date="2026-08-01T14:12:00Z">
              <w:r w:rsidRPr="007E7D05">
                <w:rPr>
                  <w:color w:val="000000" w:themeColor="text1"/>
                </w:rPr>
                <w:t>-1.245</w:t>
              </w:r>
            </w:ins>
          </w:p>
        </w:tc>
        <w:tc>
          <w:tcPr>
            <w:tcW w:w="0" w:type="auto"/>
            <w:hideMark/>
          </w:tcPr>
          <w:p w14:paraId="211FA074" w14:textId="77777777" w:rsidR="00686B91" w:rsidRPr="007E7D05" w:rsidRDefault="00686B91" w:rsidP="00686B91">
            <w:pPr>
              <w:keepNext/>
              <w:spacing w:after="160" w:line="259" w:lineRule="auto"/>
              <w:jc w:val="both"/>
              <w:rPr>
                <w:ins w:id="833" w:author="Dell" w:date="2026-08-01T14:12:00Z"/>
                <w:color w:val="000000" w:themeColor="text1"/>
              </w:rPr>
            </w:pPr>
            <w:ins w:id="834" w:author="Dell" w:date="2026-08-01T14:12:00Z">
              <w:r w:rsidRPr="007E7D05">
                <w:rPr>
                  <w:color w:val="000000" w:themeColor="text1"/>
                </w:rPr>
                <w:t>0.654</w:t>
              </w:r>
            </w:ins>
          </w:p>
        </w:tc>
        <w:tc>
          <w:tcPr>
            <w:tcW w:w="0" w:type="auto"/>
            <w:hideMark/>
          </w:tcPr>
          <w:p w14:paraId="555B4341" w14:textId="77777777" w:rsidR="00686B91" w:rsidRPr="007E7D05" w:rsidRDefault="00686B91" w:rsidP="00686B91">
            <w:pPr>
              <w:keepNext/>
              <w:spacing w:after="160" w:line="259" w:lineRule="auto"/>
              <w:jc w:val="both"/>
              <w:rPr>
                <w:ins w:id="835" w:author="Dell" w:date="2026-08-01T14:12:00Z"/>
                <w:color w:val="000000" w:themeColor="text1"/>
              </w:rPr>
            </w:pPr>
            <w:ins w:id="836" w:author="Dell" w:date="2026-08-01T14:12:00Z">
              <w:r w:rsidRPr="007E7D05">
                <w:rPr>
                  <w:color w:val="000000" w:themeColor="text1"/>
                </w:rPr>
                <w:t>0.160</w:t>
              </w:r>
            </w:ins>
          </w:p>
        </w:tc>
        <w:tc>
          <w:tcPr>
            <w:tcW w:w="0" w:type="auto"/>
            <w:hideMark/>
          </w:tcPr>
          <w:p w14:paraId="292FE889" w14:textId="77777777" w:rsidR="00686B91" w:rsidRPr="007E7D05" w:rsidRDefault="00686B91" w:rsidP="00686B91">
            <w:pPr>
              <w:keepNext/>
              <w:spacing w:after="160" w:line="259" w:lineRule="auto"/>
              <w:jc w:val="both"/>
              <w:rPr>
                <w:ins w:id="837" w:author="Dell" w:date="2026-08-01T14:12:00Z"/>
                <w:color w:val="000000" w:themeColor="text1"/>
              </w:rPr>
            </w:pPr>
            <w:ins w:id="838" w:author="Dell" w:date="2026-08-01T14:12:00Z">
              <w:r w:rsidRPr="007E7D05">
                <w:rPr>
                  <w:color w:val="000000" w:themeColor="text1"/>
                </w:rPr>
                <w:t>0.100</w:t>
              </w:r>
            </w:ins>
          </w:p>
        </w:tc>
        <w:tc>
          <w:tcPr>
            <w:tcW w:w="0" w:type="auto"/>
            <w:hideMark/>
          </w:tcPr>
          <w:p w14:paraId="2DF89408" w14:textId="77777777" w:rsidR="00686B91" w:rsidRPr="007E7D05" w:rsidRDefault="00686B91" w:rsidP="00686B91">
            <w:pPr>
              <w:keepNext/>
              <w:spacing w:after="160" w:line="259" w:lineRule="auto"/>
              <w:jc w:val="both"/>
              <w:rPr>
                <w:ins w:id="839" w:author="Dell" w:date="2026-08-01T14:12:00Z"/>
                <w:color w:val="000000" w:themeColor="text1"/>
              </w:rPr>
            </w:pPr>
            <w:ins w:id="840" w:author="Dell" w:date="2026-08-01T14:12:00Z">
              <w:r w:rsidRPr="007E7D05">
                <w:rPr>
                  <w:color w:val="000000" w:themeColor="text1"/>
                </w:rPr>
                <w:t>Mixed Evidence</w:t>
              </w:r>
            </w:ins>
          </w:p>
        </w:tc>
      </w:tr>
      <w:tr w:rsidR="007E7D05" w:rsidRPr="007E7D05" w14:paraId="323D86E5" w14:textId="77777777" w:rsidTr="00686B91">
        <w:trPr>
          <w:ins w:id="841" w:author="Dell" w:date="2026-08-01T14:12:00Z"/>
        </w:trPr>
        <w:tc>
          <w:tcPr>
            <w:tcW w:w="0" w:type="auto"/>
            <w:hideMark/>
          </w:tcPr>
          <w:p w14:paraId="0B76C3DA" w14:textId="77777777" w:rsidR="00686B91" w:rsidRPr="007E7D05" w:rsidRDefault="00686B91" w:rsidP="00686B91">
            <w:pPr>
              <w:keepNext/>
              <w:spacing w:after="160" w:line="259" w:lineRule="auto"/>
              <w:jc w:val="both"/>
              <w:rPr>
                <w:ins w:id="842" w:author="Dell" w:date="2026-08-01T14:12:00Z"/>
                <w:color w:val="000000" w:themeColor="text1"/>
              </w:rPr>
            </w:pPr>
            <w:ins w:id="843" w:author="Dell" w:date="2026-08-01T14:12:00Z">
              <w:r w:rsidRPr="007E7D05">
                <w:rPr>
                  <w:color w:val="000000" w:themeColor="text1"/>
                </w:rPr>
                <w:t>ICT Exports</w:t>
              </w:r>
            </w:ins>
          </w:p>
        </w:tc>
        <w:tc>
          <w:tcPr>
            <w:tcW w:w="0" w:type="auto"/>
            <w:hideMark/>
          </w:tcPr>
          <w:p w14:paraId="66443140" w14:textId="77777777" w:rsidR="00686B91" w:rsidRPr="007E7D05" w:rsidRDefault="00686B91" w:rsidP="00686B91">
            <w:pPr>
              <w:keepNext/>
              <w:spacing w:after="160" w:line="259" w:lineRule="auto"/>
              <w:jc w:val="both"/>
              <w:rPr>
                <w:ins w:id="844" w:author="Dell" w:date="2026-08-01T14:12:00Z"/>
                <w:color w:val="000000" w:themeColor="text1"/>
              </w:rPr>
            </w:pPr>
            <w:ins w:id="845" w:author="Dell" w:date="2026-08-01T14:12:00Z">
              <w:r w:rsidRPr="007E7D05">
                <w:rPr>
                  <w:color w:val="000000" w:themeColor="text1"/>
                </w:rPr>
                <w:t>First Difference</w:t>
              </w:r>
            </w:ins>
          </w:p>
        </w:tc>
        <w:tc>
          <w:tcPr>
            <w:tcW w:w="0" w:type="auto"/>
            <w:hideMark/>
          </w:tcPr>
          <w:p w14:paraId="612240C9" w14:textId="77777777" w:rsidR="00686B91" w:rsidRPr="007E7D05" w:rsidRDefault="00686B91" w:rsidP="00686B91">
            <w:pPr>
              <w:keepNext/>
              <w:spacing w:after="160" w:line="259" w:lineRule="auto"/>
              <w:jc w:val="both"/>
              <w:rPr>
                <w:ins w:id="846" w:author="Dell" w:date="2026-08-01T14:12:00Z"/>
                <w:color w:val="000000" w:themeColor="text1"/>
              </w:rPr>
            </w:pPr>
            <w:ins w:id="847" w:author="Dell" w:date="2026-08-01T14:12:00Z">
              <w:r w:rsidRPr="007E7D05">
                <w:rPr>
                  <w:color w:val="000000" w:themeColor="text1"/>
                </w:rPr>
                <w:t>-2.921</w:t>
              </w:r>
            </w:ins>
          </w:p>
        </w:tc>
        <w:tc>
          <w:tcPr>
            <w:tcW w:w="0" w:type="auto"/>
            <w:hideMark/>
          </w:tcPr>
          <w:p w14:paraId="7A1C455E" w14:textId="77777777" w:rsidR="00686B91" w:rsidRPr="007E7D05" w:rsidRDefault="00686B91" w:rsidP="00686B91">
            <w:pPr>
              <w:keepNext/>
              <w:spacing w:after="160" w:line="259" w:lineRule="auto"/>
              <w:jc w:val="both"/>
              <w:rPr>
                <w:ins w:id="848" w:author="Dell" w:date="2026-08-01T14:12:00Z"/>
                <w:color w:val="000000" w:themeColor="text1"/>
              </w:rPr>
            </w:pPr>
            <w:ins w:id="849" w:author="Dell" w:date="2026-08-01T14:12:00Z">
              <w:r w:rsidRPr="007E7D05">
                <w:rPr>
                  <w:color w:val="000000" w:themeColor="text1"/>
                </w:rPr>
                <w:t>0.043</w:t>
              </w:r>
            </w:ins>
          </w:p>
        </w:tc>
        <w:tc>
          <w:tcPr>
            <w:tcW w:w="0" w:type="auto"/>
            <w:hideMark/>
          </w:tcPr>
          <w:p w14:paraId="299E2BFF" w14:textId="77777777" w:rsidR="00686B91" w:rsidRPr="007E7D05" w:rsidRDefault="00686B91" w:rsidP="00686B91">
            <w:pPr>
              <w:keepNext/>
              <w:spacing w:after="160" w:line="259" w:lineRule="auto"/>
              <w:jc w:val="both"/>
              <w:rPr>
                <w:ins w:id="850" w:author="Dell" w:date="2026-08-01T14:12:00Z"/>
                <w:color w:val="000000" w:themeColor="text1"/>
              </w:rPr>
            </w:pPr>
            <w:ins w:id="851" w:author="Dell" w:date="2026-08-01T14:12:00Z">
              <w:r w:rsidRPr="007E7D05">
                <w:rPr>
                  <w:color w:val="000000" w:themeColor="text1"/>
                </w:rPr>
                <w:t>-2.376</w:t>
              </w:r>
            </w:ins>
          </w:p>
        </w:tc>
        <w:tc>
          <w:tcPr>
            <w:tcW w:w="0" w:type="auto"/>
            <w:hideMark/>
          </w:tcPr>
          <w:p w14:paraId="340AB16D" w14:textId="77777777" w:rsidR="00686B91" w:rsidRPr="007E7D05" w:rsidRDefault="00686B91" w:rsidP="00686B91">
            <w:pPr>
              <w:keepNext/>
              <w:spacing w:after="160" w:line="259" w:lineRule="auto"/>
              <w:jc w:val="both"/>
              <w:rPr>
                <w:ins w:id="852" w:author="Dell" w:date="2026-08-01T14:12:00Z"/>
                <w:color w:val="000000" w:themeColor="text1"/>
              </w:rPr>
            </w:pPr>
            <w:ins w:id="853" w:author="Dell" w:date="2026-08-01T14:12:00Z">
              <w:r w:rsidRPr="007E7D05">
                <w:rPr>
                  <w:color w:val="000000" w:themeColor="text1"/>
                </w:rPr>
                <w:t>0.149</w:t>
              </w:r>
            </w:ins>
          </w:p>
        </w:tc>
        <w:tc>
          <w:tcPr>
            <w:tcW w:w="0" w:type="auto"/>
            <w:hideMark/>
          </w:tcPr>
          <w:p w14:paraId="194569A2" w14:textId="77777777" w:rsidR="00686B91" w:rsidRPr="007E7D05" w:rsidRDefault="00686B91" w:rsidP="00686B91">
            <w:pPr>
              <w:keepNext/>
              <w:spacing w:after="160" w:line="259" w:lineRule="auto"/>
              <w:jc w:val="both"/>
              <w:rPr>
                <w:ins w:id="854" w:author="Dell" w:date="2026-08-01T14:12:00Z"/>
                <w:color w:val="000000" w:themeColor="text1"/>
              </w:rPr>
            </w:pPr>
            <w:ins w:id="855" w:author="Dell" w:date="2026-08-01T14:12:00Z">
              <w:r w:rsidRPr="007E7D05">
                <w:rPr>
                  <w:color w:val="000000" w:themeColor="text1"/>
                </w:rPr>
                <w:t>0.204</w:t>
              </w:r>
            </w:ins>
          </w:p>
        </w:tc>
        <w:tc>
          <w:tcPr>
            <w:tcW w:w="0" w:type="auto"/>
            <w:hideMark/>
          </w:tcPr>
          <w:p w14:paraId="16F226D3" w14:textId="77777777" w:rsidR="00686B91" w:rsidRPr="007E7D05" w:rsidRDefault="00686B91" w:rsidP="00686B91">
            <w:pPr>
              <w:keepNext/>
              <w:spacing w:after="160" w:line="259" w:lineRule="auto"/>
              <w:jc w:val="both"/>
              <w:rPr>
                <w:ins w:id="856" w:author="Dell" w:date="2026-08-01T14:12:00Z"/>
                <w:color w:val="000000" w:themeColor="text1"/>
              </w:rPr>
            </w:pPr>
            <w:ins w:id="857" w:author="Dell" w:date="2026-08-01T14:12:00Z">
              <w:r w:rsidRPr="007E7D05">
                <w:rPr>
                  <w:color w:val="000000" w:themeColor="text1"/>
                </w:rPr>
                <w:t>0.100</w:t>
              </w:r>
            </w:ins>
          </w:p>
        </w:tc>
        <w:tc>
          <w:tcPr>
            <w:tcW w:w="0" w:type="auto"/>
            <w:hideMark/>
          </w:tcPr>
          <w:p w14:paraId="62C81E41" w14:textId="77777777" w:rsidR="00686B91" w:rsidRPr="007E7D05" w:rsidRDefault="00686B91" w:rsidP="00686B91">
            <w:pPr>
              <w:keepNext/>
              <w:spacing w:after="160" w:line="259" w:lineRule="auto"/>
              <w:jc w:val="both"/>
              <w:rPr>
                <w:ins w:id="858" w:author="Dell" w:date="2026-08-01T14:12:00Z"/>
                <w:color w:val="000000" w:themeColor="text1"/>
              </w:rPr>
            </w:pPr>
            <w:ins w:id="859" w:author="Dell" w:date="2026-08-01T14:12:00Z">
              <w:r w:rsidRPr="007E7D05">
                <w:rPr>
                  <w:color w:val="000000" w:themeColor="text1"/>
                </w:rPr>
                <w:t>Mixed Evidence</w:t>
              </w:r>
            </w:ins>
          </w:p>
        </w:tc>
      </w:tr>
      <w:tr w:rsidR="007E7D05" w:rsidRPr="007E7D05" w14:paraId="5BC72E7B" w14:textId="77777777" w:rsidTr="00686B91">
        <w:trPr>
          <w:ins w:id="860" w:author="Dell" w:date="2026-08-01T14:12:00Z"/>
        </w:trPr>
        <w:tc>
          <w:tcPr>
            <w:tcW w:w="0" w:type="auto"/>
            <w:hideMark/>
          </w:tcPr>
          <w:p w14:paraId="7D6CCC84" w14:textId="77777777" w:rsidR="00686B91" w:rsidRPr="007E7D05" w:rsidRDefault="00686B91" w:rsidP="00686B91">
            <w:pPr>
              <w:keepNext/>
              <w:spacing w:after="160" w:line="259" w:lineRule="auto"/>
              <w:jc w:val="both"/>
              <w:rPr>
                <w:ins w:id="861" w:author="Dell" w:date="2026-08-01T14:12:00Z"/>
                <w:color w:val="000000" w:themeColor="text1"/>
              </w:rPr>
            </w:pPr>
            <w:ins w:id="862" w:author="Dell" w:date="2026-08-01T14:12:00Z">
              <w:r w:rsidRPr="007E7D05">
                <w:rPr>
                  <w:color w:val="000000" w:themeColor="text1"/>
                </w:rPr>
                <w:t>Secure Servers</w:t>
              </w:r>
            </w:ins>
          </w:p>
        </w:tc>
        <w:tc>
          <w:tcPr>
            <w:tcW w:w="0" w:type="auto"/>
            <w:hideMark/>
          </w:tcPr>
          <w:p w14:paraId="51EECF2D" w14:textId="77777777" w:rsidR="00686B91" w:rsidRPr="007E7D05" w:rsidRDefault="00686B91" w:rsidP="00686B91">
            <w:pPr>
              <w:keepNext/>
              <w:spacing w:after="160" w:line="259" w:lineRule="auto"/>
              <w:jc w:val="both"/>
              <w:rPr>
                <w:ins w:id="863" w:author="Dell" w:date="2026-08-01T14:12:00Z"/>
                <w:color w:val="000000" w:themeColor="text1"/>
              </w:rPr>
            </w:pPr>
            <w:ins w:id="864" w:author="Dell" w:date="2026-08-01T14:12:00Z">
              <w:r w:rsidRPr="007E7D05">
                <w:rPr>
                  <w:color w:val="000000" w:themeColor="text1"/>
                </w:rPr>
                <w:t>Level</w:t>
              </w:r>
            </w:ins>
          </w:p>
        </w:tc>
        <w:tc>
          <w:tcPr>
            <w:tcW w:w="0" w:type="auto"/>
            <w:hideMark/>
          </w:tcPr>
          <w:p w14:paraId="518EC87D" w14:textId="77777777" w:rsidR="00686B91" w:rsidRPr="007E7D05" w:rsidRDefault="00686B91" w:rsidP="00686B91">
            <w:pPr>
              <w:keepNext/>
              <w:spacing w:after="160" w:line="259" w:lineRule="auto"/>
              <w:jc w:val="both"/>
              <w:rPr>
                <w:ins w:id="865" w:author="Dell" w:date="2026-08-01T14:12:00Z"/>
                <w:color w:val="000000" w:themeColor="text1"/>
              </w:rPr>
            </w:pPr>
            <w:ins w:id="866" w:author="Dell" w:date="2026-08-01T14:12:00Z">
              <w:r w:rsidRPr="007E7D05">
                <w:rPr>
                  <w:color w:val="000000" w:themeColor="text1"/>
                </w:rPr>
                <w:t>1.685</w:t>
              </w:r>
            </w:ins>
          </w:p>
        </w:tc>
        <w:tc>
          <w:tcPr>
            <w:tcW w:w="0" w:type="auto"/>
            <w:hideMark/>
          </w:tcPr>
          <w:p w14:paraId="6DAE46C3" w14:textId="77777777" w:rsidR="00686B91" w:rsidRPr="007E7D05" w:rsidRDefault="00686B91" w:rsidP="00686B91">
            <w:pPr>
              <w:keepNext/>
              <w:spacing w:after="160" w:line="259" w:lineRule="auto"/>
              <w:jc w:val="both"/>
              <w:rPr>
                <w:ins w:id="867" w:author="Dell" w:date="2026-08-01T14:12:00Z"/>
                <w:color w:val="000000" w:themeColor="text1"/>
              </w:rPr>
            </w:pPr>
            <w:ins w:id="868" w:author="Dell" w:date="2026-08-01T14:12:00Z">
              <w:r w:rsidRPr="007E7D05">
                <w:rPr>
                  <w:color w:val="000000" w:themeColor="text1"/>
                </w:rPr>
                <w:t>0.998</w:t>
              </w:r>
            </w:ins>
          </w:p>
        </w:tc>
        <w:tc>
          <w:tcPr>
            <w:tcW w:w="0" w:type="auto"/>
            <w:hideMark/>
          </w:tcPr>
          <w:p w14:paraId="51DDA17F" w14:textId="77777777" w:rsidR="00686B91" w:rsidRPr="007E7D05" w:rsidRDefault="00686B91" w:rsidP="00686B91">
            <w:pPr>
              <w:keepNext/>
              <w:spacing w:after="160" w:line="259" w:lineRule="auto"/>
              <w:jc w:val="both"/>
              <w:rPr>
                <w:ins w:id="869" w:author="Dell" w:date="2026-08-01T14:12:00Z"/>
                <w:color w:val="000000" w:themeColor="text1"/>
              </w:rPr>
            </w:pPr>
            <w:ins w:id="870" w:author="Dell" w:date="2026-08-01T14:12:00Z">
              <w:r w:rsidRPr="007E7D05">
                <w:rPr>
                  <w:color w:val="000000" w:themeColor="text1"/>
                </w:rPr>
                <w:t>0.768</w:t>
              </w:r>
            </w:ins>
          </w:p>
        </w:tc>
        <w:tc>
          <w:tcPr>
            <w:tcW w:w="0" w:type="auto"/>
            <w:hideMark/>
          </w:tcPr>
          <w:p w14:paraId="3E896C50" w14:textId="77777777" w:rsidR="00686B91" w:rsidRPr="007E7D05" w:rsidRDefault="00686B91" w:rsidP="00686B91">
            <w:pPr>
              <w:keepNext/>
              <w:spacing w:after="160" w:line="259" w:lineRule="auto"/>
              <w:jc w:val="both"/>
              <w:rPr>
                <w:ins w:id="871" w:author="Dell" w:date="2026-08-01T14:12:00Z"/>
                <w:color w:val="000000" w:themeColor="text1"/>
              </w:rPr>
            </w:pPr>
            <w:ins w:id="872" w:author="Dell" w:date="2026-08-01T14:12:00Z">
              <w:r w:rsidRPr="007E7D05">
                <w:rPr>
                  <w:color w:val="000000" w:themeColor="text1"/>
                </w:rPr>
                <w:t>0.991</w:t>
              </w:r>
            </w:ins>
          </w:p>
        </w:tc>
        <w:tc>
          <w:tcPr>
            <w:tcW w:w="0" w:type="auto"/>
            <w:hideMark/>
          </w:tcPr>
          <w:p w14:paraId="390D1779" w14:textId="77777777" w:rsidR="00686B91" w:rsidRPr="007E7D05" w:rsidRDefault="00686B91" w:rsidP="00686B91">
            <w:pPr>
              <w:keepNext/>
              <w:spacing w:after="160" w:line="259" w:lineRule="auto"/>
              <w:jc w:val="both"/>
              <w:rPr>
                <w:ins w:id="873" w:author="Dell" w:date="2026-08-01T14:12:00Z"/>
                <w:color w:val="000000" w:themeColor="text1"/>
              </w:rPr>
            </w:pPr>
            <w:ins w:id="874" w:author="Dell" w:date="2026-08-01T14:12:00Z">
              <w:r w:rsidRPr="007E7D05">
                <w:rPr>
                  <w:color w:val="000000" w:themeColor="text1"/>
                </w:rPr>
                <w:t>0.544</w:t>
              </w:r>
            </w:ins>
          </w:p>
        </w:tc>
        <w:tc>
          <w:tcPr>
            <w:tcW w:w="0" w:type="auto"/>
            <w:hideMark/>
          </w:tcPr>
          <w:p w14:paraId="464A51B3" w14:textId="77777777" w:rsidR="00686B91" w:rsidRPr="007E7D05" w:rsidRDefault="00686B91" w:rsidP="00686B91">
            <w:pPr>
              <w:keepNext/>
              <w:spacing w:after="160" w:line="259" w:lineRule="auto"/>
              <w:jc w:val="both"/>
              <w:rPr>
                <w:ins w:id="875" w:author="Dell" w:date="2026-08-01T14:12:00Z"/>
                <w:color w:val="000000" w:themeColor="text1"/>
              </w:rPr>
            </w:pPr>
            <w:ins w:id="876" w:author="Dell" w:date="2026-08-01T14:12:00Z">
              <w:r w:rsidRPr="007E7D05">
                <w:rPr>
                  <w:color w:val="000000" w:themeColor="text1"/>
                </w:rPr>
                <w:t>0.032</w:t>
              </w:r>
            </w:ins>
          </w:p>
        </w:tc>
        <w:tc>
          <w:tcPr>
            <w:tcW w:w="0" w:type="auto"/>
            <w:hideMark/>
          </w:tcPr>
          <w:p w14:paraId="2C2D2A94" w14:textId="77777777" w:rsidR="00686B91" w:rsidRPr="007E7D05" w:rsidRDefault="00686B91" w:rsidP="00686B91">
            <w:pPr>
              <w:keepNext/>
              <w:spacing w:after="160" w:line="259" w:lineRule="auto"/>
              <w:jc w:val="both"/>
              <w:rPr>
                <w:ins w:id="877" w:author="Dell" w:date="2026-08-01T14:12:00Z"/>
                <w:color w:val="000000" w:themeColor="text1"/>
              </w:rPr>
            </w:pPr>
            <w:ins w:id="878" w:author="Dell" w:date="2026-08-01T14:12:00Z">
              <w:r w:rsidRPr="007E7D05">
                <w:rPr>
                  <w:color w:val="000000" w:themeColor="text1"/>
                </w:rPr>
                <w:t>Non-Stationary</w:t>
              </w:r>
            </w:ins>
          </w:p>
        </w:tc>
      </w:tr>
      <w:tr w:rsidR="007E7D05" w:rsidRPr="007E7D05" w14:paraId="1D2D5E29" w14:textId="77777777" w:rsidTr="00686B91">
        <w:trPr>
          <w:ins w:id="879" w:author="Dell" w:date="2026-08-01T14:12:00Z"/>
        </w:trPr>
        <w:tc>
          <w:tcPr>
            <w:tcW w:w="0" w:type="auto"/>
            <w:hideMark/>
          </w:tcPr>
          <w:p w14:paraId="034EFFCD" w14:textId="77777777" w:rsidR="00686B91" w:rsidRPr="007E7D05" w:rsidRDefault="00686B91" w:rsidP="00686B91">
            <w:pPr>
              <w:keepNext/>
              <w:spacing w:after="160" w:line="259" w:lineRule="auto"/>
              <w:jc w:val="both"/>
              <w:rPr>
                <w:ins w:id="880" w:author="Dell" w:date="2026-08-01T14:12:00Z"/>
                <w:color w:val="000000" w:themeColor="text1"/>
              </w:rPr>
            </w:pPr>
            <w:ins w:id="881" w:author="Dell" w:date="2026-08-01T14:12:00Z">
              <w:r w:rsidRPr="007E7D05">
                <w:rPr>
                  <w:color w:val="000000" w:themeColor="text1"/>
                </w:rPr>
                <w:t>Secure Servers</w:t>
              </w:r>
            </w:ins>
          </w:p>
        </w:tc>
        <w:tc>
          <w:tcPr>
            <w:tcW w:w="0" w:type="auto"/>
            <w:hideMark/>
          </w:tcPr>
          <w:p w14:paraId="08B80A28" w14:textId="77777777" w:rsidR="00686B91" w:rsidRPr="007E7D05" w:rsidRDefault="00686B91" w:rsidP="00686B91">
            <w:pPr>
              <w:keepNext/>
              <w:spacing w:after="160" w:line="259" w:lineRule="auto"/>
              <w:jc w:val="both"/>
              <w:rPr>
                <w:ins w:id="882" w:author="Dell" w:date="2026-08-01T14:12:00Z"/>
                <w:color w:val="000000" w:themeColor="text1"/>
              </w:rPr>
            </w:pPr>
            <w:ins w:id="883" w:author="Dell" w:date="2026-08-01T14:12:00Z">
              <w:r w:rsidRPr="007E7D05">
                <w:rPr>
                  <w:color w:val="000000" w:themeColor="text1"/>
                </w:rPr>
                <w:t>First Difference</w:t>
              </w:r>
            </w:ins>
          </w:p>
        </w:tc>
        <w:tc>
          <w:tcPr>
            <w:tcW w:w="0" w:type="auto"/>
            <w:hideMark/>
          </w:tcPr>
          <w:p w14:paraId="176A5A3B" w14:textId="77777777" w:rsidR="00686B91" w:rsidRPr="007E7D05" w:rsidRDefault="00686B91" w:rsidP="00686B91">
            <w:pPr>
              <w:keepNext/>
              <w:spacing w:after="160" w:line="259" w:lineRule="auto"/>
              <w:jc w:val="both"/>
              <w:rPr>
                <w:ins w:id="884" w:author="Dell" w:date="2026-08-01T14:12:00Z"/>
                <w:color w:val="000000" w:themeColor="text1"/>
              </w:rPr>
            </w:pPr>
            <w:ins w:id="885" w:author="Dell" w:date="2026-08-01T14:12:00Z">
              <w:r w:rsidRPr="007E7D05">
                <w:rPr>
                  <w:color w:val="000000" w:themeColor="text1"/>
                </w:rPr>
                <w:t>-3.957</w:t>
              </w:r>
            </w:ins>
          </w:p>
        </w:tc>
        <w:tc>
          <w:tcPr>
            <w:tcW w:w="0" w:type="auto"/>
            <w:hideMark/>
          </w:tcPr>
          <w:p w14:paraId="66144EA8" w14:textId="77777777" w:rsidR="00686B91" w:rsidRPr="007E7D05" w:rsidRDefault="00686B91" w:rsidP="00686B91">
            <w:pPr>
              <w:keepNext/>
              <w:spacing w:after="160" w:line="259" w:lineRule="auto"/>
              <w:jc w:val="both"/>
              <w:rPr>
                <w:ins w:id="886" w:author="Dell" w:date="2026-08-01T14:12:00Z"/>
                <w:color w:val="000000" w:themeColor="text1"/>
              </w:rPr>
            </w:pPr>
            <w:ins w:id="887" w:author="Dell" w:date="2026-08-01T14:12:00Z">
              <w:r w:rsidRPr="007E7D05">
                <w:rPr>
                  <w:color w:val="000000" w:themeColor="text1"/>
                </w:rPr>
                <w:t>0.002</w:t>
              </w:r>
            </w:ins>
          </w:p>
        </w:tc>
        <w:tc>
          <w:tcPr>
            <w:tcW w:w="0" w:type="auto"/>
            <w:hideMark/>
          </w:tcPr>
          <w:p w14:paraId="341A6DB1" w14:textId="77777777" w:rsidR="00686B91" w:rsidRPr="007E7D05" w:rsidRDefault="00686B91" w:rsidP="00686B91">
            <w:pPr>
              <w:keepNext/>
              <w:spacing w:after="160" w:line="259" w:lineRule="auto"/>
              <w:jc w:val="both"/>
              <w:rPr>
                <w:ins w:id="888" w:author="Dell" w:date="2026-08-01T14:12:00Z"/>
                <w:color w:val="000000" w:themeColor="text1"/>
              </w:rPr>
            </w:pPr>
            <w:ins w:id="889" w:author="Dell" w:date="2026-08-01T14:12:00Z">
              <w:r w:rsidRPr="007E7D05">
                <w:rPr>
                  <w:color w:val="000000" w:themeColor="text1"/>
                </w:rPr>
                <w:t>-3.699</w:t>
              </w:r>
            </w:ins>
          </w:p>
        </w:tc>
        <w:tc>
          <w:tcPr>
            <w:tcW w:w="0" w:type="auto"/>
            <w:hideMark/>
          </w:tcPr>
          <w:p w14:paraId="74EEFB9C" w14:textId="77777777" w:rsidR="00686B91" w:rsidRPr="007E7D05" w:rsidRDefault="00686B91" w:rsidP="00686B91">
            <w:pPr>
              <w:keepNext/>
              <w:spacing w:after="160" w:line="259" w:lineRule="auto"/>
              <w:jc w:val="both"/>
              <w:rPr>
                <w:ins w:id="890" w:author="Dell" w:date="2026-08-01T14:12:00Z"/>
                <w:color w:val="000000" w:themeColor="text1"/>
              </w:rPr>
            </w:pPr>
            <w:ins w:id="891" w:author="Dell" w:date="2026-08-01T14:12:00Z">
              <w:r w:rsidRPr="007E7D05">
                <w:rPr>
                  <w:color w:val="000000" w:themeColor="text1"/>
                </w:rPr>
                <w:t>0.004</w:t>
              </w:r>
            </w:ins>
          </w:p>
        </w:tc>
        <w:tc>
          <w:tcPr>
            <w:tcW w:w="0" w:type="auto"/>
            <w:hideMark/>
          </w:tcPr>
          <w:p w14:paraId="0F37877C" w14:textId="77777777" w:rsidR="00686B91" w:rsidRPr="007E7D05" w:rsidRDefault="00686B91" w:rsidP="00686B91">
            <w:pPr>
              <w:keepNext/>
              <w:spacing w:after="160" w:line="259" w:lineRule="auto"/>
              <w:jc w:val="both"/>
              <w:rPr>
                <w:ins w:id="892" w:author="Dell" w:date="2026-08-01T14:12:00Z"/>
                <w:color w:val="000000" w:themeColor="text1"/>
              </w:rPr>
            </w:pPr>
            <w:ins w:id="893" w:author="Dell" w:date="2026-08-01T14:12:00Z">
              <w:r w:rsidRPr="007E7D05">
                <w:rPr>
                  <w:color w:val="000000" w:themeColor="text1"/>
                </w:rPr>
                <w:t>0.224</w:t>
              </w:r>
            </w:ins>
          </w:p>
        </w:tc>
        <w:tc>
          <w:tcPr>
            <w:tcW w:w="0" w:type="auto"/>
            <w:hideMark/>
          </w:tcPr>
          <w:p w14:paraId="6055649B" w14:textId="77777777" w:rsidR="00686B91" w:rsidRPr="007E7D05" w:rsidRDefault="00686B91" w:rsidP="00686B91">
            <w:pPr>
              <w:keepNext/>
              <w:spacing w:after="160" w:line="259" w:lineRule="auto"/>
              <w:jc w:val="both"/>
              <w:rPr>
                <w:ins w:id="894" w:author="Dell" w:date="2026-08-01T14:12:00Z"/>
                <w:color w:val="000000" w:themeColor="text1"/>
              </w:rPr>
            </w:pPr>
            <w:ins w:id="895" w:author="Dell" w:date="2026-08-01T14:12:00Z">
              <w:r w:rsidRPr="007E7D05">
                <w:rPr>
                  <w:color w:val="000000" w:themeColor="text1"/>
                </w:rPr>
                <w:t>0.100</w:t>
              </w:r>
            </w:ins>
          </w:p>
        </w:tc>
        <w:tc>
          <w:tcPr>
            <w:tcW w:w="0" w:type="auto"/>
            <w:hideMark/>
          </w:tcPr>
          <w:p w14:paraId="47016FDD" w14:textId="77777777" w:rsidR="00686B91" w:rsidRPr="007E7D05" w:rsidRDefault="00686B91" w:rsidP="00686B91">
            <w:pPr>
              <w:keepNext/>
              <w:spacing w:after="160" w:line="259" w:lineRule="auto"/>
              <w:jc w:val="both"/>
              <w:rPr>
                <w:ins w:id="896" w:author="Dell" w:date="2026-08-01T14:12:00Z"/>
                <w:color w:val="000000" w:themeColor="text1"/>
              </w:rPr>
            </w:pPr>
            <w:ins w:id="897" w:author="Dell" w:date="2026-08-01T14:12:00Z">
              <w:r w:rsidRPr="007E7D05">
                <w:rPr>
                  <w:color w:val="000000" w:themeColor="text1"/>
                </w:rPr>
                <w:t>Stationary</w:t>
              </w:r>
            </w:ins>
          </w:p>
        </w:tc>
      </w:tr>
      <w:tr w:rsidR="007E7D05" w:rsidRPr="007E7D05" w14:paraId="7C9B6725" w14:textId="77777777" w:rsidTr="00686B91">
        <w:trPr>
          <w:ins w:id="898" w:author="Dell" w:date="2026-08-01T14:12:00Z"/>
        </w:trPr>
        <w:tc>
          <w:tcPr>
            <w:tcW w:w="0" w:type="auto"/>
            <w:hideMark/>
          </w:tcPr>
          <w:p w14:paraId="7081FB72" w14:textId="77777777" w:rsidR="00686B91" w:rsidRPr="007E7D05" w:rsidRDefault="00686B91" w:rsidP="00686B91">
            <w:pPr>
              <w:keepNext/>
              <w:spacing w:after="160" w:line="259" w:lineRule="auto"/>
              <w:jc w:val="both"/>
              <w:rPr>
                <w:ins w:id="899" w:author="Dell" w:date="2026-08-01T14:12:00Z"/>
                <w:color w:val="000000" w:themeColor="text1"/>
              </w:rPr>
            </w:pPr>
            <w:ins w:id="900" w:author="Dell" w:date="2026-08-01T14:12:00Z">
              <w:r w:rsidRPr="007E7D05">
                <w:rPr>
                  <w:color w:val="000000" w:themeColor="text1"/>
                </w:rPr>
                <w:lastRenderedPageBreak/>
                <w:t>GDP Growth</w:t>
              </w:r>
            </w:ins>
          </w:p>
        </w:tc>
        <w:tc>
          <w:tcPr>
            <w:tcW w:w="0" w:type="auto"/>
            <w:hideMark/>
          </w:tcPr>
          <w:p w14:paraId="4598393A" w14:textId="77777777" w:rsidR="00686B91" w:rsidRPr="007E7D05" w:rsidRDefault="00686B91" w:rsidP="00686B91">
            <w:pPr>
              <w:keepNext/>
              <w:spacing w:after="160" w:line="259" w:lineRule="auto"/>
              <w:jc w:val="both"/>
              <w:rPr>
                <w:ins w:id="901" w:author="Dell" w:date="2026-08-01T14:12:00Z"/>
                <w:color w:val="000000" w:themeColor="text1"/>
              </w:rPr>
            </w:pPr>
            <w:ins w:id="902" w:author="Dell" w:date="2026-08-01T14:12:00Z">
              <w:r w:rsidRPr="007E7D05">
                <w:rPr>
                  <w:color w:val="000000" w:themeColor="text1"/>
                </w:rPr>
                <w:t>Level</w:t>
              </w:r>
            </w:ins>
          </w:p>
        </w:tc>
        <w:tc>
          <w:tcPr>
            <w:tcW w:w="0" w:type="auto"/>
            <w:hideMark/>
          </w:tcPr>
          <w:p w14:paraId="7BD846CD" w14:textId="77777777" w:rsidR="00686B91" w:rsidRPr="007E7D05" w:rsidRDefault="00686B91" w:rsidP="00686B91">
            <w:pPr>
              <w:keepNext/>
              <w:spacing w:after="160" w:line="259" w:lineRule="auto"/>
              <w:jc w:val="both"/>
              <w:rPr>
                <w:ins w:id="903" w:author="Dell" w:date="2026-08-01T14:12:00Z"/>
                <w:color w:val="000000" w:themeColor="text1"/>
              </w:rPr>
            </w:pPr>
            <w:ins w:id="904" w:author="Dell" w:date="2026-08-01T14:12:00Z">
              <w:r w:rsidRPr="007E7D05">
                <w:rPr>
                  <w:color w:val="000000" w:themeColor="text1"/>
                </w:rPr>
                <w:t>-8.150</w:t>
              </w:r>
            </w:ins>
          </w:p>
        </w:tc>
        <w:tc>
          <w:tcPr>
            <w:tcW w:w="0" w:type="auto"/>
            <w:hideMark/>
          </w:tcPr>
          <w:p w14:paraId="3321136B" w14:textId="77777777" w:rsidR="00686B91" w:rsidRPr="007E7D05" w:rsidRDefault="00686B91" w:rsidP="00686B91">
            <w:pPr>
              <w:keepNext/>
              <w:spacing w:after="160" w:line="259" w:lineRule="auto"/>
              <w:jc w:val="both"/>
              <w:rPr>
                <w:ins w:id="905" w:author="Dell" w:date="2026-08-01T14:12:00Z"/>
                <w:color w:val="000000" w:themeColor="text1"/>
              </w:rPr>
            </w:pPr>
            <w:ins w:id="906" w:author="Dell" w:date="2026-08-01T14:12:00Z">
              <w:r w:rsidRPr="007E7D05">
                <w:rPr>
                  <w:color w:val="000000" w:themeColor="text1"/>
                </w:rPr>
                <w:t>0.000</w:t>
              </w:r>
            </w:ins>
          </w:p>
        </w:tc>
        <w:tc>
          <w:tcPr>
            <w:tcW w:w="0" w:type="auto"/>
            <w:hideMark/>
          </w:tcPr>
          <w:p w14:paraId="16F2CDE9" w14:textId="77777777" w:rsidR="00686B91" w:rsidRPr="007E7D05" w:rsidRDefault="00686B91" w:rsidP="00686B91">
            <w:pPr>
              <w:keepNext/>
              <w:spacing w:after="160" w:line="259" w:lineRule="auto"/>
              <w:jc w:val="both"/>
              <w:rPr>
                <w:ins w:id="907" w:author="Dell" w:date="2026-08-01T14:12:00Z"/>
                <w:color w:val="000000" w:themeColor="text1"/>
              </w:rPr>
            </w:pPr>
            <w:ins w:id="908" w:author="Dell" w:date="2026-08-01T14:12:00Z">
              <w:r w:rsidRPr="007E7D05">
                <w:rPr>
                  <w:color w:val="000000" w:themeColor="text1"/>
                </w:rPr>
                <w:t>-6.288</w:t>
              </w:r>
            </w:ins>
          </w:p>
        </w:tc>
        <w:tc>
          <w:tcPr>
            <w:tcW w:w="0" w:type="auto"/>
            <w:hideMark/>
          </w:tcPr>
          <w:p w14:paraId="7BD2158B" w14:textId="77777777" w:rsidR="00686B91" w:rsidRPr="007E7D05" w:rsidRDefault="00686B91" w:rsidP="00686B91">
            <w:pPr>
              <w:keepNext/>
              <w:spacing w:after="160" w:line="259" w:lineRule="auto"/>
              <w:jc w:val="both"/>
              <w:rPr>
                <w:ins w:id="909" w:author="Dell" w:date="2026-08-01T14:12:00Z"/>
                <w:color w:val="000000" w:themeColor="text1"/>
              </w:rPr>
            </w:pPr>
            <w:ins w:id="910" w:author="Dell" w:date="2026-08-01T14:12:00Z">
              <w:r w:rsidRPr="007E7D05">
                <w:rPr>
                  <w:color w:val="000000" w:themeColor="text1"/>
                </w:rPr>
                <w:t>0.000</w:t>
              </w:r>
            </w:ins>
          </w:p>
        </w:tc>
        <w:tc>
          <w:tcPr>
            <w:tcW w:w="0" w:type="auto"/>
            <w:hideMark/>
          </w:tcPr>
          <w:p w14:paraId="459174A6" w14:textId="77777777" w:rsidR="00686B91" w:rsidRPr="007E7D05" w:rsidRDefault="00686B91" w:rsidP="00686B91">
            <w:pPr>
              <w:keepNext/>
              <w:spacing w:after="160" w:line="259" w:lineRule="auto"/>
              <w:jc w:val="both"/>
              <w:rPr>
                <w:ins w:id="911" w:author="Dell" w:date="2026-08-01T14:12:00Z"/>
                <w:color w:val="000000" w:themeColor="text1"/>
              </w:rPr>
            </w:pPr>
            <w:ins w:id="912" w:author="Dell" w:date="2026-08-01T14:12:00Z">
              <w:r w:rsidRPr="007E7D05">
                <w:rPr>
                  <w:color w:val="000000" w:themeColor="text1"/>
                </w:rPr>
                <w:t>0.063</w:t>
              </w:r>
            </w:ins>
          </w:p>
        </w:tc>
        <w:tc>
          <w:tcPr>
            <w:tcW w:w="0" w:type="auto"/>
            <w:hideMark/>
          </w:tcPr>
          <w:p w14:paraId="7834E795" w14:textId="77777777" w:rsidR="00686B91" w:rsidRPr="007E7D05" w:rsidRDefault="00686B91" w:rsidP="00686B91">
            <w:pPr>
              <w:keepNext/>
              <w:spacing w:after="160" w:line="259" w:lineRule="auto"/>
              <w:jc w:val="both"/>
              <w:rPr>
                <w:ins w:id="913" w:author="Dell" w:date="2026-08-01T14:12:00Z"/>
                <w:color w:val="000000" w:themeColor="text1"/>
              </w:rPr>
            </w:pPr>
            <w:ins w:id="914" w:author="Dell" w:date="2026-08-01T14:12:00Z">
              <w:r w:rsidRPr="007E7D05">
                <w:rPr>
                  <w:color w:val="000000" w:themeColor="text1"/>
                </w:rPr>
                <w:t>0.100</w:t>
              </w:r>
            </w:ins>
          </w:p>
        </w:tc>
        <w:tc>
          <w:tcPr>
            <w:tcW w:w="0" w:type="auto"/>
            <w:hideMark/>
          </w:tcPr>
          <w:p w14:paraId="20A532D2" w14:textId="77777777" w:rsidR="00686B91" w:rsidRPr="007E7D05" w:rsidRDefault="00686B91" w:rsidP="00686B91">
            <w:pPr>
              <w:keepNext/>
              <w:spacing w:after="160" w:line="259" w:lineRule="auto"/>
              <w:jc w:val="both"/>
              <w:rPr>
                <w:ins w:id="915" w:author="Dell" w:date="2026-08-01T14:12:00Z"/>
                <w:color w:val="000000" w:themeColor="text1"/>
              </w:rPr>
            </w:pPr>
            <w:ins w:id="916" w:author="Dell" w:date="2026-08-01T14:12:00Z">
              <w:r w:rsidRPr="007E7D05">
                <w:rPr>
                  <w:color w:val="000000" w:themeColor="text1"/>
                </w:rPr>
                <w:t>Stationary</w:t>
              </w:r>
            </w:ins>
          </w:p>
        </w:tc>
      </w:tr>
      <w:tr w:rsidR="007E7D05" w:rsidRPr="007E7D05" w14:paraId="0CD9CC65" w14:textId="77777777" w:rsidTr="00686B91">
        <w:trPr>
          <w:ins w:id="917" w:author="Dell" w:date="2026-08-01T14:12:00Z"/>
        </w:trPr>
        <w:tc>
          <w:tcPr>
            <w:tcW w:w="0" w:type="auto"/>
            <w:hideMark/>
          </w:tcPr>
          <w:p w14:paraId="70D0F3DE" w14:textId="77777777" w:rsidR="00686B91" w:rsidRPr="007E7D05" w:rsidRDefault="00686B91" w:rsidP="00686B91">
            <w:pPr>
              <w:keepNext/>
              <w:spacing w:after="160" w:line="259" w:lineRule="auto"/>
              <w:jc w:val="both"/>
              <w:rPr>
                <w:ins w:id="918" w:author="Dell" w:date="2026-08-01T14:12:00Z"/>
                <w:color w:val="000000" w:themeColor="text1"/>
              </w:rPr>
            </w:pPr>
            <w:ins w:id="919" w:author="Dell" w:date="2026-08-01T14:12:00Z">
              <w:r w:rsidRPr="007E7D05">
                <w:rPr>
                  <w:color w:val="000000" w:themeColor="text1"/>
                </w:rPr>
                <w:t>GDP Growth</w:t>
              </w:r>
            </w:ins>
          </w:p>
        </w:tc>
        <w:tc>
          <w:tcPr>
            <w:tcW w:w="0" w:type="auto"/>
            <w:hideMark/>
          </w:tcPr>
          <w:p w14:paraId="1B288E8D" w14:textId="77777777" w:rsidR="00686B91" w:rsidRPr="007E7D05" w:rsidRDefault="00686B91" w:rsidP="00686B91">
            <w:pPr>
              <w:keepNext/>
              <w:spacing w:after="160" w:line="259" w:lineRule="auto"/>
              <w:jc w:val="both"/>
              <w:rPr>
                <w:ins w:id="920" w:author="Dell" w:date="2026-08-01T14:12:00Z"/>
                <w:color w:val="000000" w:themeColor="text1"/>
              </w:rPr>
            </w:pPr>
            <w:ins w:id="921" w:author="Dell" w:date="2026-08-01T14:12:00Z">
              <w:r w:rsidRPr="007E7D05">
                <w:rPr>
                  <w:color w:val="000000" w:themeColor="text1"/>
                </w:rPr>
                <w:t>First Difference</w:t>
              </w:r>
            </w:ins>
          </w:p>
        </w:tc>
        <w:tc>
          <w:tcPr>
            <w:tcW w:w="0" w:type="auto"/>
            <w:hideMark/>
          </w:tcPr>
          <w:p w14:paraId="7DF17748" w14:textId="77777777" w:rsidR="00686B91" w:rsidRPr="007E7D05" w:rsidRDefault="00686B91" w:rsidP="00686B91">
            <w:pPr>
              <w:keepNext/>
              <w:spacing w:after="160" w:line="259" w:lineRule="auto"/>
              <w:jc w:val="both"/>
              <w:rPr>
                <w:ins w:id="922" w:author="Dell" w:date="2026-08-01T14:12:00Z"/>
                <w:color w:val="000000" w:themeColor="text1"/>
              </w:rPr>
            </w:pPr>
            <w:ins w:id="923" w:author="Dell" w:date="2026-08-01T14:12:00Z">
              <w:r w:rsidRPr="007E7D05">
                <w:rPr>
                  <w:color w:val="000000" w:themeColor="text1"/>
                </w:rPr>
                <w:t>-29.375</w:t>
              </w:r>
            </w:ins>
          </w:p>
        </w:tc>
        <w:tc>
          <w:tcPr>
            <w:tcW w:w="0" w:type="auto"/>
            <w:hideMark/>
          </w:tcPr>
          <w:p w14:paraId="337A10F9" w14:textId="77777777" w:rsidR="00686B91" w:rsidRPr="007E7D05" w:rsidRDefault="00686B91" w:rsidP="00686B91">
            <w:pPr>
              <w:keepNext/>
              <w:spacing w:after="160" w:line="259" w:lineRule="auto"/>
              <w:jc w:val="both"/>
              <w:rPr>
                <w:ins w:id="924" w:author="Dell" w:date="2026-08-01T14:12:00Z"/>
                <w:color w:val="000000" w:themeColor="text1"/>
              </w:rPr>
            </w:pPr>
            <w:ins w:id="925" w:author="Dell" w:date="2026-08-01T14:12:00Z">
              <w:r w:rsidRPr="007E7D05">
                <w:rPr>
                  <w:color w:val="000000" w:themeColor="text1"/>
                </w:rPr>
                <w:t>0.000</w:t>
              </w:r>
            </w:ins>
          </w:p>
        </w:tc>
        <w:tc>
          <w:tcPr>
            <w:tcW w:w="0" w:type="auto"/>
            <w:hideMark/>
          </w:tcPr>
          <w:p w14:paraId="6CE9F832" w14:textId="77777777" w:rsidR="00686B91" w:rsidRPr="007E7D05" w:rsidRDefault="00686B91" w:rsidP="00686B91">
            <w:pPr>
              <w:keepNext/>
              <w:spacing w:after="160" w:line="259" w:lineRule="auto"/>
              <w:jc w:val="both"/>
              <w:rPr>
                <w:ins w:id="926" w:author="Dell" w:date="2026-08-01T14:12:00Z"/>
                <w:color w:val="000000" w:themeColor="text1"/>
              </w:rPr>
            </w:pPr>
            <w:ins w:id="927" w:author="Dell" w:date="2026-08-01T14:12:00Z">
              <w:r w:rsidRPr="007E7D05">
                <w:rPr>
                  <w:color w:val="000000" w:themeColor="text1"/>
                </w:rPr>
                <w:t>-12.338</w:t>
              </w:r>
            </w:ins>
          </w:p>
        </w:tc>
        <w:tc>
          <w:tcPr>
            <w:tcW w:w="0" w:type="auto"/>
            <w:hideMark/>
          </w:tcPr>
          <w:p w14:paraId="66E38AE6" w14:textId="77777777" w:rsidR="00686B91" w:rsidRPr="007E7D05" w:rsidRDefault="00686B91" w:rsidP="00686B91">
            <w:pPr>
              <w:keepNext/>
              <w:spacing w:after="160" w:line="259" w:lineRule="auto"/>
              <w:jc w:val="both"/>
              <w:rPr>
                <w:ins w:id="928" w:author="Dell" w:date="2026-08-01T14:12:00Z"/>
                <w:color w:val="000000" w:themeColor="text1"/>
              </w:rPr>
            </w:pPr>
            <w:ins w:id="929" w:author="Dell" w:date="2026-08-01T14:12:00Z">
              <w:r w:rsidRPr="007E7D05">
                <w:rPr>
                  <w:color w:val="000000" w:themeColor="text1"/>
                </w:rPr>
                <w:t>0.000</w:t>
              </w:r>
            </w:ins>
          </w:p>
        </w:tc>
        <w:tc>
          <w:tcPr>
            <w:tcW w:w="0" w:type="auto"/>
            <w:hideMark/>
          </w:tcPr>
          <w:p w14:paraId="425499C2" w14:textId="77777777" w:rsidR="00686B91" w:rsidRPr="007E7D05" w:rsidRDefault="00686B91" w:rsidP="00686B91">
            <w:pPr>
              <w:keepNext/>
              <w:spacing w:after="160" w:line="259" w:lineRule="auto"/>
              <w:jc w:val="both"/>
              <w:rPr>
                <w:ins w:id="930" w:author="Dell" w:date="2026-08-01T14:12:00Z"/>
                <w:color w:val="000000" w:themeColor="text1"/>
              </w:rPr>
            </w:pPr>
            <w:ins w:id="931" w:author="Dell" w:date="2026-08-01T14:12:00Z">
              <w:r w:rsidRPr="007E7D05">
                <w:rPr>
                  <w:color w:val="000000" w:themeColor="text1"/>
                </w:rPr>
                <w:t>0.299</w:t>
              </w:r>
            </w:ins>
          </w:p>
        </w:tc>
        <w:tc>
          <w:tcPr>
            <w:tcW w:w="0" w:type="auto"/>
            <w:hideMark/>
          </w:tcPr>
          <w:p w14:paraId="429B7926" w14:textId="77777777" w:rsidR="00686B91" w:rsidRPr="007E7D05" w:rsidRDefault="00686B91" w:rsidP="00686B91">
            <w:pPr>
              <w:keepNext/>
              <w:spacing w:after="160" w:line="259" w:lineRule="auto"/>
              <w:jc w:val="both"/>
              <w:rPr>
                <w:ins w:id="932" w:author="Dell" w:date="2026-08-01T14:12:00Z"/>
                <w:color w:val="000000" w:themeColor="text1"/>
              </w:rPr>
            </w:pPr>
            <w:ins w:id="933" w:author="Dell" w:date="2026-08-01T14:12:00Z">
              <w:r w:rsidRPr="007E7D05">
                <w:rPr>
                  <w:color w:val="000000" w:themeColor="text1"/>
                </w:rPr>
                <w:t>0.100</w:t>
              </w:r>
            </w:ins>
          </w:p>
        </w:tc>
        <w:tc>
          <w:tcPr>
            <w:tcW w:w="0" w:type="auto"/>
            <w:hideMark/>
          </w:tcPr>
          <w:p w14:paraId="61838031" w14:textId="77777777" w:rsidR="00686B91" w:rsidRPr="007E7D05" w:rsidRDefault="00686B91" w:rsidP="00686B91">
            <w:pPr>
              <w:keepNext/>
              <w:spacing w:after="160" w:line="259" w:lineRule="auto"/>
              <w:jc w:val="both"/>
              <w:rPr>
                <w:ins w:id="934" w:author="Dell" w:date="2026-08-01T14:12:00Z"/>
                <w:color w:val="000000" w:themeColor="text1"/>
              </w:rPr>
            </w:pPr>
            <w:ins w:id="935" w:author="Dell" w:date="2026-08-01T14:12:00Z">
              <w:r w:rsidRPr="007E7D05">
                <w:rPr>
                  <w:color w:val="000000" w:themeColor="text1"/>
                </w:rPr>
                <w:t>Stationary</w:t>
              </w:r>
            </w:ins>
          </w:p>
        </w:tc>
      </w:tr>
      <w:tr w:rsidR="007E7D05" w:rsidRPr="007E7D05" w14:paraId="1A65FC98" w14:textId="77777777" w:rsidTr="00686B91">
        <w:trPr>
          <w:ins w:id="936" w:author="Dell" w:date="2026-08-01T14:12:00Z"/>
        </w:trPr>
        <w:tc>
          <w:tcPr>
            <w:tcW w:w="0" w:type="auto"/>
            <w:hideMark/>
          </w:tcPr>
          <w:p w14:paraId="1A82E415" w14:textId="77777777" w:rsidR="00686B91" w:rsidRPr="007E7D05" w:rsidRDefault="00686B91" w:rsidP="00686B91">
            <w:pPr>
              <w:keepNext/>
              <w:spacing w:after="160" w:line="259" w:lineRule="auto"/>
              <w:jc w:val="both"/>
              <w:rPr>
                <w:ins w:id="937" w:author="Dell" w:date="2026-08-01T14:12:00Z"/>
                <w:color w:val="000000" w:themeColor="text1"/>
              </w:rPr>
            </w:pPr>
            <w:ins w:id="938" w:author="Dell" w:date="2026-08-01T14:12:00Z">
              <w:r w:rsidRPr="007E7D05">
                <w:rPr>
                  <w:color w:val="000000" w:themeColor="text1"/>
                </w:rPr>
                <w:t>Domestic Credit</w:t>
              </w:r>
            </w:ins>
          </w:p>
        </w:tc>
        <w:tc>
          <w:tcPr>
            <w:tcW w:w="0" w:type="auto"/>
            <w:hideMark/>
          </w:tcPr>
          <w:p w14:paraId="2A74C59C" w14:textId="77777777" w:rsidR="00686B91" w:rsidRPr="007E7D05" w:rsidRDefault="00686B91" w:rsidP="00686B91">
            <w:pPr>
              <w:keepNext/>
              <w:spacing w:after="160" w:line="259" w:lineRule="auto"/>
              <w:jc w:val="both"/>
              <w:rPr>
                <w:ins w:id="939" w:author="Dell" w:date="2026-08-01T14:12:00Z"/>
                <w:color w:val="000000" w:themeColor="text1"/>
              </w:rPr>
            </w:pPr>
            <w:ins w:id="940" w:author="Dell" w:date="2026-08-01T14:12:00Z">
              <w:r w:rsidRPr="007E7D05">
                <w:rPr>
                  <w:color w:val="000000" w:themeColor="text1"/>
                </w:rPr>
                <w:t>Level</w:t>
              </w:r>
            </w:ins>
          </w:p>
        </w:tc>
        <w:tc>
          <w:tcPr>
            <w:tcW w:w="0" w:type="auto"/>
            <w:hideMark/>
          </w:tcPr>
          <w:p w14:paraId="5CCDAC30" w14:textId="77777777" w:rsidR="00686B91" w:rsidRPr="007E7D05" w:rsidRDefault="00686B91" w:rsidP="00686B91">
            <w:pPr>
              <w:keepNext/>
              <w:spacing w:after="160" w:line="259" w:lineRule="auto"/>
              <w:jc w:val="both"/>
              <w:rPr>
                <w:ins w:id="941" w:author="Dell" w:date="2026-08-01T14:12:00Z"/>
                <w:color w:val="000000" w:themeColor="text1"/>
              </w:rPr>
            </w:pPr>
            <w:ins w:id="942" w:author="Dell" w:date="2026-08-01T14:12:00Z">
              <w:r w:rsidRPr="007E7D05">
                <w:rPr>
                  <w:color w:val="000000" w:themeColor="text1"/>
                </w:rPr>
                <w:t>-1.127</w:t>
              </w:r>
            </w:ins>
          </w:p>
        </w:tc>
        <w:tc>
          <w:tcPr>
            <w:tcW w:w="0" w:type="auto"/>
            <w:hideMark/>
          </w:tcPr>
          <w:p w14:paraId="5953A852" w14:textId="77777777" w:rsidR="00686B91" w:rsidRPr="007E7D05" w:rsidRDefault="00686B91" w:rsidP="00686B91">
            <w:pPr>
              <w:keepNext/>
              <w:spacing w:after="160" w:line="259" w:lineRule="auto"/>
              <w:jc w:val="both"/>
              <w:rPr>
                <w:ins w:id="943" w:author="Dell" w:date="2026-08-01T14:12:00Z"/>
                <w:color w:val="000000" w:themeColor="text1"/>
              </w:rPr>
            </w:pPr>
            <w:ins w:id="944" w:author="Dell" w:date="2026-08-01T14:12:00Z">
              <w:r w:rsidRPr="007E7D05">
                <w:rPr>
                  <w:color w:val="000000" w:themeColor="text1"/>
                </w:rPr>
                <w:t>0.704</w:t>
              </w:r>
            </w:ins>
          </w:p>
        </w:tc>
        <w:tc>
          <w:tcPr>
            <w:tcW w:w="0" w:type="auto"/>
            <w:hideMark/>
          </w:tcPr>
          <w:p w14:paraId="796D276E" w14:textId="77777777" w:rsidR="00686B91" w:rsidRPr="007E7D05" w:rsidRDefault="00686B91" w:rsidP="00686B91">
            <w:pPr>
              <w:keepNext/>
              <w:spacing w:after="160" w:line="259" w:lineRule="auto"/>
              <w:jc w:val="both"/>
              <w:rPr>
                <w:ins w:id="945" w:author="Dell" w:date="2026-08-01T14:12:00Z"/>
                <w:color w:val="000000" w:themeColor="text1"/>
              </w:rPr>
            </w:pPr>
            <w:ins w:id="946" w:author="Dell" w:date="2026-08-01T14:12:00Z">
              <w:r w:rsidRPr="007E7D05">
                <w:rPr>
                  <w:color w:val="000000" w:themeColor="text1"/>
                </w:rPr>
                <w:t>-1.093</w:t>
              </w:r>
            </w:ins>
          </w:p>
        </w:tc>
        <w:tc>
          <w:tcPr>
            <w:tcW w:w="0" w:type="auto"/>
            <w:hideMark/>
          </w:tcPr>
          <w:p w14:paraId="6B8E9866" w14:textId="77777777" w:rsidR="00686B91" w:rsidRPr="007E7D05" w:rsidRDefault="00686B91" w:rsidP="00686B91">
            <w:pPr>
              <w:keepNext/>
              <w:spacing w:after="160" w:line="259" w:lineRule="auto"/>
              <w:jc w:val="both"/>
              <w:rPr>
                <w:ins w:id="947" w:author="Dell" w:date="2026-08-01T14:12:00Z"/>
                <w:color w:val="000000" w:themeColor="text1"/>
              </w:rPr>
            </w:pPr>
            <w:ins w:id="948" w:author="Dell" w:date="2026-08-01T14:12:00Z">
              <w:r w:rsidRPr="007E7D05">
                <w:rPr>
                  <w:color w:val="000000" w:themeColor="text1"/>
                </w:rPr>
                <w:t>0.718</w:t>
              </w:r>
            </w:ins>
          </w:p>
        </w:tc>
        <w:tc>
          <w:tcPr>
            <w:tcW w:w="0" w:type="auto"/>
            <w:hideMark/>
          </w:tcPr>
          <w:p w14:paraId="5879818E" w14:textId="77777777" w:rsidR="00686B91" w:rsidRPr="007E7D05" w:rsidRDefault="00686B91" w:rsidP="00686B91">
            <w:pPr>
              <w:keepNext/>
              <w:spacing w:after="160" w:line="259" w:lineRule="auto"/>
              <w:jc w:val="both"/>
              <w:rPr>
                <w:ins w:id="949" w:author="Dell" w:date="2026-08-01T14:12:00Z"/>
                <w:color w:val="000000" w:themeColor="text1"/>
              </w:rPr>
            </w:pPr>
            <w:ins w:id="950" w:author="Dell" w:date="2026-08-01T14:12:00Z">
              <w:r w:rsidRPr="007E7D05">
                <w:rPr>
                  <w:color w:val="000000" w:themeColor="text1"/>
                </w:rPr>
                <w:t>0.679</w:t>
              </w:r>
            </w:ins>
          </w:p>
        </w:tc>
        <w:tc>
          <w:tcPr>
            <w:tcW w:w="0" w:type="auto"/>
            <w:hideMark/>
          </w:tcPr>
          <w:p w14:paraId="486C1235" w14:textId="77777777" w:rsidR="00686B91" w:rsidRPr="007E7D05" w:rsidRDefault="00686B91" w:rsidP="00686B91">
            <w:pPr>
              <w:keepNext/>
              <w:spacing w:after="160" w:line="259" w:lineRule="auto"/>
              <w:jc w:val="both"/>
              <w:rPr>
                <w:ins w:id="951" w:author="Dell" w:date="2026-08-01T14:12:00Z"/>
                <w:color w:val="000000" w:themeColor="text1"/>
              </w:rPr>
            </w:pPr>
            <w:ins w:id="952" w:author="Dell" w:date="2026-08-01T14:12:00Z">
              <w:r w:rsidRPr="007E7D05">
                <w:rPr>
                  <w:color w:val="000000" w:themeColor="text1"/>
                </w:rPr>
                <w:t>0.015</w:t>
              </w:r>
            </w:ins>
          </w:p>
        </w:tc>
        <w:tc>
          <w:tcPr>
            <w:tcW w:w="0" w:type="auto"/>
            <w:hideMark/>
          </w:tcPr>
          <w:p w14:paraId="75034B20" w14:textId="77777777" w:rsidR="00686B91" w:rsidRPr="007E7D05" w:rsidRDefault="00686B91" w:rsidP="00686B91">
            <w:pPr>
              <w:keepNext/>
              <w:spacing w:after="160" w:line="259" w:lineRule="auto"/>
              <w:jc w:val="both"/>
              <w:rPr>
                <w:ins w:id="953" w:author="Dell" w:date="2026-08-01T14:12:00Z"/>
                <w:color w:val="000000" w:themeColor="text1"/>
              </w:rPr>
            </w:pPr>
            <w:ins w:id="954" w:author="Dell" w:date="2026-08-01T14:12:00Z">
              <w:r w:rsidRPr="007E7D05">
                <w:rPr>
                  <w:color w:val="000000" w:themeColor="text1"/>
                </w:rPr>
                <w:t>Non-Stationary</w:t>
              </w:r>
            </w:ins>
          </w:p>
        </w:tc>
      </w:tr>
      <w:tr w:rsidR="007E7D05" w:rsidRPr="007E7D05" w14:paraId="29D21DBF" w14:textId="77777777" w:rsidTr="00686B91">
        <w:trPr>
          <w:ins w:id="955" w:author="Dell" w:date="2026-08-01T14:12:00Z"/>
        </w:trPr>
        <w:tc>
          <w:tcPr>
            <w:tcW w:w="0" w:type="auto"/>
            <w:hideMark/>
          </w:tcPr>
          <w:p w14:paraId="55981155" w14:textId="77777777" w:rsidR="00686B91" w:rsidRPr="007E7D05" w:rsidRDefault="00686B91" w:rsidP="00686B91">
            <w:pPr>
              <w:keepNext/>
              <w:spacing w:after="160" w:line="259" w:lineRule="auto"/>
              <w:jc w:val="both"/>
              <w:rPr>
                <w:ins w:id="956" w:author="Dell" w:date="2026-08-01T14:12:00Z"/>
                <w:color w:val="000000" w:themeColor="text1"/>
              </w:rPr>
            </w:pPr>
            <w:ins w:id="957" w:author="Dell" w:date="2026-08-01T14:12:00Z">
              <w:r w:rsidRPr="007E7D05">
                <w:rPr>
                  <w:color w:val="000000" w:themeColor="text1"/>
                </w:rPr>
                <w:t>Domestic Credit</w:t>
              </w:r>
            </w:ins>
          </w:p>
        </w:tc>
        <w:tc>
          <w:tcPr>
            <w:tcW w:w="0" w:type="auto"/>
            <w:hideMark/>
          </w:tcPr>
          <w:p w14:paraId="45DDD9F9" w14:textId="77777777" w:rsidR="00686B91" w:rsidRPr="007E7D05" w:rsidRDefault="00686B91" w:rsidP="00686B91">
            <w:pPr>
              <w:keepNext/>
              <w:spacing w:after="160" w:line="259" w:lineRule="auto"/>
              <w:jc w:val="both"/>
              <w:rPr>
                <w:ins w:id="958" w:author="Dell" w:date="2026-08-01T14:12:00Z"/>
                <w:color w:val="000000" w:themeColor="text1"/>
              </w:rPr>
            </w:pPr>
            <w:ins w:id="959" w:author="Dell" w:date="2026-08-01T14:12:00Z">
              <w:r w:rsidRPr="007E7D05">
                <w:rPr>
                  <w:color w:val="000000" w:themeColor="text1"/>
                </w:rPr>
                <w:t>First Difference</w:t>
              </w:r>
            </w:ins>
          </w:p>
        </w:tc>
        <w:tc>
          <w:tcPr>
            <w:tcW w:w="0" w:type="auto"/>
            <w:hideMark/>
          </w:tcPr>
          <w:p w14:paraId="6AFFF51A" w14:textId="77777777" w:rsidR="00686B91" w:rsidRPr="007E7D05" w:rsidRDefault="00686B91" w:rsidP="00686B91">
            <w:pPr>
              <w:keepNext/>
              <w:spacing w:after="160" w:line="259" w:lineRule="auto"/>
              <w:jc w:val="both"/>
              <w:rPr>
                <w:ins w:id="960" w:author="Dell" w:date="2026-08-01T14:12:00Z"/>
                <w:color w:val="000000" w:themeColor="text1"/>
              </w:rPr>
            </w:pPr>
            <w:ins w:id="961" w:author="Dell" w:date="2026-08-01T14:12:00Z">
              <w:r w:rsidRPr="007E7D05">
                <w:rPr>
                  <w:color w:val="000000" w:themeColor="text1"/>
                </w:rPr>
                <w:t>-3.491</w:t>
              </w:r>
            </w:ins>
          </w:p>
        </w:tc>
        <w:tc>
          <w:tcPr>
            <w:tcW w:w="0" w:type="auto"/>
            <w:hideMark/>
          </w:tcPr>
          <w:p w14:paraId="786AE9DE" w14:textId="77777777" w:rsidR="00686B91" w:rsidRPr="007E7D05" w:rsidRDefault="00686B91" w:rsidP="00686B91">
            <w:pPr>
              <w:keepNext/>
              <w:spacing w:after="160" w:line="259" w:lineRule="auto"/>
              <w:jc w:val="both"/>
              <w:rPr>
                <w:ins w:id="962" w:author="Dell" w:date="2026-08-01T14:12:00Z"/>
                <w:color w:val="000000" w:themeColor="text1"/>
              </w:rPr>
            </w:pPr>
            <w:ins w:id="963" w:author="Dell" w:date="2026-08-01T14:12:00Z">
              <w:r w:rsidRPr="007E7D05">
                <w:rPr>
                  <w:color w:val="000000" w:themeColor="text1"/>
                </w:rPr>
                <w:t>0.008</w:t>
              </w:r>
            </w:ins>
          </w:p>
        </w:tc>
        <w:tc>
          <w:tcPr>
            <w:tcW w:w="0" w:type="auto"/>
            <w:hideMark/>
          </w:tcPr>
          <w:p w14:paraId="389ADA91" w14:textId="77777777" w:rsidR="00686B91" w:rsidRPr="007E7D05" w:rsidRDefault="00686B91" w:rsidP="00686B91">
            <w:pPr>
              <w:keepNext/>
              <w:spacing w:after="160" w:line="259" w:lineRule="auto"/>
              <w:jc w:val="both"/>
              <w:rPr>
                <w:ins w:id="964" w:author="Dell" w:date="2026-08-01T14:12:00Z"/>
                <w:color w:val="000000" w:themeColor="text1"/>
              </w:rPr>
            </w:pPr>
            <w:ins w:id="965" w:author="Dell" w:date="2026-08-01T14:12:00Z">
              <w:r w:rsidRPr="007E7D05">
                <w:rPr>
                  <w:color w:val="000000" w:themeColor="text1"/>
                </w:rPr>
                <w:t>-3.669</w:t>
              </w:r>
            </w:ins>
          </w:p>
        </w:tc>
        <w:tc>
          <w:tcPr>
            <w:tcW w:w="0" w:type="auto"/>
            <w:hideMark/>
          </w:tcPr>
          <w:p w14:paraId="27BFBC54" w14:textId="77777777" w:rsidR="00686B91" w:rsidRPr="007E7D05" w:rsidRDefault="00686B91" w:rsidP="00686B91">
            <w:pPr>
              <w:keepNext/>
              <w:spacing w:after="160" w:line="259" w:lineRule="auto"/>
              <w:jc w:val="both"/>
              <w:rPr>
                <w:ins w:id="966" w:author="Dell" w:date="2026-08-01T14:12:00Z"/>
                <w:color w:val="000000" w:themeColor="text1"/>
              </w:rPr>
            </w:pPr>
            <w:ins w:id="967" w:author="Dell" w:date="2026-08-01T14:12:00Z">
              <w:r w:rsidRPr="007E7D05">
                <w:rPr>
                  <w:color w:val="000000" w:themeColor="text1"/>
                </w:rPr>
                <w:t>0.005</w:t>
              </w:r>
            </w:ins>
          </w:p>
        </w:tc>
        <w:tc>
          <w:tcPr>
            <w:tcW w:w="0" w:type="auto"/>
            <w:hideMark/>
          </w:tcPr>
          <w:p w14:paraId="01A89938" w14:textId="77777777" w:rsidR="00686B91" w:rsidRPr="007E7D05" w:rsidRDefault="00686B91" w:rsidP="00686B91">
            <w:pPr>
              <w:keepNext/>
              <w:spacing w:after="160" w:line="259" w:lineRule="auto"/>
              <w:jc w:val="both"/>
              <w:rPr>
                <w:ins w:id="968" w:author="Dell" w:date="2026-08-01T14:12:00Z"/>
                <w:color w:val="000000" w:themeColor="text1"/>
              </w:rPr>
            </w:pPr>
            <w:ins w:id="969" w:author="Dell" w:date="2026-08-01T14:12:00Z">
              <w:r w:rsidRPr="007E7D05">
                <w:rPr>
                  <w:color w:val="000000" w:themeColor="text1"/>
                </w:rPr>
                <w:t>0.087</w:t>
              </w:r>
            </w:ins>
          </w:p>
        </w:tc>
        <w:tc>
          <w:tcPr>
            <w:tcW w:w="0" w:type="auto"/>
            <w:hideMark/>
          </w:tcPr>
          <w:p w14:paraId="3C0A9D63" w14:textId="77777777" w:rsidR="00686B91" w:rsidRPr="007E7D05" w:rsidRDefault="00686B91" w:rsidP="00686B91">
            <w:pPr>
              <w:keepNext/>
              <w:spacing w:after="160" w:line="259" w:lineRule="auto"/>
              <w:jc w:val="both"/>
              <w:rPr>
                <w:ins w:id="970" w:author="Dell" w:date="2026-08-01T14:12:00Z"/>
                <w:color w:val="000000" w:themeColor="text1"/>
              </w:rPr>
            </w:pPr>
            <w:ins w:id="971" w:author="Dell" w:date="2026-08-01T14:12:00Z">
              <w:r w:rsidRPr="007E7D05">
                <w:rPr>
                  <w:color w:val="000000" w:themeColor="text1"/>
                </w:rPr>
                <w:t>0.100</w:t>
              </w:r>
            </w:ins>
          </w:p>
        </w:tc>
        <w:tc>
          <w:tcPr>
            <w:tcW w:w="0" w:type="auto"/>
            <w:hideMark/>
          </w:tcPr>
          <w:p w14:paraId="7E44A09A" w14:textId="77777777" w:rsidR="00686B91" w:rsidRPr="007E7D05" w:rsidRDefault="00686B91" w:rsidP="00686B91">
            <w:pPr>
              <w:keepNext/>
              <w:spacing w:after="160" w:line="259" w:lineRule="auto"/>
              <w:jc w:val="both"/>
              <w:rPr>
                <w:ins w:id="972" w:author="Dell" w:date="2026-08-01T14:12:00Z"/>
                <w:color w:val="000000" w:themeColor="text1"/>
              </w:rPr>
            </w:pPr>
            <w:ins w:id="973" w:author="Dell" w:date="2026-08-01T14:12:00Z">
              <w:r w:rsidRPr="007E7D05">
                <w:rPr>
                  <w:color w:val="000000" w:themeColor="text1"/>
                </w:rPr>
                <w:t>Stationary</w:t>
              </w:r>
            </w:ins>
          </w:p>
        </w:tc>
      </w:tr>
      <w:tr w:rsidR="007E7D05" w:rsidRPr="007E7D05" w14:paraId="79112581" w14:textId="77777777" w:rsidTr="00686B91">
        <w:trPr>
          <w:ins w:id="974" w:author="Dell" w:date="2026-08-01T14:12:00Z"/>
        </w:trPr>
        <w:tc>
          <w:tcPr>
            <w:tcW w:w="0" w:type="auto"/>
            <w:hideMark/>
          </w:tcPr>
          <w:p w14:paraId="7CCBEE24" w14:textId="77777777" w:rsidR="00686B91" w:rsidRPr="007E7D05" w:rsidRDefault="00686B91" w:rsidP="00686B91">
            <w:pPr>
              <w:keepNext/>
              <w:spacing w:after="160" w:line="259" w:lineRule="auto"/>
              <w:jc w:val="both"/>
              <w:rPr>
                <w:ins w:id="975" w:author="Dell" w:date="2026-08-01T14:12:00Z"/>
                <w:color w:val="000000" w:themeColor="text1"/>
              </w:rPr>
            </w:pPr>
            <w:ins w:id="976" w:author="Dell" w:date="2026-08-01T14:12:00Z">
              <w:r w:rsidRPr="007E7D05">
                <w:rPr>
                  <w:color w:val="000000" w:themeColor="text1"/>
                </w:rPr>
                <w:t>FDI</w:t>
              </w:r>
            </w:ins>
          </w:p>
        </w:tc>
        <w:tc>
          <w:tcPr>
            <w:tcW w:w="0" w:type="auto"/>
            <w:hideMark/>
          </w:tcPr>
          <w:p w14:paraId="367BDF67" w14:textId="77777777" w:rsidR="00686B91" w:rsidRPr="007E7D05" w:rsidRDefault="00686B91" w:rsidP="00686B91">
            <w:pPr>
              <w:keepNext/>
              <w:spacing w:after="160" w:line="259" w:lineRule="auto"/>
              <w:jc w:val="both"/>
              <w:rPr>
                <w:ins w:id="977" w:author="Dell" w:date="2026-08-01T14:12:00Z"/>
                <w:color w:val="000000" w:themeColor="text1"/>
              </w:rPr>
            </w:pPr>
            <w:ins w:id="978" w:author="Dell" w:date="2026-08-01T14:12:00Z">
              <w:r w:rsidRPr="007E7D05">
                <w:rPr>
                  <w:color w:val="000000" w:themeColor="text1"/>
                </w:rPr>
                <w:t>Level</w:t>
              </w:r>
            </w:ins>
          </w:p>
        </w:tc>
        <w:tc>
          <w:tcPr>
            <w:tcW w:w="0" w:type="auto"/>
            <w:hideMark/>
          </w:tcPr>
          <w:p w14:paraId="493643DD" w14:textId="77777777" w:rsidR="00686B91" w:rsidRPr="007E7D05" w:rsidRDefault="00686B91" w:rsidP="00686B91">
            <w:pPr>
              <w:keepNext/>
              <w:spacing w:after="160" w:line="259" w:lineRule="auto"/>
              <w:jc w:val="both"/>
              <w:rPr>
                <w:ins w:id="979" w:author="Dell" w:date="2026-08-01T14:12:00Z"/>
                <w:color w:val="000000" w:themeColor="text1"/>
              </w:rPr>
            </w:pPr>
            <w:ins w:id="980" w:author="Dell" w:date="2026-08-01T14:12:00Z">
              <w:r w:rsidRPr="007E7D05">
                <w:rPr>
                  <w:color w:val="000000" w:themeColor="text1"/>
                </w:rPr>
                <w:t>-3.113</w:t>
              </w:r>
            </w:ins>
          </w:p>
        </w:tc>
        <w:tc>
          <w:tcPr>
            <w:tcW w:w="0" w:type="auto"/>
            <w:hideMark/>
          </w:tcPr>
          <w:p w14:paraId="41D66022" w14:textId="77777777" w:rsidR="00686B91" w:rsidRPr="007E7D05" w:rsidRDefault="00686B91" w:rsidP="00686B91">
            <w:pPr>
              <w:keepNext/>
              <w:spacing w:after="160" w:line="259" w:lineRule="auto"/>
              <w:jc w:val="both"/>
              <w:rPr>
                <w:ins w:id="981" w:author="Dell" w:date="2026-08-01T14:12:00Z"/>
                <w:color w:val="000000" w:themeColor="text1"/>
              </w:rPr>
            </w:pPr>
            <w:ins w:id="982" w:author="Dell" w:date="2026-08-01T14:12:00Z">
              <w:r w:rsidRPr="007E7D05">
                <w:rPr>
                  <w:color w:val="000000" w:themeColor="text1"/>
                </w:rPr>
                <w:t>0.026</w:t>
              </w:r>
            </w:ins>
          </w:p>
        </w:tc>
        <w:tc>
          <w:tcPr>
            <w:tcW w:w="0" w:type="auto"/>
            <w:hideMark/>
          </w:tcPr>
          <w:p w14:paraId="5832D2F0" w14:textId="77777777" w:rsidR="00686B91" w:rsidRPr="007E7D05" w:rsidRDefault="00686B91" w:rsidP="00686B91">
            <w:pPr>
              <w:keepNext/>
              <w:spacing w:after="160" w:line="259" w:lineRule="auto"/>
              <w:jc w:val="both"/>
              <w:rPr>
                <w:ins w:id="983" w:author="Dell" w:date="2026-08-01T14:12:00Z"/>
                <w:color w:val="000000" w:themeColor="text1"/>
              </w:rPr>
            </w:pPr>
            <w:ins w:id="984" w:author="Dell" w:date="2026-08-01T14:12:00Z">
              <w:r w:rsidRPr="007E7D05">
                <w:rPr>
                  <w:color w:val="000000" w:themeColor="text1"/>
                </w:rPr>
                <w:t>-3.233</w:t>
              </w:r>
            </w:ins>
          </w:p>
        </w:tc>
        <w:tc>
          <w:tcPr>
            <w:tcW w:w="0" w:type="auto"/>
            <w:hideMark/>
          </w:tcPr>
          <w:p w14:paraId="30D3322E" w14:textId="77777777" w:rsidR="00686B91" w:rsidRPr="007E7D05" w:rsidRDefault="00686B91" w:rsidP="00686B91">
            <w:pPr>
              <w:keepNext/>
              <w:spacing w:after="160" w:line="259" w:lineRule="auto"/>
              <w:jc w:val="both"/>
              <w:rPr>
                <w:ins w:id="985" w:author="Dell" w:date="2026-08-01T14:12:00Z"/>
                <w:color w:val="000000" w:themeColor="text1"/>
              </w:rPr>
            </w:pPr>
            <w:ins w:id="986" w:author="Dell" w:date="2026-08-01T14:12:00Z">
              <w:r w:rsidRPr="007E7D05">
                <w:rPr>
                  <w:color w:val="000000" w:themeColor="text1"/>
                </w:rPr>
                <w:t>0.018</w:t>
              </w:r>
            </w:ins>
          </w:p>
        </w:tc>
        <w:tc>
          <w:tcPr>
            <w:tcW w:w="0" w:type="auto"/>
            <w:hideMark/>
          </w:tcPr>
          <w:p w14:paraId="3138E541" w14:textId="77777777" w:rsidR="00686B91" w:rsidRPr="007E7D05" w:rsidRDefault="00686B91" w:rsidP="00686B91">
            <w:pPr>
              <w:keepNext/>
              <w:spacing w:after="160" w:line="259" w:lineRule="auto"/>
              <w:jc w:val="both"/>
              <w:rPr>
                <w:ins w:id="987" w:author="Dell" w:date="2026-08-01T14:12:00Z"/>
                <w:color w:val="000000" w:themeColor="text1"/>
              </w:rPr>
            </w:pPr>
            <w:ins w:id="988" w:author="Dell" w:date="2026-08-01T14:12:00Z">
              <w:r w:rsidRPr="007E7D05">
                <w:rPr>
                  <w:color w:val="000000" w:themeColor="text1"/>
                </w:rPr>
                <w:t>0.216</w:t>
              </w:r>
            </w:ins>
          </w:p>
        </w:tc>
        <w:tc>
          <w:tcPr>
            <w:tcW w:w="0" w:type="auto"/>
            <w:hideMark/>
          </w:tcPr>
          <w:p w14:paraId="6EBFC095" w14:textId="77777777" w:rsidR="00686B91" w:rsidRPr="007E7D05" w:rsidRDefault="00686B91" w:rsidP="00686B91">
            <w:pPr>
              <w:keepNext/>
              <w:spacing w:after="160" w:line="259" w:lineRule="auto"/>
              <w:jc w:val="both"/>
              <w:rPr>
                <w:ins w:id="989" w:author="Dell" w:date="2026-08-01T14:12:00Z"/>
                <w:color w:val="000000" w:themeColor="text1"/>
              </w:rPr>
            </w:pPr>
            <w:ins w:id="990" w:author="Dell" w:date="2026-08-01T14:12:00Z">
              <w:r w:rsidRPr="007E7D05">
                <w:rPr>
                  <w:color w:val="000000" w:themeColor="text1"/>
                </w:rPr>
                <w:t>0.100</w:t>
              </w:r>
            </w:ins>
          </w:p>
        </w:tc>
        <w:tc>
          <w:tcPr>
            <w:tcW w:w="0" w:type="auto"/>
            <w:hideMark/>
          </w:tcPr>
          <w:p w14:paraId="4D4C0964" w14:textId="77777777" w:rsidR="00686B91" w:rsidRPr="007E7D05" w:rsidRDefault="00686B91" w:rsidP="00686B91">
            <w:pPr>
              <w:keepNext/>
              <w:spacing w:after="160" w:line="259" w:lineRule="auto"/>
              <w:jc w:val="both"/>
              <w:rPr>
                <w:ins w:id="991" w:author="Dell" w:date="2026-08-01T14:12:00Z"/>
                <w:color w:val="000000" w:themeColor="text1"/>
              </w:rPr>
            </w:pPr>
            <w:ins w:id="992" w:author="Dell" w:date="2026-08-01T14:12:00Z">
              <w:r w:rsidRPr="007E7D05">
                <w:rPr>
                  <w:color w:val="000000" w:themeColor="text1"/>
                </w:rPr>
                <w:t>Stationary</w:t>
              </w:r>
            </w:ins>
          </w:p>
        </w:tc>
      </w:tr>
      <w:tr w:rsidR="007E7D05" w:rsidRPr="007E7D05" w14:paraId="44F94B44" w14:textId="77777777" w:rsidTr="00686B91">
        <w:trPr>
          <w:ins w:id="993" w:author="Dell" w:date="2026-08-01T14:12:00Z"/>
        </w:trPr>
        <w:tc>
          <w:tcPr>
            <w:tcW w:w="0" w:type="auto"/>
            <w:hideMark/>
          </w:tcPr>
          <w:p w14:paraId="21D8C073" w14:textId="77777777" w:rsidR="00686B91" w:rsidRPr="007E7D05" w:rsidRDefault="00686B91" w:rsidP="00686B91">
            <w:pPr>
              <w:keepNext/>
              <w:spacing w:after="160" w:line="259" w:lineRule="auto"/>
              <w:jc w:val="both"/>
              <w:rPr>
                <w:ins w:id="994" w:author="Dell" w:date="2026-08-01T14:12:00Z"/>
                <w:color w:val="000000" w:themeColor="text1"/>
              </w:rPr>
            </w:pPr>
            <w:ins w:id="995" w:author="Dell" w:date="2026-08-01T14:12:00Z">
              <w:r w:rsidRPr="007E7D05">
                <w:rPr>
                  <w:color w:val="000000" w:themeColor="text1"/>
                </w:rPr>
                <w:t>FDI</w:t>
              </w:r>
            </w:ins>
          </w:p>
        </w:tc>
        <w:tc>
          <w:tcPr>
            <w:tcW w:w="0" w:type="auto"/>
            <w:hideMark/>
          </w:tcPr>
          <w:p w14:paraId="135BB58D" w14:textId="77777777" w:rsidR="00686B91" w:rsidRPr="007E7D05" w:rsidRDefault="00686B91" w:rsidP="00686B91">
            <w:pPr>
              <w:keepNext/>
              <w:spacing w:after="160" w:line="259" w:lineRule="auto"/>
              <w:jc w:val="both"/>
              <w:rPr>
                <w:ins w:id="996" w:author="Dell" w:date="2026-08-01T14:12:00Z"/>
                <w:color w:val="000000" w:themeColor="text1"/>
              </w:rPr>
            </w:pPr>
            <w:ins w:id="997" w:author="Dell" w:date="2026-08-01T14:12:00Z">
              <w:r w:rsidRPr="007E7D05">
                <w:rPr>
                  <w:color w:val="000000" w:themeColor="text1"/>
                </w:rPr>
                <w:t>First Difference</w:t>
              </w:r>
            </w:ins>
          </w:p>
        </w:tc>
        <w:tc>
          <w:tcPr>
            <w:tcW w:w="0" w:type="auto"/>
            <w:hideMark/>
          </w:tcPr>
          <w:p w14:paraId="4050976C" w14:textId="77777777" w:rsidR="00686B91" w:rsidRPr="007E7D05" w:rsidRDefault="00686B91" w:rsidP="00686B91">
            <w:pPr>
              <w:keepNext/>
              <w:spacing w:after="160" w:line="259" w:lineRule="auto"/>
              <w:jc w:val="both"/>
              <w:rPr>
                <w:ins w:id="998" w:author="Dell" w:date="2026-08-01T14:12:00Z"/>
                <w:color w:val="000000" w:themeColor="text1"/>
              </w:rPr>
            </w:pPr>
            <w:ins w:id="999" w:author="Dell" w:date="2026-08-01T14:12:00Z">
              <w:r w:rsidRPr="007E7D05">
                <w:rPr>
                  <w:color w:val="000000" w:themeColor="text1"/>
                </w:rPr>
                <w:t>-5.776</w:t>
              </w:r>
            </w:ins>
          </w:p>
        </w:tc>
        <w:tc>
          <w:tcPr>
            <w:tcW w:w="0" w:type="auto"/>
            <w:hideMark/>
          </w:tcPr>
          <w:p w14:paraId="6ECDE2B9" w14:textId="77777777" w:rsidR="00686B91" w:rsidRPr="007E7D05" w:rsidRDefault="00686B91" w:rsidP="00686B91">
            <w:pPr>
              <w:keepNext/>
              <w:spacing w:after="160" w:line="259" w:lineRule="auto"/>
              <w:jc w:val="both"/>
              <w:rPr>
                <w:ins w:id="1000" w:author="Dell" w:date="2026-08-01T14:12:00Z"/>
                <w:color w:val="000000" w:themeColor="text1"/>
              </w:rPr>
            </w:pPr>
            <w:ins w:id="1001" w:author="Dell" w:date="2026-08-01T14:12:00Z">
              <w:r w:rsidRPr="007E7D05">
                <w:rPr>
                  <w:color w:val="000000" w:themeColor="text1"/>
                </w:rPr>
                <w:t>0.000</w:t>
              </w:r>
            </w:ins>
          </w:p>
        </w:tc>
        <w:tc>
          <w:tcPr>
            <w:tcW w:w="0" w:type="auto"/>
            <w:hideMark/>
          </w:tcPr>
          <w:p w14:paraId="6B7FC0E6" w14:textId="77777777" w:rsidR="00686B91" w:rsidRPr="007E7D05" w:rsidRDefault="00686B91" w:rsidP="00686B91">
            <w:pPr>
              <w:keepNext/>
              <w:spacing w:after="160" w:line="259" w:lineRule="auto"/>
              <w:jc w:val="both"/>
              <w:rPr>
                <w:ins w:id="1002" w:author="Dell" w:date="2026-08-01T14:12:00Z"/>
                <w:color w:val="000000" w:themeColor="text1"/>
              </w:rPr>
            </w:pPr>
            <w:ins w:id="1003" w:author="Dell" w:date="2026-08-01T14:12:00Z">
              <w:r w:rsidRPr="007E7D05">
                <w:rPr>
                  <w:color w:val="000000" w:themeColor="text1"/>
                </w:rPr>
                <w:t>-6.714</w:t>
              </w:r>
            </w:ins>
          </w:p>
        </w:tc>
        <w:tc>
          <w:tcPr>
            <w:tcW w:w="0" w:type="auto"/>
            <w:hideMark/>
          </w:tcPr>
          <w:p w14:paraId="1F1834C3" w14:textId="77777777" w:rsidR="00686B91" w:rsidRPr="007E7D05" w:rsidRDefault="00686B91" w:rsidP="00686B91">
            <w:pPr>
              <w:keepNext/>
              <w:spacing w:after="160" w:line="259" w:lineRule="auto"/>
              <w:jc w:val="both"/>
              <w:rPr>
                <w:ins w:id="1004" w:author="Dell" w:date="2026-08-01T14:12:00Z"/>
                <w:color w:val="000000" w:themeColor="text1"/>
              </w:rPr>
            </w:pPr>
            <w:ins w:id="1005" w:author="Dell" w:date="2026-08-01T14:12:00Z">
              <w:r w:rsidRPr="007E7D05">
                <w:rPr>
                  <w:color w:val="000000" w:themeColor="text1"/>
                </w:rPr>
                <w:t>0.000</w:t>
              </w:r>
            </w:ins>
          </w:p>
        </w:tc>
        <w:tc>
          <w:tcPr>
            <w:tcW w:w="0" w:type="auto"/>
            <w:hideMark/>
          </w:tcPr>
          <w:p w14:paraId="7EACE465" w14:textId="77777777" w:rsidR="00686B91" w:rsidRPr="007E7D05" w:rsidRDefault="00686B91" w:rsidP="00686B91">
            <w:pPr>
              <w:keepNext/>
              <w:spacing w:after="160" w:line="259" w:lineRule="auto"/>
              <w:jc w:val="both"/>
              <w:rPr>
                <w:ins w:id="1006" w:author="Dell" w:date="2026-08-01T14:12:00Z"/>
                <w:color w:val="000000" w:themeColor="text1"/>
              </w:rPr>
            </w:pPr>
            <w:ins w:id="1007" w:author="Dell" w:date="2026-08-01T14:12:00Z">
              <w:r w:rsidRPr="007E7D05">
                <w:rPr>
                  <w:color w:val="000000" w:themeColor="text1"/>
                </w:rPr>
                <w:t>0.363</w:t>
              </w:r>
            </w:ins>
          </w:p>
        </w:tc>
        <w:tc>
          <w:tcPr>
            <w:tcW w:w="0" w:type="auto"/>
            <w:hideMark/>
          </w:tcPr>
          <w:p w14:paraId="49C2E270" w14:textId="77777777" w:rsidR="00686B91" w:rsidRPr="007E7D05" w:rsidRDefault="00686B91" w:rsidP="00686B91">
            <w:pPr>
              <w:keepNext/>
              <w:spacing w:after="160" w:line="259" w:lineRule="auto"/>
              <w:jc w:val="both"/>
              <w:rPr>
                <w:ins w:id="1008" w:author="Dell" w:date="2026-08-01T14:12:00Z"/>
                <w:color w:val="000000" w:themeColor="text1"/>
              </w:rPr>
            </w:pPr>
            <w:ins w:id="1009" w:author="Dell" w:date="2026-08-01T14:12:00Z">
              <w:r w:rsidRPr="007E7D05">
                <w:rPr>
                  <w:color w:val="000000" w:themeColor="text1"/>
                </w:rPr>
                <w:t>0.093</w:t>
              </w:r>
            </w:ins>
          </w:p>
        </w:tc>
        <w:tc>
          <w:tcPr>
            <w:tcW w:w="0" w:type="auto"/>
            <w:hideMark/>
          </w:tcPr>
          <w:p w14:paraId="5475C451" w14:textId="77777777" w:rsidR="00686B91" w:rsidRPr="007E7D05" w:rsidRDefault="00686B91" w:rsidP="00686B91">
            <w:pPr>
              <w:keepNext/>
              <w:spacing w:after="160" w:line="259" w:lineRule="auto"/>
              <w:jc w:val="both"/>
              <w:rPr>
                <w:ins w:id="1010" w:author="Dell" w:date="2026-08-01T14:12:00Z"/>
                <w:color w:val="000000" w:themeColor="text1"/>
              </w:rPr>
            </w:pPr>
            <w:ins w:id="1011" w:author="Dell" w:date="2026-08-01T14:12:00Z">
              <w:r w:rsidRPr="007E7D05">
                <w:rPr>
                  <w:color w:val="000000" w:themeColor="text1"/>
                </w:rPr>
                <w:t>Stationary</w:t>
              </w:r>
            </w:ins>
          </w:p>
        </w:tc>
      </w:tr>
    </w:tbl>
    <w:p w14:paraId="7419BB76" w14:textId="4D66609D" w:rsidR="00686B91" w:rsidRPr="007E7D05" w:rsidRDefault="00686B91" w:rsidP="00974BFE">
      <w:pPr>
        <w:jc w:val="both"/>
        <w:rPr>
          <w:ins w:id="1012" w:author="Dell" w:date="2026-08-01T14:09:00Z"/>
          <w:rFonts w:cstheme="minorHAnsi"/>
          <w:b/>
          <w:bCs/>
          <w:color w:val="000000" w:themeColor="text1"/>
        </w:rPr>
      </w:pPr>
    </w:p>
    <w:p w14:paraId="6B953BED" w14:textId="77777777" w:rsidR="00686B91" w:rsidRPr="007E7D05" w:rsidDel="00686B91" w:rsidRDefault="00686B91" w:rsidP="00974BFE">
      <w:pPr>
        <w:jc w:val="both"/>
        <w:rPr>
          <w:del w:id="1013" w:author="Dell" w:date="2026-08-01T14:09:00Z"/>
          <w:rFonts w:cstheme="minorHAnsi"/>
          <w:b/>
          <w:bCs/>
          <w:color w:val="000000" w:themeColor="text1"/>
        </w:rPr>
      </w:pPr>
    </w:p>
    <w:p w14:paraId="6652833F" w14:textId="18689A41" w:rsidR="00686B91" w:rsidRPr="007E7D05" w:rsidRDefault="00506A3A" w:rsidP="00506A3A">
      <w:pPr>
        <w:keepNext/>
        <w:jc w:val="both"/>
        <w:rPr>
          <w:ins w:id="1014" w:author="Dell" w:date="2026-08-01T14:03:00Z"/>
          <w:color w:val="000000" w:themeColor="text1"/>
        </w:rPr>
      </w:pPr>
      <w:del w:id="1015" w:author="Dell" w:date="2026-08-01T14:08:00Z">
        <w:r w:rsidRPr="007E7D05" w:rsidDel="00686B91">
          <w:rPr>
            <w:rFonts w:cstheme="minorHAnsi"/>
            <w:b/>
            <w:bCs/>
            <w:noProof/>
            <w:color w:val="000000" w:themeColor="text1"/>
          </w:rPr>
          <w:drawing>
            <wp:inline distT="0" distB="0" distL="0" distR="0" wp14:anchorId="25156E90" wp14:editId="03F5FE00">
              <wp:extent cx="5943600" cy="349567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95675"/>
                      </a:xfrm>
                      <a:prstGeom prst="rect">
                        <a:avLst/>
                      </a:prstGeom>
                    </pic:spPr>
                  </pic:pic>
                </a:graphicData>
              </a:graphic>
            </wp:inline>
          </w:drawing>
        </w:r>
      </w:del>
      <w:ins w:id="1016" w:author="Dell" w:date="2026-08-01T14:08:00Z">
        <w:r w:rsidR="00686B91" w:rsidRPr="007E7D05">
          <w:rPr>
            <w:b/>
            <w:bCs/>
            <w:color w:val="000000" w:themeColor="text1"/>
          </w:rPr>
          <w:t>Note:</w:t>
        </w:r>
        <w:r w:rsidR="00686B91" w:rsidRPr="007E7D05">
          <w:rPr>
            <w:color w:val="000000" w:themeColor="text1"/>
          </w:rPr>
          <w:t xml:space="preserve"> ADF and PP tests have the null hypothesis of a unit root (non-stationarity), whereas the KPSS test has the null hypothesis of stationarity. The 5% critical value for the KPSS test is </w:t>
        </w:r>
        <w:r w:rsidR="00686B91" w:rsidRPr="007E7D05">
          <w:rPr>
            <w:b/>
            <w:bCs/>
            <w:color w:val="000000" w:themeColor="text1"/>
          </w:rPr>
          <w:t>0.463</w:t>
        </w:r>
        <w:r w:rsidR="00686B91" w:rsidRPr="007E7D05">
          <w:rPr>
            <w:color w:val="000000" w:themeColor="text1"/>
          </w:rPr>
          <w:t xml:space="preserve"> for all variable.</w:t>
        </w:r>
      </w:ins>
    </w:p>
    <w:p w14:paraId="6483E50D" w14:textId="77777777" w:rsidR="00686B91" w:rsidRPr="007E7D05" w:rsidDel="00686B91" w:rsidRDefault="00686B91" w:rsidP="00506A3A">
      <w:pPr>
        <w:keepNext/>
        <w:jc w:val="both"/>
        <w:rPr>
          <w:del w:id="1017" w:author="Dell" w:date="2026-08-01T14:11:00Z"/>
          <w:color w:val="000000" w:themeColor="text1"/>
          <w:rPrChange w:id="1018" w:author="Dell" w:date="2026-08-01T14:11:00Z">
            <w:rPr>
              <w:del w:id="1019" w:author="Dell" w:date="2026-08-01T14:11:00Z"/>
            </w:rPr>
          </w:rPrChange>
        </w:rPr>
      </w:pPr>
    </w:p>
    <w:p w14:paraId="0A32CFA9" w14:textId="1F81E0AB" w:rsidR="00506A3A" w:rsidRPr="007E7D05" w:rsidDel="00686B91" w:rsidRDefault="00506A3A" w:rsidP="00506A3A">
      <w:pPr>
        <w:pStyle w:val="Caption"/>
        <w:jc w:val="center"/>
        <w:rPr>
          <w:del w:id="1020" w:author="Dell" w:date="2026-08-01T14:11:00Z"/>
          <w:rFonts w:cstheme="minorHAnsi"/>
          <w:b/>
          <w:bCs/>
          <w:i w:val="0"/>
          <w:color w:val="000000" w:themeColor="text1"/>
          <w:sz w:val="22"/>
          <w:szCs w:val="22"/>
          <w:rPrChange w:id="1021" w:author="Dell" w:date="2026-08-01T14:11:00Z">
            <w:rPr>
              <w:del w:id="1022" w:author="Dell" w:date="2026-08-01T14:11:00Z"/>
              <w:rFonts w:cstheme="minorHAnsi"/>
              <w:b/>
              <w:bCs/>
              <w:i w:val="0"/>
              <w:color w:val="000000" w:themeColor="text1"/>
              <w:sz w:val="22"/>
              <w:szCs w:val="22"/>
            </w:rPr>
          </w:rPrChange>
        </w:rPr>
      </w:pPr>
      <w:del w:id="1023" w:author="Dell" w:date="2026-08-01T14:11:00Z">
        <w:r w:rsidRPr="007E7D05" w:rsidDel="00686B91">
          <w:rPr>
            <w:i w:val="0"/>
            <w:color w:val="000000" w:themeColor="text1"/>
            <w:sz w:val="22"/>
            <w:szCs w:val="22"/>
            <w:rPrChange w:id="1024" w:author="Dell" w:date="2026-08-01T14:11:00Z">
              <w:rPr>
                <w:i w:val="0"/>
                <w:color w:val="000000" w:themeColor="text1"/>
                <w:sz w:val="22"/>
                <w:szCs w:val="22"/>
              </w:rPr>
            </w:rPrChange>
          </w:rPr>
          <w:delText>Figure</w:delText>
        </w:r>
        <w:r w:rsidR="000D06E7" w:rsidRPr="007E7D05" w:rsidDel="00686B91">
          <w:rPr>
            <w:i w:val="0"/>
            <w:color w:val="000000" w:themeColor="text1"/>
            <w:sz w:val="22"/>
            <w:szCs w:val="22"/>
            <w:rPrChange w:id="1025" w:author="Dell" w:date="2026-08-01T14:11:00Z">
              <w:rPr>
                <w:i w:val="0"/>
                <w:color w:val="000000" w:themeColor="text1"/>
                <w:sz w:val="22"/>
                <w:szCs w:val="22"/>
              </w:rPr>
            </w:rPrChange>
          </w:rPr>
          <w:delText xml:space="preserve"> </w:delText>
        </w:r>
        <w:r w:rsidR="00F978E6" w:rsidRPr="007E7D05" w:rsidDel="00686B91">
          <w:rPr>
            <w:i w:val="0"/>
            <w:color w:val="000000" w:themeColor="text1"/>
            <w:sz w:val="22"/>
            <w:szCs w:val="22"/>
            <w:rPrChange w:id="1026" w:author="Dell" w:date="2026-08-01T14:11:00Z">
              <w:rPr>
                <w:i w:val="0"/>
                <w:color w:val="000000" w:themeColor="text1"/>
                <w:sz w:val="22"/>
                <w:szCs w:val="22"/>
              </w:rPr>
            </w:rPrChange>
          </w:rPr>
          <w:delText>4</w:delText>
        </w:r>
        <w:r w:rsidRPr="007E7D05" w:rsidDel="00686B91">
          <w:rPr>
            <w:i w:val="0"/>
            <w:color w:val="000000" w:themeColor="text1"/>
            <w:sz w:val="22"/>
            <w:szCs w:val="22"/>
            <w:rPrChange w:id="1027" w:author="Dell" w:date="2026-08-01T14:11:00Z">
              <w:rPr>
                <w:i w:val="0"/>
                <w:color w:val="000000" w:themeColor="text1"/>
                <w:sz w:val="22"/>
                <w:szCs w:val="22"/>
              </w:rPr>
            </w:rPrChange>
          </w:rPr>
          <w:delText xml:space="preserve">: </w:delText>
        </w:r>
        <w:r w:rsidRPr="007E7D05" w:rsidDel="00686B91">
          <w:rPr>
            <w:rFonts w:cstheme="minorHAnsi"/>
            <w:i w:val="0"/>
            <w:color w:val="000000" w:themeColor="text1"/>
            <w:sz w:val="22"/>
            <w:szCs w:val="22"/>
            <w:rPrChange w:id="1028" w:author="Dell" w:date="2026-08-01T14:11:00Z">
              <w:rPr>
                <w:rFonts w:cstheme="minorHAnsi"/>
                <w:i w:val="0"/>
                <w:color w:val="000000" w:themeColor="text1"/>
                <w:sz w:val="22"/>
                <w:szCs w:val="22"/>
              </w:rPr>
            </w:rPrChange>
          </w:rPr>
          <w:delText>results of Augmented Dickey-Fuller (ADF), Phillips-Perron (PP) and KPSS unit root test</w:delText>
        </w:r>
      </w:del>
    </w:p>
    <w:p w14:paraId="5A554FD3" w14:textId="6B74CA58" w:rsidR="00506A3A" w:rsidRPr="007E7D05" w:rsidRDefault="00686B91" w:rsidP="00974BFE">
      <w:pPr>
        <w:jc w:val="both"/>
        <w:rPr>
          <w:rFonts w:cstheme="minorHAnsi"/>
          <w:color w:val="000000" w:themeColor="text1"/>
        </w:rPr>
      </w:pPr>
      <w:ins w:id="1029" w:author="Dell" w:date="2026-08-01T14:11:00Z">
        <w:r w:rsidRPr="007E7D05">
          <w:rPr>
            <w:rFonts w:cstheme="minorHAnsi"/>
            <w:bCs/>
            <w:color w:val="000000" w:themeColor="text1"/>
            <w:rPrChange w:id="1030" w:author="Dell" w:date="2026-08-01T14:11:00Z">
              <w:rPr>
                <w:rFonts w:cstheme="minorHAnsi"/>
                <w:bCs/>
              </w:rPr>
            </w:rPrChange>
          </w:rPr>
          <w:t>Table</w:t>
        </w:r>
        <w:r w:rsidRPr="007E7D05">
          <w:rPr>
            <w:rFonts w:cstheme="minorHAnsi"/>
            <w:bCs/>
            <w:color w:val="000000" w:themeColor="text1"/>
          </w:rPr>
          <w:t xml:space="preserve"> 3</w:t>
        </w:r>
      </w:ins>
      <w:del w:id="1031" w:author="Dell" w:date="2026-08-01T14:11:00Z">
        <w:r w:rsidR="007E20D8" w:rsidRPr="007E7D05" w:rsidDel="00686B91">
          <w:rPr>
            <w:rFonts w:cstheme="minorHAnsi"/>
            <w:bCs/>
            <w:color w:val="000000" w:themeColor="text1"/>
          </w:rPr>
          <w:delText>Figure 11</w:delText>
        </w:r>
      </w:del>
      <w:r w:rsidR="007E20D8" w:rsidRPr="007E7D05">
        <w:rPr>
          <w:rFonts w:cstheme="minorHAnsi"/>
          <w:color w:val="000000" w:themeColor="text1"/>
        </w:rPr>
        <w:t xml:space="preserve"> presents the results of the </w:t>
      </w:r>
      <w:r w:rsidR="007E20D8" w:rsidRPr="007E7D05">
        <w:rPr>
          <w:rFonts w:cstheme="minorHAnsi"/>
          <w:bCs/>
          <w:color w:val="000000" w:themeColor="text1"/>
        </w:rPr>
        <w:t>Augmented Dickey–Fuller (ADF)</w:t>
      </w:r>
      <w:r w:rsidR="007E20D8" w:rsidRPr="007E7D05">
        <w:rPr>
          <w:rFonts w:cstheme="minorHAnsi"/>
          <w:color w:val="000000" w:themeColor="text1"/>
        </w:rPr>
        <w:t xml:space="preserve">, </w:t>
      </w:r>
      <w:r w:rsidR="007E20D8" w:rsidRPr="007E7D05">
        <w:rPr>
          <w:rFonts w:cstheme="minorHAnsi"/>
          <w:bCs/>
          <w:color w:val="000000" w:themeColor="text1"/>
        </w:rPr>
        <w:t>Phillips–</w:t>
      </w:r>
      <w:proofErr w:type="spellStart"/>
      <w:r w:rsidR="007E20D8" w:rsidRPr="007E7D05">
        <w:rPr>
          <w:rFonts w:cstheme="minorHAnsi"/>
          <w:bCs/>
          <w:color w:val="000000" w:themeColor="text1"/>
        </w:rPr>
        <w:t>Perron</w:t>
      </w:r>
      <w:proofErr w:type="spellEnd"/>
      <w:r w:rsidR="007E20D8" w:rsidRPr="007E7D05">
        <w:rPr>
          <w:rFonts w:cstheme="minorHAnsi"/>
          <w:bCs/>
          <w:color w:val="000000" w:themeColor="text1"/>
        </w:rPr>
        <w:t xml:space="preserve"> (PP)</w:t>
      </w:r>
      <w:r w:rsidR="007E20D8" w:rsidRPr="007E7D05">
        <w:rPr>
          <w:rFonts w:cstheme="minorHAnsi"/>
          <w:color w:val="000000" w:themeColor="text1"/>
        </w:rPr>
        <w:t xml:space="preserve">, and </w:t>
      </w:r>
      <w:r w:rsidR="007E20D8" w:rsidRPr="007E7D05">
        <w:rPr>
          <w:rFonts w:cstheme="minorHAnsi"/>
          <w:bCs/>
          <w:color w:val="000000" w:themeColor="text1"/>
        </w:rPr>
        <w:t>KPSS</w:t>
      </w:r>
      <w:r w:rsidR="007E20D8" w:rsidRPr="007E7D05">
        <w:rPr>
          <w:rFonts w:cstheme="minorHAnsi"/>
          <w:color w:val="000000" w:themeColor="text1"/>
        </w:rPr>
        <w:t xml:space="preserve"> unit root tests for the study variables</w:t>
      </w:r>
      <w:r w:rsidR="00506A3A" w:rsidRPr="007E7D05">
        <w:rPr>
          <w:rFonts w:cstheme="minorHAnsi"/>
          <w:color w:val="000000" w:themeColor="text1"/>
        </w:rPr>
        <w:t xml:space="preserve">. </w:t>
      </w:r>
      <w:r w:rsidR="007E20D8" w:rsidRPr="007E7D05">
        <w:rPr>
          <w:rFonts w:cstheme="minorHAnsi"/>
          <w:color w:val="000000" w:themeColor="text1"/>
        </w:rPr>
        <w:t xml:space="preserve">The results indicate that </w:t>
      </w:r>
      <w:r w:rsidR="00506A3A" w:rsidRPr="007E7D05">
        <w:rPr>
          <w:rFonts w:cstheme="minorHAnsi"/>
          <w:color w:val="000000" w:themeColor="text1"/>
        </w:rPr>
        <w:t xml:space="preserve">GDP Growth and FDI are stationary at level, while Secure </w:t>
      </w:r>
      <w:ins w:id="1032" w:author="Dell" w:date="2026-08-01T10:02:00Z">
        <w:r w:rsidR="00DD7382" w:rsidRPr="007E7D05">
          <w:rPr>
            <w:rFonts w:cstheme="minorHAnsi"/>
            <w:color w:val="000000" w:themeColor="text1"/>
          </w:rPr>
          <w:t>i</w:t>
        </w:r>
      </w:ins>
      <w:del w:id="1033" w:author="Dell" w:date="2026-08-01T10:02:00Z">
        <w:r w:rsidR="00506A3A" w:rsidRPr="007E7D05" w:rsidDel="00DD7382">
          <w:rPr>
            <w:rFonts w:cstheme="minorHAnsi"/>
            <w:color w:val="000000" w:themeColor="text1"/>
          </w:rPr>
          <w:delText>I</w:delText>
        </w:r>
      </w:del>
      <w:r w:rsidR="00506A3A" w:rsidRPr="007E7D05">
        <w:rPr>
          <w:rFonts w:cstheme="minorHAnsi"/>
          <w:color w:val="000000" w:themeColor="text1"/>
        </w:rPr>
        <w:t xml:space="preserve">nternet </w:t>
      </w:r>
      <w:ins w:id="1034" w:author="Dell" w:date="2026-08-01T10:02:00Z">
        <w:r w:rsidR="00DD7382" w:rsidRPr="007E7D05">
          <w:rPr>
            <w:rFonts w:cstheme="minorHAnsi"/>
            <w:color w:val="000000" w:themeColor="text1"/>
          </w:rPr>
          <w:t>s</w:t>
        </w:r>
      </w:ins>
      <w:del w:id="1035" w:author="Dell" w:date="2026-08-01T10:02:00Z">
        <w:r w:rsidR="00506A3A" w:rsidRPr="007E7D05" w:rsidDel="00DD7382">
          <w:rPr>
            <w:rFonts w:cstheme="minorHAnsi"/>
            <w:color w:val="000000" w:themeColor="text1"/>
          </w:rPr>
          <w:delText>S</w:delText>
        </w:r>
      </w:del>
      <w:r w:rsidR="00506A3A" w:rsidRPr="007E7D05">
        <w:rPr>
          <w:rFonts w:cstheme="minorHAnsi"/>
          <w:color w:val="000000" w:themeColor="text1"/>
        </w:rPr>
        <w:t xml:space="preserve">ervers and </w:t>
      </w:r>
      <w:ins w:id="1036" w:author="Dell" w:date="2026-08-01T10:02:00Z">
        <w:r w:rsidR="00DD7382" w:rsidRPr="007E7D05">
          <w:rPr>
            <w:rFonts w:cstheme="minorHAnsi"/>
            <w:color w:val="000000" w:themeColor="text1"/>
          </w:rPr>
          <w:t>d</w:t>
        </w:r>
      </w:ins>
      <w:del w:id="1037" w:author="Dell" w:date="2026-08-01T10:02:00Z">
        <w:r w:rsidR="00506A3A" w:rsidRPr="007E7D05" w:rsidDel="00DD7382">
          <w:rPr>
            <w:rFonts w:cstheme="minorHAnsi"/>
            <w:color w:val="000000" w:themeColor="text1"/>
          </w:rPr>
          <w:delText>D</w:delText>
        </w:r>
      </w:del>
      <w:r w:rsidR="00506A3A" w:rsidRPr="007E7D05">
        <w:rPr>
          <w:rFonts w:cstheme="minorHAnsi"/>
          <w:color w:val="000000" w:themeColor="text1"/>
        </w:rPr>
        <w:t xml:space="preserve">omestic </w:t>
      </w:r>
      <w:ins w:id="1038" w:author="Dell" w:date="2026-08-01T10:02:00Z">
        <w:r w:rsidR="00DD7382" w:rsidRPr="007E7D05">
          <w:rPr>
            <w:rFonts w:cstheme="minorHAnsi"/>
            <w:color w:val="000000" w:themeColor="text1"/>
          </w:rPr>
          <w:t>c</w:t>
        </w:r>
      </w:ins>
      <w:del w:id="1039" w:author="Dell" w:date="2026-08-01T10:02:00Z">
        <w:r w:rsidR="00506A3A" w:rsidRPr="007E7D05" w:rsidDel="00DD7382">
          <w:rPr>
            <w:rFonts w:cstheme="minorHAnsi"/>
            <w:color w:val="000000" w:themeColor="text1"/>
          </w:rPr>
          <w:delText>C</w:delText>
        </w:r>
      </w:del>
      <w:r w:rsidR="00506A3A" w:rsidRPr="007E7D05">
        <w:rPr>
          <w:rFonts w:cstheme="minorHAnsi"/>
          <w:color w:val="000000" w:themeColor="text1"/>
        </w:rPr>
        <w:t xml:space="preserve">redit are stationary after applying first difference. The variables NBD, </w:t>
      </w:r>
      <w:ins w:id="1040" w:author="Dell" w:date="2026-08-01T10:02:00Z">
        <w:r w:rsidR="00DD7382" w:rsidRPr="007E7D05">
          <w:rPr>
            <w:rFonts w:cstheme="minorHAnsi"/>
            <w:color w:val="000000" w:themeColor="text1"/>
          </w:rPr>
          <w:t>i</w:t>
        </w:r>
      </w:ins>
      <w:del w:id="1041" w:author="Dell" w:date="2026-08-01T10:02:00Z">
        <w:r w:rsidR="00506A3A" w:rsidRPr="007E7D05" w:rsidDel="00DD7382">
          <w:rPr>
            <w:rFonts w:cstheme="minorHAnsi"/>
            <w:color w:val="000000" w:themeColor="text1"/>
          </w:rPr>
          <w:delText>I</w:delText>
        </w:r>
      </w:del>
      <w:r w:rsidR="00506A3A" w:rsidRPr="007E7D05">
        <w:rPr>
          <w:rFonts w:cstheme="minorHAnsi"/>
          <w:color w:val="000000" w:themeColor="text1"/>
        </w:rPr>
        <w:t xml:space="preserve">nternet, </w:t>
      </w:r>
      <w:ins w:id="1042" w:author="Dell" w:date="2026-08-01T10:02:00Z">
        <w:r w:rsidR="00DD7382" w:rsidRPr="007E7D05">
          <w:rPr>
            <w:rFonts w:cstheme="minorHAnsi"/>
            <w:color w:val="000000" w:themeColor="text1"/>
          </w:rPr>
          <w:t>b</w:t>
        </w:r>
      </w:ins>
      <w:del w:id="1043" w:author="Dell" w:date="2026-08-01T10:02:00Z">
        <w:r w:rsidR="00506A3A" w:rsidRPr="007E7D05" w:rsidDel="00DD7382">
          <w:rPr>
            <w:rFonts w:cstheme="minorHAnsi"/>
            <w:color w:val="000000" w:themeColor="text1"/>
          </w:rPr>
          <w:delText>B</w:delText>
        </w:r>
      </w:del>
      <w:r w:rsidR="00506A3A" w:rsidRPr="007E7D05">
        <w:rPr>
          <w:rFonts w:cstheme="minorHAnsi"/>
          <w:color w:val="000000" w:themeColor="text1"/>
        </w:rPr>
        <w:t xml:space="preserve">roadband, </w:t>
      </w:r>
      <w:ins w:id="1044" w:author="Dell" w:date="2026-08-01T10:02:00Z">
        <w:r w:rsidR="00DD7382" w:rsidRPr="007E7D05">
          <w:rPr>
            <w:rFonts w:cstheme="minorHAnsi"/>
            <w:color w:val="000000" w:themeColor="text1"/>
          </w:rPr>
          <w:t>m</w:t>
        </w:r>
      </w:ins>
      <w:del w:id="1045" w:author="Dell" w:date="2026-08-01T10:02:00Z">
        <w:r w:rsidR="00506A3A" w:rsidRPr="007E7D05" w:rsidDel="00DD7382">
          <w:rPr>
            <w:rFonts w:cstheme="minorHAnsi"/>
            <w:color w:val="000000" w:themeColor="text1"/>
          </w:rPr>
          <w:delText>M</w:delText>
        </w:r>
      </w:del>
      <w:r w:rsidR="00506A3A" w:rsidRPr="007E7D05">
        <w:rPr>
          <w:rFonts w:cstheme="minorHAnsi"/>
          <w:color w:val="000000" w:themeColor="text1"/>
        </w:rPr>
        <w:t xml:space="preserve">obile and ICT </w:t>
      </w:r>
      <w:ins w:id="1046" w:author="Dell" w:date="2026-08-01T10:02:00Z">
        <w:r w:rsidR="00DD7382" w:rsidRPr="007E7D05">
          <w:rPr>
            <w:rFonts w:cstheme="minorHAnsi"/>
            <w:color w:val="000000" w:themeColor="text1"/>
          </w:rPr>
          <w:t>s</w:t>
        </w:r>
      </w:ins>
      <w:del w:id="1047" w:author="Dell" w:date="2026-08-01T10:02:00Z">
        <w:r w:rsidR="00506A3A" w:rsidRPr="007E7D05" w:rsidDel="00DD7382">
          <w:rPr>
            <w:rFonts w:cstheme="minorHAnsi"/>
            <w:color w:val="000000" w:themeColor="text1"/>
          </w:rPr>
          <w:delText>S</w:delText>
        </w:r>
      </w:del>
      <w:r w:rsidR="00506A3A" w:rsidRPr="007E7D05">
        <w:rPr>
          <w:rFonts w:cstheme="minorHAnsi"/>
          <w:color w:val="000000" w:themeColor="text1"/>
        </w:rPr>
        <w:t xml:space="preserve">ervices </w:t>
      </w:r>
      <w:ins w:id="1048" w:author="Dell" w:date="2026-08-01T10:02:00Z">
        <w:r w:rsidR="00DD7382" w:rsidRPr="007E7D05">
          <w:rPr>
            <w:rFonts w:cstheme="minorHAnsi"/>
            <w:color w:val="000000" w:themeColor="text1"/>
          </w:rPr>
          <w:t>e</w:t>
        </w:r>
      </w:ins>
      <w:del w:id="1049" w:author="Dell" w:date="2026-08-01T10:02:00Z">
        <w:r w:rsidR="00506A3A" w:rsidRPr="007E7D05" w:rsidDel="00DD7382">
          <w:rPr>
            <w:rFonts w:cstheme="minorHAnsi"/>
            <w:color w:val="000000" w:themeColor="text1"/>
          </w:rPr>
          <w:delText>E</w:delText>
        </w:r>
      </w:del>
      <w:r w:rsidR="00506A3A" w:rsidRPr="007E7D05">
        <w:rPr>
          <w:rFonts w:cstheme="minorHAnsi"/>
          <w:color w:val="000000" w:themeColor="text1"/>
        </w:rPr>
        <w:t xml:space="preserve">xport have mixed result for stationarity through three tests, while other variables are non-stationary at level. </w:t>
      </w:r>
      <w:r w:rsidR="007E20D8" w:rsidRPr="007E7D05">
        <w:rPr>
          <w:rFonts w:cstheme="minorHAnsi"/>
          <w:color w:val="000000" w:themeColor="text1"/>
        </w:rPr>
        <w:t xml:space="preserve">Overall, the findings indicate that the dataset contains a combination of </w:t>
      </w:r>
      <w:proofErr w:type="gramStart"/>
      <w:r w:rsidR="007E20D8" w:rsidRPr="007E7D05">
        <w:rPr>
          <w:rFonts w:cstheme="minorHAnsi"/>
          <w:bCs/>
          <w:color w:val="000000" w:themeColor="text1"/>
        </w:rPr>
        <w:t>I(</w:t>
      </w:r>
      <w:proofErr w:type="gramEnd"/>
      <w:r w:rsidR="007E20D8" w:rsidRPr="007E7D05">
        <w:rPr>
          <w:rFonts w:cstheme="minorHAnsi"/>
          <w:bCs/>
          <w:color w:val="000000" w:themeColor="text1"/>
        </w:rPr>
        <w:t>0)</w:t>
      </w:r>
      <w:r w:rsidR="007E20D8" w:rsidRPr="007E7D05">
        <w:rPr>
          <w:rFonts w:cstheme="minorHAnsi"/>
          <w:color w:val="000000" w:themeColor="text1"/>
        </w:rPr>
        <w:t xml:space="preserve"> and </w:t>
      </w:r>
      <w:r w:rsidR="007E20D8" w:rsidRPr="007E7D05">
        <w:rPr>
          <w:rFonts w:cstheme="minorHAnsi"/>
          <w:bCs/>
          <w:color w:val="000000" w:themeColor="text1"/>
        </w:rPr>
        <w:t>I(1)</w:t>
      </w:r>
      <w:r w:rsidR="007E20D8" w:rsidRPr="007E7D05">
        <w:rPr>
          <w:rFonts w:cstheme="minorHAnsi"/>
          <w:color w:val="000000" w:themeColor="text1"/>
        </w:rPr>
        <w:t xml:space="preserve"> variables</w:t>
      </w:r>
      <w:r w:rsidR="00506A3A" w:rsidRPr="007E7D05">
        <w:rPr>
          <w:rFonts w:cstheme="minorHAnsi"/>
          <w:color w:val="000000" w:themeColor="text1"/>
        </w:rPr>
        <w:t xml:space="preserve">. Therefore, </w:t>
      </w:r>
      <w:r w:rsidR="007E20D8" w:rsidRPr="007E7D05">
        <w:rPr>
          <w:rFonts w:cstheme="minorHAnsi"/>
          <w:color w:val="000000" w:themeColor="text1"/>
        </w:rPr>
        <w:t>model is appropriate for the empirical analysis.</w:t>
      </w:r>
      <w:r w:rsidR="001E57F1" w:rsidRPr="007E7D05">
        <w:rPr>
          <w:rFonts w:cstheme="minorHAnsi"/>
          <w:color w:val="000000" w:themeColor="text1"/>
        </w:rPr>
        <w:t xml:space="preserve"> </w:t>
      </w:r>
      <w:del w:id="1050" w:author="Dell" w:date="2026-08-01T10:02:00Z">
        <w:r w:rsidR="001E57F1" w:rsidRPr="007E7D05" w:rsidDel="00DD7382">
          <w:rPr>
            <w:rFonts w:cstheme="minorHAnsi"/>
            <w:color w:val="000000" w:themeColor="text1"/>
          </w:rPr>
          <w:delText>– aru le kk findings garya xa lekhna parxa –external validation</w:delText>
        </w:r>
        <w:r w:rsidR="00882756" w:rsidRPr="007E7D05" w:rsidDel="00DD7382">
          <w:rPr>
            <w:rFonts w:cstheme="minorHAnsi"/>
            <w:color w:val="000000" w:themeColor="text1"/>
          </w:rPr>
          <w:delText xml:space="preserve"> </w:delText>
        </w:r>
      </w:del>
    </w:p>
    <w:p w14:paraId="15E42BCB" w14:textId="77777777" w:rsidR="00974BFE" w:rsidRPr="007E7D05" w:rsidRDefault="00974BFE" w:rsidP="00974BFE">
      <w:pPr>
        <w:jc w:val="both"/>
        <w:rPr>
          <w:rFonts w:cstheme="minorHAnsi"/>
          <w:b/>
          <w:bCs/>
          <w:color w:val="000000" w:themeColor="text1"/>
        </w:rPr>
      </w:pPr>
      <w:r w:rsidRPr="007E7D05">
        <w:rPr>
          <w:rFonts w:cstheme="minorHAnsi"/>
          <w:b/>
          <w:bCs/>
          <w:color w:val="000000" w:themeColor="text1"/>
        </w:rPr>
        <w:t xml:space="preserve">4.3 Multicollinearity </w:t>
      </w:r>
      <w:r w:rsidR="00F74DFE" w:rsidRPr="007E7D05">
        <w:rPr>
          <w:rFonts w:cstheme="minorHAnsi"/>
          <w:b/>
          <w:bCs/>
          <w:color w:val="000000" w:themeColor="text1"/>
        </w:rPr>
        <w:t>test</w:t>
      </w:r>
    </w:p>
    <w:p w14:paraId="067EA276" w14:textId="01C8314E" w:rsidR="00D60CAF" w:rsidRPr="007E7D05" w:rsidRDefault="00D60CAF" w:rsidP="00D60CAF">
      <w:pPr>
        <w:pStyle w:val="Caption"/>
        <w:keepNext/>
        <w:rPr>
          <w:ins w:id="1051" w:author="Dell" w:date="2026-08-01T14:01:00Z"/>
          <w:b/>
          <w:i w:val="0"/>
          <w:color w:val="000000" w:themeColor="text1"/>
          <w:sz w:val="22"/>
          <w:szCs w:val="22"/>
          <w:rPrChange w:id="1052" w:author="Dell" w:date="2026-08-01T14:01:00Z">
            <w:rPr>
              <w:ins w:id="1053" w:author="Dell" w:date="2026-08-01T14:01:00Z"/>
            </w:rPr>
          </w:rPrChange>
        </w:rPr>
        <w:pPrChange w:id="1054" w:author="Dell" w:date="2026-08-01T14:01:00Z">
          <w:pPr/>
        </w:pPrChange>
      </w:pPr>
      <w:ins w:id="1055" w:author="Dell" w:date="2026-08-01T14:01:00Z">
        <w:r w:rsidRPr="007E7D05">
          <w:rPr>
            <w:b/>
            <w:i w:val="0"/>
            <w:color w:val="000000" w:themeColor="text1"/>
            <w:sz w:val="22"/>
            <w:szCs w:val="22"/>
            <w:rPrChange w:id="1056" w:author="Dell" w:date="2026-08-01T14:01:00Z">
              <w:rPr/>
            </w:rPrChange>
          </w:rPr>
          <w:t>Table</w:t>
        </w:r>
      </w:ins>
      <w:r w:rsidR="00DD3DD3">
        <w:rPr>
          <w:b/>
          <w:i w:val="0"/>
          <w:color w:val="000000" w:themeColor="text1"/>
          <w:sz w:val="22"/>
          <w:szCs w:val="22"/>
        </w:rPr>
        <w:t xml:space="preserve"> 4</w:t>
      </w:r>
      <w:ins w:id="1057" w:author="Dell" w:date="2026-08-01T14:01:00Z">
        <w:r w:rsidRPr="007E7D05">
          <w:rPr>
            <w:b/>
            <w:i w:val="0"/>
            <w:color w:val="000000" w:themeColor="text1"/>
            <w:sz w:val="22"/>
            <w:szCs w:val="22"/>
            <w:rPrChange w:id="1058" w:author="Dell" w:date="2026-08-01T14:01:00Z">
              <w:rPr/>
            </w:rPrChange>
          </w:rPr>
          <w:t>:</w:t>
        </w:r>
        <w:r w:rsidRPr="007E7D05">
          <w:rPr>
            <w:rFonts w:cstheme="minorHAnsi"/>
            <w:b/>
            <w:bCs/>
            <w:i w:val="0"/>
            <w:color w:val="000000" w:themeColor="text1"/>
            <w:sz w:val="22"/>
            <w:szCs w:val="22"/>
            <w:rPrChange w:id="1059" w:author="Dell" w:date="2026-08-01T14:01:00Z">
              <w:rPr>
                <w:rFonts w:cstheme="minorHAnsi"/>
                <w:bCs/>
                <w:i/>
                <w:color w:val="000000" w:themeColor="text1"/>
              </w:rPr>
            </w:rPrChange>
          </w:rPr>
          <w:t xml:space="preserve"> </w:t>
        </w:r>
        <w:r w:rsidRPr="007E7D05">
          <w:rPr>
            <w:rFonts w:cstheme="minorHAnsi"/>
            <w:b/>
            <w:bCs/>
            <w:i w:val="0"/>
            <w:color w:val="000000" w:themeColor="text1"/>
            <w:sz w:val="22"/>
            <w:szCs w:val="22"/>
            <w:rPrChange w:id="1060" w:author="Dell" w:date="2026-08-01T14:01:00Z">
              <w:rPr>
                <w:rFonts w:cstheme="minorHAnsi"/>
                <w:bCs/>
                <w:color w:val="000000" w:themeColor="text1"/>
              </w:rPr>
            </w:rPrChange>
          </w:rPr>
          <w:t>Multicollinearity test results</w:t>
        </w:r>
      </w:ins>
    </w:p>
    <w:tbl>
      <w:tblPr>
        <w:tblStyle w:val="TableGrid"/>
        <w:tblW w:w="6245" w:type="dxa"/>
        <w:tblLook w:val="04A0" w:firstRow="1" w:lastRow="0" w:firstColumn="1" w:lastColumn="0" w:noHBand="0" w:noVBand="1"/>
        <w:tblPrChange w:id="1061" w:author="Dell" w:date="2026-08-01T14:00: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142"/>
        <w:gridCol w:w="1078"/>
        <w:gridCol w:w="3025"/>
        <w:tblGridChange w:id="1062">
          <w:tblGrid>
            <w:gridCol w:w="1508"/>
            <w:gridCol w:w="674"/>
            <w:gridCol w:w="2188"/>
          </w:tblGrid>
        </w:tblGridChange>
      </w:tblGrid>
      <w:tr w:rsidR="00D60CAF" w:rsidRPr="007E7D05" w14:paraId="56A22B7B" w14:textId="77777777" w:rsidTr="00D60CAF">
        <w:trPr>
          <w:trHeight w:val="443"/>
          <w:ins w:id="1063" w:author="Dell" w:date="2026-08-01T14:00:00Z"/>
          <w:trPrChange w:id="1064" w:author="Dell" w:date="2026-08-01T14:00:00Z">
            <w:trPr>
              <w:tblHeader/>
              <w:tblCellSpacing w:w="15" w:type="dxa"/>
            </w:trPr>
          </w:trPrChange>
        </w:trPr>
        <w:tc>
          <w:tcPr>
            <w:tcW w:w="0" w:type="auto"/>
            <w:hideMark/>
            <w:tcPrChange w:id="1065" w:author="Dell" w:date="2026-08-01T14:00:00Z">
              <w:tcPr>
                <w:tcW w:w="0" w:type="auto"/>
                <w:vAlign w:val="center"/>
                <w:hideMark/>
              </w:tcPr>
            </w:tcPrChange>
          </w:tcPr>
          <w:p w14:paraId="29C4C0CB" w14:textId="77777777" w:rsidR="00D60CAF" w:rsidRPr="007E7D05" w:rsidRDefault="00D60CAF" w:rsidP="00D60CAF">
            <w:pPr>
              <w:spacing w:after="160" w:line="259" w:lineRule="auto"/>
              <w:jc w:val="both"/>
              <w:rPr>
                <w:ins w:id="1066" w:author="Dell" w:date="2026-08-01T14:00:00Z"/>
                <w:b/>
                <w:bCs/>
                <w:color w:val="000000" w:themeColor="text1"/>
              </w:rPr>
            </w:pPr>
            <w:ins w:id="1067" w:author="Dell" w:date="2026-08-01T14:00:00Z">
              <w:r w:rsidRPr="007E7D05">
                <w:rPr>
                  <w:b/>
                  <w:bCs/>
                  <w:color w:val="000000" w:themeColor="text1"/>
                </w:rPr>
                <w:t>Variable</w:t>
              </w:r>
            </w:ins>
          </w:p>
        </w:tc>
        <w:tc>
          <w:tcPr>
            <w:tcW w:w="0" w:type="auto"/>
            <w:hideMark/>
            <w:tcPrChange w:id="1068" w:author="Dell" w:date="2026-08-01T14:00:00Z">
              <w:tcPr>
                <w:tcW w:w="0" w:type="auto"/>
                <w:vAlign w:val="center"/>
                <w:hideMark/>
              </w:tcPr>
            </w:tcPrChange>
          </w:tcPr>
          <w:p w14:paraId="7C2501AF" w14:textId="77777777" w:rsidR="00D60CAF" w:rsidRPr="007E7D05" w:rsidRDefault="00D60CAF" w:rsidP="00D60CAF">
            <w:pPr>
              <w:spacing w:after="160" w:line="259" w:lineRule="auto"/>
              <w:jc w:val="both"/>
              <w:rPr>
                <w:ins w:id="1069" w:author="Dell" w:date="2026-08-01T14:00:00Z"/>
                <w:b/>
                <w:bCs/>
                <w:color w:val="000000" w:themeColor="text1"/>
              </w:rPr>
            </w:pPr>
            <w:ins w:id="1070" w:author="Dell" w:date="2026-08-01T14:00:00Z">
              <w:r w:rsidRPr="007E7D05">
                <w:rPr>
                  <w:b/>
                  <w:bCs/>
                  <w:color w:val="000000" w:themeColor="text1"/>
                </w:rPr>
                <w:t>VIF</w:t>
              </w:r>
            </w:ins>
          </w:p>
        </w:tc>
        <w:tc>
          <w:tcPr>
            <w:tcW w:w="0" w:type="auto"/>
            <w:hideMark/>
            <w:tcPrChange w:id="1071" w:author="Dell" w:date="2026-08-01T14:00:00Z">
              <w:tcPr>
                <w:tcW w:w="0" w:type="auto"/>
                <w:vAlign w:val="center"/>
                <w:hideMark/>
              </w:tcPr>
            </w:tcPrChange>
          </w:tcPr>
          <w:p w14:paraId="32BEA3E4" w14:textId="77777777" w:rsidR="00D60CAF" w:rsidRPr="007E7D05" w:rsidRDefault="00D60CAF" w:rsidP="00D60CAF">
            <w:pPr>
              <w:spacing w:after="160" w:line="259" w:lineRule="auto"/>
              <w:jc w:val="both"/>
              <w:rPr>
                <w:ins w:id="1072" w:author="Dell" w:date="2026-08-01T14:00:00Z"/>
                <w:b/>
                <w:bCs/>
                <w:color w:val="000000" w:themeColor="text1"/>
              </w:rPr>
            </w:pPr>
            <w:ins w:id="1073" w:author="Dell" w:date="2026-08-01T14:00:00Z">
              <w:r w:rsidRPr="007E7D05">
                <w:rPr>
                  <w:b/>
                  <w:bCs/>
                  <w:color w:val="000000" w:themeColor="text1"/>
                </w:rPr>
                <w:t>Interpretation</w:t>
              </w:r>
            </w:ins>
          </w:p>
        </w:tc>
      </w:tr>
      <w:tr w:rsidR="00D60CAF" w:rsidRPr="007E7D05" w14:paraId="5BF31A99" w14:textId="77777777" w:rsidTr="00D60CAF">
        <w:trPr>
          <w:trHeight w:val="425"/>
          <w:ins w:id="1074" w:author="Dell" w:date="2026-08-01T14:00:00Z"/>
          <w:trPrChange w:id="1075" w:author="Dell" w:date="2026-08-01T14:00:00Z">
            <w:trPr>
              <w:tblCellSpacing w:w="15" w:type="dxa"/>
            </w:trPr>
          </w:trPrChange>
        </w:trPr>
        <w:tc>
          <w:tcPr>
            <w:tcW w:w="0" w:type="auto"/>
            <w:hideMark/>
            <w:tcPrChange w:id="1076" w:author="Dell" w:date="2026-08-01T14:00:00Z">
              <w:tcPr>
                <w:tcW w:w="0" w:type="auto"/>
                <w:vAlign w:val="center"/>
                <w:hideMark/>
              </w:tcPr>
            </w:tcPrChange>
          </w:tcPr>
          <w:p w14:paraId="266AFCBB" w14:textId="77777777" w:rsidR="00D60CAF" w:rsidRPr="007E7D05" w:rsidRDefault="00D60CAF" w:rsidP="00D60CAF">
            <w:pPr>
              <w:spacing w:after="160" w:line="259" w:lineRule="auto"/>
              <w:jc w:val="both"/>
              <w:rPr>
                <w:ins w:id="1077" w:author="Dell" w:date="2026-08-01T14:00:00Z"/>
                <w:color w:val="000000" w:themeColor="text1"/>
              </w:rPr>
            </w:pPr>
            <w:ins w:id="1078" w:author="Dell" w:date="2026-08-01T14:00:00Z">
              <w:r w:rsidRPr="007E7D05">
                <w:rPr>
                  <w:color w:val="000000" w:themeColor="text1"/>
                </w:rPr>
                <w:t>Internet</w:t>
              </w:r>
            </w:ins>
          </w:p>
        </w:tc>
        <w:tc>
          <w:tcPr>
            <w:tcW w:w="0" w:type="auto"/>
            <w:hideMark/>
            <w:tcPrChange w:id="1079" w:author="Dell" w:date="2026-08-01T14:00:00Z">
              <w:tcPr>
                <w:tcW w:w="0" w:type="auto"/>
                <w:vAlign w:val="center"/>
                <w:hideMark/>
              </w:tcPr>
            </w:tcPrChange>
          </w:tcPr>
          <w:p w14:paraId="716E4CC0" w14:textId="77777777" w:rsidR="00D60CAF" w:rsidRPr="007E7D05" w:rsidRDefault="00D60CAF" w:rsidP="00D60CAF">
            <w:pPr>
              <w:spacing w:after="160" w:line="259" w:lineRule="auto"/>
              <w:jc w:val="both"/>
              <w:rPr>
                <w:ins w:id="1080" w:author="Dell" w:date="2026-08-01T14:00:00Z"/>
                <w:color w:val="000000" w:themeColor="text1"/>
              </w:rPr>
            </w:pPr>
            <w:ins w:id="1081" w:author="Dell" w:date="2026-08-01T14:00:00Z">
              <w:r w:rsidRPr="007E7D05">
                <w:rPr>
                  <w:color w:val="000000" w:themeColor="text1"/>
                </w:rPr>
                <w:t>251.25</w:t>
              </w:r>
            </w:ins>
          </w:p>
        </w:tc>
        <w:tc>
          <w:tcPr>
            <w:tcW w:w="0" w:type="auto"/>
            <w:hideMark/>
            <w:tcPrChange w:id="1082" w:author="Dell" w:date="2026-08-01T14:00:00Z">
              <w:tcPr>
                <w:tcW w:w="0" w:type="auto"/>
                <w:vAlign w:val="center"/>
                <w:hideMark/>
              </w:tcPr>
            </w:tcPrChange>
          </w:tcPr>
          <w:p w14:paraId="2F835225" w14:textId="77777777" w:rsidR="00D60CAF" w:rsidRPr="007E7D05" w:rsidRDefault="00D60CAF" w:rsidP="00D60CAF">
            <w:pPr>
              <w:spacing w:after="160" w:line="259" w:lineRule="auto"/>
              <w:jc w:val="both"/>
              <w:rPr>
                <w:ins w:id="1083" w:author="Dell" w:date="2026-08-01T14:00:00Z"/>
                <w:color w:val="000000" w:themeColor="text1"/>
              </w:rPr>
            </w:pPr>
            <w:ins w:id="1084" w:author="Dell" w:date="2026-08-01T14:00:00Z">
              <w:r w:rsidRPr="007E7D05">
                <w:rPr>
                  <w:color w:val="000000" w:themeColor="text1"/>
                </w:rPr>
                <w:t>Severe multicollinearity</w:t>
              </w:r>
            </w:ins>
          </w:p>
        </w:tc>
      </w:tr>
      <w:tr w:rsidR="00D60CAF" w:rsidRPr="007E7D05" w14:paraId="317BAEA3" w14:textId="77777777" w:rsidTr="00D60CAF">
        <w:trPr>
          <w:trHeight w:val="443"/>
          <w:ins w:id="1085" w:author="Dell" w:date="2026-08-01T14:00:00Z"/>
          <w:trPrChange w:id="1086" w:author="Dell" w:date="2026-08-01T14:00:00Z">
            <w:trPr>
              <w:tblCellSpacing w:w="15" w:type="dxa"/>
            </w:trPr>
          </w:trPrChange>
        </w:trPr>
        <w:tc>
          <w:tcPr>
            <w:tcW w:w="0" w:type="auto"/>
            <w:hideMark/>
            <w:tcPrChange w:id="1087" w:author="Dell" w:date="2026-08-01T14:00:00Z">
              <w:tcPr>
                <w:tcW w:w="0" w:type="auto"/>
                <w:vAlign w:val="center"/>
                <w:hideMark/>
              </w:tcPr>
            </w:tcPrChange>
          </w:tcPr>
          <w:p w14:paraId="18505286" w14:textId="77777777" w:rsidR="00D60CAF" w:rsidRPr="007E7D05" w:rsidRDefault="00D60CAF" w:rsidP="00D60CAF">
            <w:pPr>
              <w:spacing w:after="160" w:line="259" w:lineRule="auto"/>
              <w:jc w:val="both"/>
              <w:rPr>
                <w:ins w:id="1088" w:author="Dell" w:date="2026-08-01T14:00:00Z"/>
                <w:color w:val="000000" w:themeColor="text1"/>
              </w:rPr>
            </w:pPr>
            <w:ins w:id="1089" w:author="Dell" w:date="2026-08-01T14:00:00Z">
              <w:r w:rsidRPr="007E7D05">
                <w:rPr>
                  <w:color w:val="000000" w:themeColor="text1"/>
                </w:rPr>
                <w:t>Broadband</w:t>
              </w:r>
            </w:ins>
          </w:p>
        </w:tc>
        <w:tc>
          <w:tcPr>
            <w:tcW w:w="0" w:type="auto"/>
            <w:hideMark/>
            <w:tcPrChange w:id="1090" w:author="Dell" w:date="2026-08-01T14:00:00Z">
              <w:tcPr>
                <w:tcW w:w="0" w:type="auto"/>
                <w:vAlign w:val="center"/>
                <w:hideMark/>
              </w:tcPr>
            </w:tcPrChange>
          </w:tcPr>
          <w:p w14:paraId="5C7AAA95" w14:textId="77777777" w:rsidR="00D60CAF" w:rsidRPr="007E7D05" w:rsidRDefault="00D60CAF" w:rsidP="00D60CAF">
            <w:pPr>
              <w:spacing w:after="160" w:line="259" w:lineRule="auto"/>
              <w:jc w:val="both"/>
              <w:rPr>
                <w:ins w:id="1091" w:author="Dell" w:date="2026-08-01T14:00:00Z"/>
                <w:color w:val="000000" w:themeColor="text1"/>
              </w:rPr>
            </w:pPr>
            <w:ins w:id="1092" w:author="Dell" w:date="2026-08-01T14:00:00Z">
              <w:r w:rsidRPr="007E7D05">
                <w:rPr>
                  <w:color w:val="000000" w:themeColor="text1"/>
                </w:rPr>
                <w:t>162.19</w:t>
              </w:r>
            </w:ins>
          </w:p>
        </w:tc>
        <w:tc>
          <w:tcPr>
            <w:tcW w:w="0" w:type="auto"/>
            <w:hideMark/>
            <w:tcPrChange w:id="1093" w:author="Dell" w:date="2026-08-01T14:00:00Z">
              <w:tcPr>
                <w:tcW w:w="0" w:type="auto"/>
                <w:vAlign w:val="center"/>
                <w:hideMark/>
              </w:tcPr>
            </w:tcPrChange>
          </w:tcPr>
          <w:p w14:paraId="68EEF00A" w14:textId="77777777" w:rsidR="00D60CAF" w:rsidRPr="007E7D05" w:rsidRDefault="00D60CAF" w:rsidP="00D60CAF">
            <w:pPr>
              <w:spacing w:after="160" w:line="259" w:lineRule="auto"/>
              <w:jc w:val="both"/>
              <w:rPr>
                <w:ins w:id="1094" w:author="Dell" w:date="2026-08-01T14:00:00Z"/>
                <w:color w:val="000000" w:themeColor="text1"/>
              </w:rPr>
            </w:pPr>
            <w:ins w:id="1095" w:author="Dell" w:date="2026-08-01T14:00:00Z">
              <w:r w:rsidRPr="007E7D05">
                <w:rPr>
                  <w:color w:val="000000" w:themeColor="text1"/>
                </w:rPr>
                <w:t>Severe multicollinearity</w:t>
              </w:r>
            </w:ins>
          </w:p>
        </w:tc>
      </w:tr>
      <w:tr w:rsidR="00D60CAF" w:rsidRPr="007E7D05" w14:paraId="55C36073" w14:textId="77777777" w:rsidTr="00D60CAF">
        <w:trPr>
          <w:trHeight w:val="425"/>
          <w:ins w:id="1096" w:author="Dell" w:date="2026-08-01T14:00:00Z"/>
          <w:trPrChange w:id="1097" w:author="Dell" w:date="2026-08-01T14:00:00Z">
            <w:trPr>
              <w:tblCellSpacing w:w="15" w:type="dxa"/>
            </w:trPr>
          </w:trPrChange>
        </w:trPr>
        <w:tc>
          <w:tcPr>
            <w:tcW w:w="0" w:type="auto"/>
            <w:hideMark/>
            <w:tcPrChange w:id="1098" w:author="Dell" w:date="2026-08-01T14:00:00Z">
              <w:tcPr>
                <w:tcW w:w="0" w:type="auto"/>
                <w:vAlign w:val="center"/>
                <w:hideMark/>
              </w:tcPr>
            </w:tcPrChange>
          </w:tcPr>
          <w:p w14:paraId="70E7787B" w14:textId="77777777" w:rsidR="00D60CAF" w:rsidRPr="007E7D05" w:rsidRDefault="00D60CAF" w:rsidP="00D60CAF">
            <w:pPr>
              <w:spacing w:after="160" w:line="259" w:lineRule="auto"/>
              <w:jc w:val="both"/>
              <w:rPr>
                <w:ins w:id="1099" w:author="Dell" w:date="2026-08-01T14:00:00Z"/>
                <w:color w:val="000000" w:themeColor="text1"/>
              </w:rPr>
            </w:pPr>
            <w:ins w:id="1100" w:author="Dell" w:date="2026-08-01T14:00:00Z">
              <w:r w:rsidRPr="007E7D05">
                <w:rPr>
                  <w:color w:val="000000" w:themeColor="text1"/>
                </w:rPr>
                <w:t>Mobile</w:t>
              </w:r>
            </w:ins>
          </w:p>
        </w:tc>
        <w:tc>
          <w:tcPr>
            <w:tcW w:w="0" w:type="auto"/>
            <w:hideMark/>
            <w:tcPrChange w:id="1101" w:author="Dell" w:date="2026-08-01T14:00:00Z">
              <w:tcPr>
                <w:tcW w:w="0" w:type="auto"/>
                <w:vAlign w:val="center"/>
                <w:hideMark/>
              </w:tcPr>
            </w:tcPrChange>
          </w:tcPr>
          <w:p w14:paraId="7B05FBA5" w14:textId="77777777" w:rsidR="00D60CAF" w:rsidRPr="007E7D05" w:rsidRDefault="00D60CAF" w:rsidP="00D60CAF">
            <w:pPr>
              <w:spacing w:after="160" w:line="259" w:lineRule="auto"/>
              <w:jc w:val="both"/>
              <w:rPr>
                <w:ins w:id="1102" w:author="Dell" w:date="2026-08-01T14:00:00Z"/>
                <w:color w:val="000000" w:themeColor="text1"/>
              </w:rPr>
            </w:pPr>
            <w:ins w:id="1103" w:author="Dell" w:date="2026-08-01T14:00:00Z">
              <w:r w:rsidRPr="007E7D05">
                <w:rPr>
                  <w:color w:val="000000" w:themeColor="text1"/>
                </w:rPr>
                <w:t>14.43</w:t>
              </w:r>
            </w:ins>
          </w:p>
        </w:tc>
        <w:tc>
          <w:tcPr>
            <w:tcW w:w="0" w:type="auto"/>
            <w:hideMark/>
            <w:tcPrChange w:id="1104" w:author="Dell" w:date="2026-08-01T14:00:00Z">
              <w:tcPr>
                <w:tcW w:w="0" w:type="auto"/>
                <w:vAlign w:val="center"/>
                <w:hideMark/>
              </w:tcPr>
            </w:tcPrChange>
          </w:tcPr>
          <w:p w14:paraId="2F93D79D" w14:textId="77777777" w:rsidR="00D60CAF" w:rsidRPr="007E7D05" w:rsidRDefault="00D60CAF" w:rsidP="00D60CAF">
            <w:pPr>
              <w:spacing w:after="160" w:line="259" w:lineRule="auto"/>
              <w:jc w:val="both"/>
              <w:rPr>
                <w:ins w:id="1105" w:author="Dell" w:date="2026-08-01T14:00:00Z"/>
                <w:color w:val="000000" w:themeColor="text1"/>
              </w:rPr>
            </w:pPr>
            <w:ins w:id="1106" w:author="Dell" w:date="2026-08-01T14:00:00Z">
              <w:r w:rsidRPr="007E7D05">
                <w:rPr>
                  <w:color w:val="000000" w:themeColor="text1"/>
                </w:rPr>
                <w:t>Severe multicollinearity</w:t>
              </w:r>
            </w:ins>
          </w:p>
        </w:tc>
      </w:tr>
      <w:tr w:rsidR="00D60CAF" w:rsidRPr="007E7D05" w14:paraId="3DCFA785" w14:textId="77777777" w:rsidTr="00D60CAF">
        <w:trPr>
          <w:trHeight w:val="443"/>
          <w:ins w:id="1107" w:author="Dell" w:date="2026-08-01T14:00:00Z"/>
          <w:trPrChange w:id="1108" w:author="Dell" w:date="2026-08-01T14:00:00Z">
            <w:trPr>
              <w:tblCellSpacing w:w="15" w:type="dxa"/>
            </w:trPr>
          </w:trPrChange>
        </w:trPr>
        <w:tc>
          <w:tcPr>
            <w:tcW w:w="0" w:type="auto"/>
            <w:hideMark/>
            <w:tcPrChange w:id="1109" w:author="Dell" w:date="2026-08-01T14:00:00Z">
              <w:tcPr>
                <w:tcW w:w="0" w:type="auto"/>
                <w:vAlign w:val="center"/>
                <w:hideMark/>
              </w:tcPr>
            </w:tcPrChange>
          </w:tcPr>
          <w:p w14:paraId="43580161" w14:textId="77777777" w:rsidR="00D60CAF" w:rsidRPr="007E7D05" w:rsidRDefault="00D60CAF" w:rsidP="00D60CAF">
            <w:pPr>
              <w:spacing w:after="160" w:line="259" w:lineRule="auto"/>
              <w:jc w:val="both"/>
              <w:rPr>
                <w:ins w:id="1110" w:author="Dell" w:date="2026-08-01T14:00:00Z"/>
                <w:color w:val="000000" w:themeColor="text1"/>
              </w:rPr>
            </w:pPr>
            <w:ins w:id="1111" w:author="Dell" w:date="2026-08-01T14:00:00Z">
              <w:r w:rsidRPr="007E7D05">
                <w:rPr>
                  <w:color w:val="000000" w:themeColor="text1"/>
                </w:rPr>
                <w:t>ICT Exports</w:t>
              </w:r>
            </w:ins>
          </w:p>
        </w:tc>
        <w:tc>
          <w:tcPr>
            <w:tcW w:w="0" w:type="auto"/>
            <w:hideMark/>
            <w:tcPrChange w:id="1112" w:author="Dell" w:date="2026-08-01T14:00:00Z">
              <w:tcPr>
                <w:tcW w:w="0" w:type="auto"/>
                <w:vAlign w:val="center"/>
                <w:hideMark/>
              </w:tcPr>
            </w:tcPrChange>
          </w:tcPr>
          <w:p w14:paraId="2239CBC5" w14:textId="77777777" w:rsidR="00D60CAF" w:rsidRPr="007E7D05" w:rsidRDefault="00D60CAF" w:rsidP="00D60CAF">
            <w:pPr>
              <w:spacing w:after="160" w:line="259" w:lineRule="auto"/>
              <w:jc w:val="both"/>
              <w:rPr>
                <w:ins w:id="1113" w:author="Dell" w:date="2026-08-01T14:00:00Z"/>
                <w:color w:val="000000" w:themeColor="text1"/>
              </w:rPr>
            </w:pPr>
            <w:ins w:id="1114" w:author="Dell" w:date="2026-08-01T14:00:00Z">
              <w:r w:rsidRPr="007E7D05">
                <w:rPr>
                  <w:color w:val="000000" w:themeColor="text1"/>
                </w:rPr>
                <w:t>2.69</w:t>
              </w:r>
            </w:ins>
          </w:p>
        </w:tc>
        <w:tc>
          <w:tcPr>
            <w:tcW w:w="0" w:type="auto"/>
            <w:hideMark/>
            <w:tcPrChange w:id="1115" w:author="Dell" w:date="2026-08-01T14:00:00Z">
              <w:tcPr>
                <w:tcW w:w="0" w:type="auto"/>
                <w:vAlign w:val="center"/>
                <w:hideMark/>
              </w:tcPr>
            </w:tcPrChange>
          </w:tcPr>
          <w:p w14:paraId="1E4AFCC4" w14:textId="77777777" w:rsidR="00D60CAF" w:rsidRPr="007E7D05" w:rsidRDefault="00D60CAF" w:rsidP="00D60CAF">
            <w:pPr>
              <w:spacing w:after="160" w:line="259" w:lineRule="auto"/>
              <w:jc w:val="both"/>
              <w:rPr>
                <w:ins w:id="1116" w:author="Dell" w:date="2026-08-01T14:00:00Z"/>
                <w:color w:val="000000" w:themeColor="text1"/>
              </w:rPr>
            </w:pPr>
            <w:ins w:id="1117" w:author="Dell" w:date="2026-08-01T14:00:00Z">
              <w:r w:rsidRPr="007E7D05">
                <w:rPr>
                  <w:color w:val="000000" w:themeColor="text1"/>
                </w:rPr>
                <w:t>Acceptable</w:t>
              </w:r>
            </w:ins>
          </w:p>
        </w:tc>
      </w:tr>
      <w:tr w:rsidR="00D60CAF" w:rsidRPr="007E7D05" w14:paraId="2A90224C" w14:textId="77777777" w:rsidTr="00D60CAF">
        <w:trPr>
          <w:trHeight w:val="425"/>
          <w:ins w:id="1118" w:author="Dell" w:date="2026-08-01T14:00:00Z"/>
          <w:trPrChange w:id="1119" w:author="Dell" w:date="2026-08-01T14:00:00Z">
            <w:trPr>
              <w:tblCellSpacing w:w="15" w:type="dxa"/>
            </w:trPr>
          </w:trPrChange>
        </w:trPr>
        <w:tc>
          <w:tcPr>
            <w:tcW w:w="0" w:type="auto"/>
            <w:hideMark/>
            <w:tcPrChange w:id="1120" w:author="Dell" w:date="2026-08-01T14:00:00Z">
              <w:tcPr>
                <w:tcW w:w="0" w:type="auto"/>
                <w:vAlign w:val="center"/>
                <w:hideMark/>
              </w:tcPr>
            </w:tcPrChange>
          </w:tcPr>
          <w:p w14:paraId="625A7B9F" w14:textId="77777777" w:rsidR="00D60CAF" w:rsidRPr="007E7D05" w:rsidRDefault="00D60CAF" w:rsidP="00D60CAF">
            <w:pPr>
              <w:spacing w:after="160" w:line="259" w:lineRule="auto"/>
              <w:jc w:val="both"/>
              <w:rPr>
                <w:ins w:id="1121" w:author="Dell" w:date="2026-08-01T14:00:00Z"/>
                <w:color w:val="000000" w:themeColor="text1"/>
              </w:rPr>
            </w:pPr>
            <w:ins w:id="1122" w:author="Dell" w:date="2026-08-01T14:00:00Z">
              <w:r w:rsidRPr="007E7D05">
                <w:rPr>
                  <w:color w:val="000000" w:themeColor="text1"/>
                </w:rPr>
                <w:t>Secure Servers</w:t>
              </w:r>
            </w:ins>
          </w:p>
        </w:tc>
        <w:tc>
          <w:tcPr>
            <w:tcW w:w="0" w:type="auto"/>
            <w:hideMark/>
            <w:tcPrChange w:id="1123" w:author="Dell" w:date="2026-08-01T14:00:00Z">
              <w:tcPr>
                <w:tcW w:w="0" w:type="auto"/>
                <w:vAlign w:val="center"/>
                <w:hideMark/>
              </w:tcPr>
            </w:tcPrChange>
          </w:tcPr>
          <w:p w14:paraId="44456897" w14:textId="77777777" w:rsidR="00D60CAF" w:rsidRPr="007E7D05" w:rsidRDefault="00D60CAF" w:rsidP="00D60CAF">
            <w:pPr>
              <w:spacing w:after="160" w:line="259" w:lineRule="auto"/>
              <w:jc w:val="both"/>
              <w:rPr>
                <w:ins w:id="1124" w:author="Dell" w:date="2026-08-01T14:00:00Z"/>
                <w:color w:val="000000" w:themeColor="text1"/>
              </w:rPr>
            </w:pPr>
            <w:ins w:id="1125" w:author="Dell" w:date="2026-08-01T14:00:00Z">
              <w:r w:rsidRPr="007E7D05">
                <w:rPr>
                  <w:color w:val="000000" w:themeColor="text1"/>
                </w:rPr>
                <w:t>45.79</w:t>
              </w:r>
            </w:ins>
          </w:p>
        </w:tc>
        <w:tc>
          <w:tcPr>
            <w:tcW w:w="0" w:type="auto"/>
            <w:hideMark/>
            <w:tcPrChange w:id="1126" w:author="Dell" w:date="2026-08-01T14:00:00Z">
              <w:tcPr>
                <w:tcW w:w="0" w:type="auto"/>
                <w:vAlign w:val="center"/>
                <w:hideMark/>
              </w:tcPr>
            </w:tcPrChange>
          </w:tcPr>
          <w:p w14:paraId="35CA3CED" w14:textId="77777777" w:rsidR="00D60CAF" w:rsidRPr="007E7D05" w:rsidRDefault="00D60CAF" w:rsidP="00D60CAF">
            <w:pPr>
              <w:spacing w:after="160" w:line="259" w:lineRule="auto"/>
              <w:jc w:val="both"/>
              <w:rPr>
                <w:ins w:id="1127" w:author="Dell" w:date="2026-08-01T14:00:00Z"/>
                <w:color w:val="000000" w:themeColor="text1"/>
              </w:rPr>
            </w:pPr>
            <w:ins w:id="1128" w:author="Dell" w:date="2026-08-01T14:00:00Z">
              <w:r w:rsidRPr="007E7D05">
                <w:rPr>
                  <w:color w:val="000000" w:themeColor="text1"/>
                </w:rPr>
                <w:t>Severe multicollinearity</w:t>
              </w:r>
            </w:ins>
          </w:p>
        </w:tc>
      </w:tr>
      <w:tr w:rsidR="00D60CAF" w:rsidRPr="007E7D05" w14:paraId="72D32BDE" w14:textId="77777777" w:rsidTr="00D60CAF">
        <w:trPr>
          <w:trHeight w:val="443"/>
          <w:ins w:id="1129" w:author="Dell" w:date="2026-08-01T14:00:00Z"/>
          <w:trPrChange w:id="1130" w:author="Dell" w:date="2026-08-01T14:00:00Z">
            <w:trPr>
              <w:tblCellSpacing w:w="15" w:type="dxa"/>
            </w:trPr>
          </w:trPrChange>
        </w:trPr>
        <w:tc>
          <w:tcPr>
            <w:tcW w:w="0" w:type="auto"/>
            <w:hideMark/>
            <w:tcPrChange w:id="1131" w:author="Dell" w:date="2026-08-01T14:00:00Z">
              <w:tcPr>
                <w:tcW w:w="0" w:type="auto"/>
                <w:vAlign w:val="center"/>
                <w:hideMark/>
              </w:tcPr>
            </w:tcPrChange>
          </w:tcPr>
          <w:p w14:paraId="76807B0C" w14:textId="77777777" w:rsidR="00D60CAF" w:rsidRPr="007E7D05" w:rsidRDefault="00D60CAF" w:rsidP="00D60CAF">
            <w:pPr>
              <w:spacing w:after="160" w:line="259" w:lineRule="auto"/>
              <w:jc w:val="both"/>
              <w:rPr>
                <w:ins w:id="1132" w:author="Dell" w:date="2026-08-01T14:00:00Z"/>
                <w:color w:val="000000" w:themeColor="text1"/>
              </w:rPr>
            </w:pPr>
            <w:ins w:id="1133" w:author="Dell" w:date="2026-08-01T14:00:00Z">
              <w:r w:rsidRPr="007E7D05">
                <w:rPr>
                  <w:color w:val="000000" w:themeColor="text1"/>
                </w:rPr>
                <w:t>GDP Growth</w:t>
              </w:r>
            </w:ins>
          </w:p>
        </w:tc>
        <w:tc>
          <w:tcPr>
            <w:tcW w:w="0" w:type="auto"/>
            <w:hideMark/>
            <w:tcPrChange w:id="1134" w:author="Dell" w:date="2026-08-01T14:00:00Z">
              <w:tcPr>
                <w:tcW w:w="0" w:type="auto"/>
                <w:vAlign w:val="center"/>
                <w:hideMark/>
              </w:tcPr>
            </w:tcPrChange>
          </w:tcPr>
          <w:p w14:paraId="39FD7977" w14:textId="77777777" w:rsidR="00D60CAF" w:rsidRPr="007E7D05" w:rsidRDefault="00D60CAF" w:rsidP="00D60CAF">
            <w:pPr>
              <w:spacing w:after="160" w:line="259" w:lineRule="auto"/>
              <w:jc w:val="both"/>
              <w:rPr>
                <w:ins w:id="1135" w:author="Dell" w:date="2026-08-01T14:00:00Z"/>
                <w:color w:val="000000" w:themeColor="text1"/>
              </w:rPr>
            </w:pPr>
            <w:ins w:id="1136" w:author="Dell" w:date="2026-08-01T14:00:00Z">
              <w:r w:rsidRPr="007E7D05">
                <w:rPr>
                  <w:color w:val="000000" w:themeColor="text1"/>
                </w:rPr>
                <w:t>1.24</w:t>
              </w:r>
            </w:ins>
          </w:p>
        </w:tc>
        <w:tc>
          <w:tcPr>
            <w:tcW w:w="0" w:type="auto"/>
            <w:hideMark/>
            <w:tcPrChange w:id="1137" w:author="Dell" w:date="2026-08-01T14:00:00Z">
              <w:tcPr>
                <w:tcW w:w="0" w:type="auto"/>
                <w:vAlign w:val="center"/>
                <w:hideMark/>
              </w:tcPr>
            </w:tcPrChange>
          </w:tcPr>
          <w:p w14:paraId="4C2998AE" w14:textId="77777777" w:rsidR="00D60CAF" w:rsidRPr="007E7D05" w:rsidRDefault="00D60CAF" w:rsidP="00D60CAF">
            <w:pPr>
              <w:spacing w:after="160" w:line="259" w:lineRule="auto"/>
              <w:jc w:val="both"/>
              <w:rPr>
                <w:ins w:id="1138" w:author="Dell" w:date="2026-08-01T14:00:00Z"/>
                <w:color w:val="000000" w:themeColor="text1"/>
              </w:rPr>
            </w:pPr>
            <w:ins w:id="1139" w:author="Dell" w:date="2026-08-01T14:00:00Z">
              <w:r w:rsidRPr="007E7D05">
                <w:rPr>
                  <w:color w:val="000000" w:themeColor="text1"/>
                </w:rPr>
                <w:t>Acceptable</w:t>
              </w:r>
            </w:ins>
          </w:p>
        </w:tc>
      </w:tr>
      <w:tr w:rsidR="00D60CAF" w:rsidRPr="007E7D05" w14:paraId="7C30C1C7" w14:textId="77777777" w:rsidTr="00D60CAF">
        <w:trPr>
          <w:trHeight w:val="425"/>
          <w:ins w:id="1140" w:author="Dell" w:date="2026-08-01T14:00:00Z"/>
          <w:trPrChange w:id="1141" w:author="Dell" w:date="2026-08-01T14:00:00Z">
            <w:trPr>
              <w:tblCellSpacing w:w="15" w:type="dxa"/>
            </w:trPr>
          </w:trPrChange>
        </w:trPr>
        <w:tc>
          <w:tcPr>
            <w:tcW w:w="0" w:type="auto"/>
            <w:hideMark/>
            <w:tcPrChange w:id="1142" w:author="Dell" w:date="2026-08-01T14:00:00Z">
              <w:tcPr>
                <w:tcW w:w="0" w:type="auto"/>
                <w:vAlign w:val="center"/>
                <w:hideMark/>
              </w:tcPr>
            </w:tcPrChange>
          </w:tcPr>
          <w:p w14:paraId="2A46C9A1" w14:textId="77777777" w:rsidR="00D60CAF" w:rsidRPr="007E7D05" w:rsidRDefault="00D60CAF" w:rsidP="00D60CAF">
            <w:pPr>
              <w:spacing w:after="160" w:line="259" w:lineRule="auto"/>
              <w:jc w:val="both"/>
              <w:rPr>
                <w:ins w:id="1143" w:author="Dell" w:date="2026-08-01T14:00:00Z"/>
                <w:color w:val="000000" w:themeColor="text1"/>
              </w:rPr>
            </w:pPr>
            <w:ins w:id="1144" w:author="Dell" w:date="2026-08-01T14:00:00Z">
              <w:r w:rsidRPr="007E7D05">
                <w:rPr>
                  <w:color w:val="000000" w:themeColor="text1"/>
                </w:rPr>
                <w:t>Domestic Credit</w:t>
              </w:r>
            </w:ins>
          </w:p>
        </w:tc>
        <w:tc>
          <w:tcPr>
            <w:tcW w:w="0" w:type="auto"/>
            <w:hideMark/>
            <w:tcPrChange w:id="1145" w:author="Dell" w:date="2026-08-01T14:00:00Z">
              <w:tcPr>
                <w:tcW w:w="0" w:type="auto"/>
                <w:vAlign w:val="center"/>
                <w:hideMark/>
              </w:tcPr>
            </w:tcPrChange>
          </w:tcPr>
          <w:p w14:paraId="78B1E134" w14:textId="77777777" w:rsidR="00D60CAF" w:rsidRPr="007E7D05" w:rsidRDefault="00D60CAF" w:rsidP="00D60CAF">
            <w:pPr>
              <w:spacing w:after="160" w:line="259" w:lineRule="auto"/>
              <w:jc w:val="both"/>
              <w:rPr>
                <w:ins w:id="1146" w:author="Dell" w:date="2026-08-01T14:00:00Z"/>
                <w:color w:val="000000" w:themeColor="text1"/>
              </w:rPr>
            </w:pPr>
            <w:ins w:id="1147" w:author="Dell" w:date="2026-08-01T14:00:00Z">
              <w:r w:rsidRPr="007E7D05">
                <w:rPr>
                  <w:color w:val="000000" w:themeColor="text1"/>
                </w:rPr>
                <w:t>56.50</w:t>
              </w:r>
            </w:ins>
          </w:p>
        </w:tc>
        <w:tc>
          <w:tcPr>
            <w:tcW w:w="0" w:type="auto"/>
            <w:hideMark/>
            <w:tcPrChange w:id="1148" w:author="Dell" w:date="2026-08-01T14:00:00Z">
              <w:tcPr>
                <w:tcW w:w="0" w:type="auto"/>
                <w:vAlign w:val="center"/>
                <w:hideMark/>
              </w:tcPr>
            </w:tcPrChange>
          </w:tcPr>
          <w:p w14:paraId="5B197F2D" w14:textId="77777777" w:rsidR="00D60CAF" w:rsidRPr="007E7D05" w:rsidRDefault="00D60CAF" w:rsidP="00D60CAF">
            <w:pPr>
              <w:spacing w:after="160" w:line="259" w:lineRule="auto"/>
              <w:jc w:val="both"/>
              <w:rPr>
                <w:ins w:id="1149" w:author="Dell" w:date="2026-08-01T14:00:00Z"/>
                <w:color w:val="000000" w:themeColor="text1"/>
              </w:rPr>
            </w:pPr>
            <w:ins w:id="1150" w:author="Dell" w:date="2026-08-01T14:00:00Z">
              <w:r w:rsidRPr="007E7D05">
                <w:rPr>
                  <w:color w:val="000000" w:themeColor="text1"/>
                </w:rPr>
                <w:t>Severe multicollinearity</w:t>
              </w:r>
            </w:ins>
          </w:p>
        </w:tc>
      </w:tr>
      <w:tr w:rsidR="00D60CAF" w:rsidRPr="007E7D05" w14:paraId="41472D02" w14:textId="77777777" w:rsidTr="00D60CAF">
        <w:trPr>
          <w:trHeight w:val="425"/>
          <w:ins w:id="1151" w:author="Dell" w:date="2026-08-01T14:00:00Z"/>
          <w:trPrChange w:id="1152" w:author="Dell" w:date="2026-08-01T14:00:00Z">
            <w:trPr>
              <w:tblCellSpacing w:w="15" w:type="dxa"/>
            </w:trPr>
          </w:trPrChange>
        </w:trPr>
        <w:tc>
          <w:tcPr>
            <w:tcW w:w="0" w:type="auto"/>
            <w:hideMark/>
            <w:tcPrChange w:id="1153" w:author="Dell" w:date="2026-08-01T14:00:00Z">
              <w:tcPr>
                <w:tcW w:w="0" w:type="auto"/>
                <w:vAlign w:val="center"/>
                <w:hideMark/>
              </w:tcPr>
            </w:tcPrChange>
          </w:tcPr>
          <w:p w14:paraId="7586E6BA" w14:textId="77777777" w:rsidR="00D60CAF" w:rsidRPr="007E7D05" w:rsidRDefault="00D60CAF" w:rsidP="00D60CAF">
            <w:pPr>
              <w:spacing w:after="160" w:line="259" w:lineRule="auto"/>
              <w:jc w:val="both"/>
              <w:rPr>
                <w:ins w:id="1154" w:author="Dell" w:date="2026-08-01T14:00:00Z"/>
                <w:color w:val="000000" w:themeColor="text1"/>
              </w:rPr>
            </w:pPr>
            <w:ins w:id="1155" w:author="Dell" w:date="2026-08-01T14:00:00Z">
              <w:r w:rsidRPr="007E7D05">
                <w:rPr>
                  <w:color w:val="000000" w:themeColor="text1"/>
                </w:rPr>
                <w:t>FDI</w:t>
              </w:r>
            </w:ins>
          </w:p>
        </w:tc>
        <w:tc>
          <w:tcPr>
            <w:tcW w:w="0" w:type="auto"/>
            <w:hideMark/>
            <w:tcPrChange w:id="1156" w:author="Dell" w:date="2026-08-01T14:00:00Z">
              <w:tcPr>
                <w:tcW w:w="0" w:type="auto"/>
                <w:vAlign w:val="center"/>
                <w:hideMark/>
              </w:tcPr>
            </w:tcPrChange>
          </w:tcPr>
          <w:p w14:paraId="534E5C17" w14:textId="77777777" w:rsidR="00D60CAF" w:rsidRPr="007E7D05" w:rsidRDefault="00D60CAF" w:rsidP="00D60CAF">
            <w:pPr>
              <w:spacing w:after="160" w:line="259" w:lineRule="auto"/>
              <w:jc w:val="both"/>
              <w:rPr>
                <w:ins w:id="1157" w:author="Dell" w:date="2026-08-01T14:00:00Z"/>
                <w:color w:val="000000" w:themeColor="text1"/>
              </w:rPr>
            </w:pPr>
            <w:ins w:id="1158" w:author="Dell" w:date="2026-08-01T14:00:00Z">
              <w:r w:rsidRPr="007E7D05">
                <w:rPr>
                  <w:color w:val="000000" w:themeColor="text1"/>
                </w:rPr>
                <w:t>2.43</w:t>
              </w:r>
            </w:ins>
          </w:p>
        </w:tc>
        <w:tc>
          <w:tcPr>
            <w:tcW w:w="0" w:type="auto"/>
            <w:hideMark/>
            <w:tcPrChange w:id="1159" w:author="Dell" w:date="2026-08-01T14:00:00Z">
              <w:tcPr>
                <w:tcW w:w="0" w:type="auto"/>
                <w:vAlign w:val="center"/>
                <w:hideMark/>
              </w:tcPr>
            </w:tcPrChange>
          </w:tcPr>
          <w:p w14:paraId="002FB534" w14:textId="77777777" w:rsidR="00D60CAF" w:rsidRPr="007E7D05" w:rsidRDefault="00D60CAF" w:rsidP="00D60CAF">
            <w:pPr>
              <w:spacing w:after="160" w:line="259" w:lineRule="auto"/>
              <w:jc w:val="both"/>
              <w:rPr>
                <w:ins w:id="1160" w:author="Dell" w:date="2026-08-01T14:00:00Z"/>
                <w:color w:val="000000" w:themeColor="text1"/>
              </w:rPr>
            </w:pPr>
            <w:ins w:id="1161" w:author="Dell" w:date="2026-08-01T14:00:00Z">
              <w:r w:rsidRPr="007E7D05">
                <w:rPr>
                  <w:color w:val="000000" w:themeColor="text1"/>
                </w:rPr>
                <w:t>Acceptable</w:t>
              </w:r>
            </w:ins>
          </w:p>
        </w:tc>
      </w:tr>
    </w:tbl>
    <w:p w14:paraId="6D70D1ED" w14:textId="747FF31F" w:rsidR="00F74DFE" w:rsidRPr="007E7D05" w:rsidRDefault="00F74DFE" w:rsidP="00F74DFE">
      <w:pPr>
        <w:keepNext/>
        <w:jc w:val="both"/>
        <w:rPr>
          <w:color w:val="000000" w:themeColor="text1"/>
        </w:rPr>
      </w:pPr>
      <w:commentRangeStart w:id="1162"/>
      <w:commentRangeStart w:id="1163"/>
      <w:del w:id="1164" w:author="Dell" w:date="2026-08-01T14:00:00Z">
        <w:r w:rsidRPr="007E7D05" w:rsidDel="00D60CAF">
          <w:rPr>
            <w:rFonts w:cstheme="minorHAnsi"/>
            <w:b/>
            <w:bCs/>
            <w:noProof/>
            <w:color w:val="000000" w:themeColor="text1"/>
          </w:rPr>
          <w:lastRenderedPageBreak/>
          <w:drawing>
            <wp:inline distT="0" distB="0" distL="0" distR="0" wp14:anchorId="123D3D03" wp14:editId="6B9ED276">
              <wp:extent cx="3400900" cy="1771897"/>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0900" cy="1771897"/>
                      </a:xfrm>
                      <a:prstGeom prst="rect">
                        <a:avLst/>
                      </a:prstGeom>
                    </pic:spPr>
                  </pic:pic>
                </a:graphicData>
              </a:graphic>
            </wp:inline>
          </w:drawing>
        </w:r>
      </w:del>
      <w:commentRangeEnd w:id="1162"/>
      <w:r w:rsidR="00650C6A" w:rsidRPr="007E7D05">
        <w:rPr>
          <w:rStyle w:val="CommentReference"/>
          <w:color w:val="000000" w:themeColor="text1"/>
        </w:rPr>
        <w:commentReference w:id="1162"/>
      </w:r>
    </w:p>
    <w:p w14:paraId="1C32605E" w14:textId="08FF85D9" w:rsidR="00F74DFE" w:rsidRPr="007E7D05" w:rsidDel="00D60CAF" w:rsidRDefault="00F74DFE" w:rsidP="00F74DFE">
      <w:pPr>
        <w:pStyle w:val="Caption"/>
        <w:jc w:val="both"/>
        <w:rPr>
          <w:del w:id="1165" w:author="Dell" w:date="2026-08-01T14:01:00Z"/>
          <w:rFonts w:cstheme="minorHAnsi"/>
          <w:bCs/>
          <w:i w:val="0"/>
          <w:color w:val="000000" w:themeColor="text1"/>
          <w:sz w:val="22"/>
          <w:szCs w:val="22"/>
        </w:rPr>
      </w:pPr>
      <w:del w:id="1166" w:author="Dell" w:date="2026-08-01T14:01:00Z">
        <w:r w:rsidRPr="007E7D05" w:rsidDel="00D60CAF">
          <w:rPr>
            <w:i w:val="0"/>
            <w:color w:val="000000" w:themeColor="text1"/>
            <w:sz w:val="22"/>
            <w:szCs w:val="22"/>
          </w:rPr>
          <w:delText>Figure</w:delText>
        </w:r>
        <w:r w:rsidR="000D06E7" w:rsidRPr="007E7D05" w:rsidDel="00D60CAF">
          <w:rPr>
            <w:i w:val="0"/>
            <w:color w:val="000000" w:themeColor="text1"/>
            <w:sz w:val="22"/>
            <w:szCs w:val="22"/>
          </w:rPr>
          <w:delText xml:space="preserve"> </w:delText>
        </w:r>
        <w:r w:rsidR="00F978E6" w:rsidRPr="007E7D05" w:rsidDel="00D60CAF">
          <w:rPr>
            <w:i w:val="0"/>
            <w:color w:val="000000" w:themeColor="text1"/>
            <w:sz w:val="22"/>
            <w:szCs w:val="22"/>
          </w:rPr>
          <w:delText>5</w:delText>
        </w:r>
        <w:r w:rsidR="000D06E7" w:rsidRPr="007E7D05" w:rsidDel="00D60CAF">
          <w:rPr>
            <w:i w:val="0"/>
            <w:color w:val="000000" w:themeColor="text1"/>
            <w:sz w:val="22"/>
            <w:szCs w:val="22"/>
          </w:rPr>
          <w:delText xml:space="preserve"> :</w:delText>
        </w:r>
        <w:r w:rsidRPr="007E7D05" w:rsidDel="00D60CAF">
          <w:rPr>
            <w:i w:val="0"/>
            <w:color w:val="000000" w:themeColor="text1"/>
            <w:sz w:val="22"/>
            <w:szCs w:val="22"/>
          </w:rPr>
          <w:delText xml:space="preserve"> </w:delText>
        </w:r>
        <w:r w:rsidRPr="007E7D05" w:rsidDel="00D60CAF">
          <w:rPr>
            <w:rFonts w:cstheme="minorHAnsi"/>
            <w:bCs/>
            <w:i w:val="0"/>
            <w:color w:val="000000" w:themeColor="text1"/>
            <w:sz w:val="22"/>
            <w:szCs w:val="22"/>
          </w:rPr>
          <w:delText>Multicollinearity test results</w:delText>
        </w:r>
      </w:del>
    </w:p>
    <w:p w14:paraId="53A7C5F2" w14:textId="3A4D1DBA" w:rsidR="00D25EDB" w:rsidRPr="007E7D05" w:rsidRDefault="00D60CAF" w:rsidP="00974BFE">
      <w:pPr>
        <w:jc w:val="both"/>
        <w:rPr>
          <w:rFonts w:cstheme="minorHAnsi"/>
          <w:bCs/>
          <w:color w:val="000000" w:themeColor="text1"/>
        </w:rPr>
      </w:pPr>
      <w:ins w:id="1167" w:author="Dell" w:date="2026-08-01T14:01:00Z">
        <w:r w:rsidRPr="007E7D05">
          <w:rPr>
            <w:rFonts w:cstheme="minorHAnsi"/>
            <w:bCs/>
            <w:color w:val="000000" w:themeColor="text1"/>
          </w:rPr>
          <w:t>Table</w:t>
        </w:r>
      </w:ins>
      <w:del w:id="1168" w:author="Dell" w:date="2026-08-01T14:01:00Z">
        <w:r w:rsidR="00F74DFE" w:rsidRPr="007E7D05" w:rsidDel="00D60CAF">
          <w:rPr>
            <w:rFonts w:cstheme="minorHAnsi"/>
            <w:bCs/>
            <w:color w:val="000000" w:themeColor="text1"/>
          </w:rPr>
          <w:delText>Figure</w:delText>
        </w:r>
      </w:del>
      <w:r w:rsidR="00F74DFE" w:rsidRPr="007E7D05">
        <w:rPr>
          <w:rFonts w:cstheme="minorHAnsi"/>
          <w:bCs/>
          <w:color w:val="000000" w:themeColor="text1"/>
        </w:rPr>
        <w:t xml:space="preserve"> </w:t>
      </w:r>
      <w:r w:rsidR="00DD3DD3">
        <w:rPr>
          <w:rFonts w:cstheme="minorHAnsi"/>
          <w:bCs/>
          <w:color w:val="000000" w:themeColor="text1"/>
        </w:rPr>
        <w:t>4</w:t>
      </w:r>
      <w:del w:id="1169" w:author="Dell" w:date="2026-08-01T14:01:00Z">
        <w:r w:rsidR="000D06E7" w:rsidRPr="007E7D05" w:rsidDel="00D60CAF">
          <w:rPr>
            <w:rFonts w:cstheme="minorHAnsi"/>
            <w:bCs/>
            <w:color w:val="000000" w:themeColor="text1"/>
          </w:rPr>
          <w:delText>6</w:delText>
        </w:r>
      </w:del>
      <w:r w:rsidR="00F74DFE" w:rsidRPr="007E7D05">
        <w:rPr>
          <w:rFonts w:cstheme="minorHAnsi"/>
          <w:bCs/>
          <w:color w:val="000000" w:themeColor="text1"/>
        </w:rPr>
        <w:t xml:space="preserve"> </w:t>
      </w:r>
      <w:r w:rsidR="00D25EDB" w:rsidRPr="007E7D05">
        <w:rPr>
          <w:rFonts w:cstheme="minorHAnsi"/>
          <w:bCs/>
          <w:color w:val="000000" w:themeColor="text1"/>
        </w:rPr>
        <w:t xml:space="preserve">presents the Variance Inflation Factor (VIF) results for the explanatory variables. From the findings, it is evident that there are some cases of severe multicollinearity within some of the digital transformation variables. Specifically, </w:t>
      </w:r>
      <w:ins w:id="1170" w:author="Dell" w:date="2026-08-01T10:02:00Z">
        <w:r w:rsidR="00DD7382" w:rsidRPr="007E7D05">
          <w:rPr>
            <w:rFonts w:cstheme="minorHAnsi"/>
            <w:bCs/>
            <w:color w:val="000000" w:themeColor="text1"/>
          </w:rPr>
          <w:t>i</w:t>
        </w:r>
      </w:ins>
      <w:del w:id="1171" w:author="Dell" w:date="2026-08-01T10:02:00Z">
        <w:r w:rsidR="00D25EDB" w:rsidRPr="007E7D05" w:rsidDel="00DD7382">
          <w:rPr>
            <w:rFonts w:cstheme="minorHAnsi"/>
            <w:bCs/>
            <w:color w:val="000000" w:themeColor="text1"/>
          </w:rPr>
          <w:delText>I</w:delText>
        </w:r>
      </w:del>
      <w:r w:rsidR="00D25EDB" w:rsidRPr="007E7D05">
        <w:rPr>
          <w:rFonts w:cstheme="minorHAnsi"/>
          <w:bCs/>
          <w:color w:val="000000" w:themeColor="text1"/>
        </w:rPr>
        <w:t xml:space="preserve">nternet (VIF= 251.25), </w:t>
      </w:r>
      <w:ins w:id="1172" w:author="Dell" w:date="2026-08-01T10:03:00Z">
        <w:r w:rsidR="00DD7382" w:rsidRPr="007E7D05">
          <w:rPr>
            <w:rFonts w:cstheme="minorHAnsi"/>
            <w:bCs/>
            <w:color w:val="000000" w:themeColor="text1"/>
          </w:rPr>
          <w:t>b</w:t>
        </w:r>
      </w:ins>
      <w:del w:id="1173" w:author="Dell" w:date="2026-08-01T10:03:00Z">
        <w:r w:rsidR="00D25EDB" w:rsidRPr="007E7D05" w:rsidDel="00DD7382">
          <w:rPr>
            <w:rFonts w:cstheme="minorHAnsi"/>
            <w:bCs/>
            <w:color w:val="000000" w:themeColor="text1"/>
          </w:rPr>
          <w:delText>B</w:delText>
        </w:r>
      </w:del>
      <w:r w:rsidR="00D25EDB" w:rsidRPr="007E7D05">
        <w:rPr>
          <w:rFonts w:cstheme="minorHAnsi"/>
          <w:bCs/>
          <w:color w:val="000000" w:themeColor="text1"/>
        </w:rPr>
        <w:t xml:space="preserve">roadband (VIF = 162.19), </w:t>
      </w:r>
      <w:ins w:id="1174" w:author="Dell" w:date="2026-08-01T10:02:00Z">
        <w:r w:rsidR="00DD7382" w:rsidRPr="007E7D05">
          <w:rPr>
            <w:rFonts w:cstheme="minorHAnsi"/>
            <w:bCs/>
            <w:color w:val="000000" w:themeColor="text1"/>
          </w:rPr>
          <w:t>s</w:t>
        </w:r>
      </w:ins>
      <w:del w:id="1175" w:author="Dell" w:date="2026-08-01T10:02:00Z">
        <w:r w:rsidR="00D25EDB" w:rsidRPr="007E7D05" w:rsidDel="00DD7382">
          <w:rPr>
            <w:rFonts w:cstheme="minorHAnsi"/>
            <w:bCs/>
            <w:color w:val="000000" w:themeColor="text1"/>
          </w:rPr>
          <w:delText>S</w:delText>
        </w:r>
      </w:del>
      <w:r w:rsidR="00D25EDB" w:rsidRPr="007E7D05">
        <w:rPr>
          <w:rFonts w:cstheme="minorHAnsi"/>
          <w:bCs/>
          <w:color w:val="000000" w:themeColor="text1"/>
        </w:rPr>
        <w:t xml:space="preserve">ecure </w:t>
      </w:r>
      <w:ins w:id="1176" w:author="Dell" w:date="2026-08-01T10:02:00Z">
        <w:r w:rsidR="00DD7382" w:rsidRPr="007E7D05">
          <w:rPr>
            <w:rFonts w:cstheme="minorHAnsi"/>
            <w:bCs/>
            <w:color w:val="000000" w:themeColor="text1"/>
          </w:rPr>
          <w:t>i</w:t>
        </w:r>
      </w:ins>
      <w:del w:id="1177" w:author="Dell" w:date="2026-08-01T10:02:00Z">
        <w:r w:rsidR="00D25EDB" w:rsidRPr="007E7D05" w:rsidDel="00DD7382">
          <w:rPr>
            <w:rFonts w:cstheme="minorHAnsi"/>
            <w:bCs/>
            <w:color w:val="000000" w:themeColor="text1"/>
          </w:rPr>
          <w:delText>I</w:delText>
        </w:r>
      </w:del>
      <w:r w:rsidR="00D25EDB" w:rsidRPr="007E7D05">
        <w:rPr>
          <w:rFonts w:cstheme="minorHAnsi"/>
          <w:bCs/>
          <w:color w:val="000000" w:themeColor="text1"/>
        </w:rPr>
        <w:t xml:space="preserve">nternet </w:t>
      </w:r>
      <w:ins w:id="1178" w:author="Dell" w:date="2026-08-01T10:03:00Z">
        <w:r w:rsidR="00DD7382" w:rsidRPr="007E7D05">
          <w:rPr>
            <w:rFonts w:cstheme="minorHAnsi"/>
            <w:bCs/>
            <w:color w:val="000000" w:themeColor="text1"/>
          </w:rPr>
          <w:t>s</w:t>
        </w:r>
      </w:ins>
      <w:del w:id="1179" w:author="Dell" w:date="2026-08-01T10:03:00Z">
        <w:r w:rsidR="00D25EDB" w:rsidRPr="007E7D05" w:rsidDel="00DD7382">
          <w:rPr>
            <w:rFonts w:cstheme="minorHAnsi"/>
            <w:bCs/>
            <w:color w:val="000000" w:themeColor="text1"/>
          </w:rPr>
          <w:delText>S</w:delText>
        </w:r>
      </w:del>
      <w:r w:rsidR="00D25EDB" w:rsidRPr="007E7D05">
        <w:rPr>
          <w:rFonts w:cstheme="minorHAnsi"/>
          <w:bCs/>
          <w:color w:val="000000" w:themeColor="text1"/>
        </w:rPr>
        <w:t xml:space="preserve">ervers (VIF = 45.79), </w:t>
      </w:r>
      <w:ins w:id="1180" w:author="Dell" w:date="2026-08-01T10:03:00Z">
        <w:r w:rsidR="00DD7382" w:rsidRPr="007E7D05">
          <w:rPr>
            <w:rFonts w:cstheme="minorHAnsi"/>
            <w:bCs/>
            <w:color w:val="000000" w:themeColor="text1"/>
          </w:rPr>
          <w:t>d</w:t>
        </w:r>
      </w:ins>
      <w:del w:id="1181" w:author="Dell" w:date="2026-08-01T10:03:00Z">
        <w:r w:rsidR="00D25EDB" w:rsidRPr="007E7D05" w:rsidDel="00DD7382">
          <w:rPr>
            <w:rFonts w:cstheme="minorHAnsi"/>
            <w:bCs/>
            <w:color w:val="000000" w:themeColor="text1"/>
          </w:rPr>
          <w:delText>D</w:delText>
        </w:r>
      </w:del>
      <w:r w:rsidR="00D25EDB" w:rsidRPr="007E7D05">
        <w:rPr>
          <w:rFonts w:cstheme="minorHAnsi"/>
          <w:bCs/>
          <w:color w:val="000000" w:themeColor="text1"/>
        </w:rPr>
        <w:t xml:space="preserve">omestic </w:t>
      </w:r>
      <w:ins w:id="1182" w:author="Dell" w:date="2026-08-01T10:03:00Z">
        <w:r w:rsidR="00DD7382" w:rsidRPr="007E7D05">
          <w:rPr>
            <w:rFonts w:cstheme="minorHAnsi"/>
            <w:bCs/>
            <w:color w:val="000000" w:themeColor="text1"/>
          </w:rPr>
          <w:t>c</w:t>
        </w:r>
      </w:ins>
      <w:del w:id="1183" w:author="Dell" w:date="2026-08-01T10:03:00Z">
        <w:r w:rsidR="00D25EDB" w:rsidRPr="007E7D05" w:rsidDel="00DD7382">
          <w:rPr>
            <w:rFonts w:cstheme="minorHAnsi"/>
            <w:bCs/>
            <w:color w:val="000000" w:themeColor="text1"/>
          </w:rPr>
          <w:delText>C</w:delText>
        </w:r>
      </w:del>
      <w:r w:rsidR="00D25EDB" w:rsidRPr="007E7D05">
        <w:rPr>
          <w:rFonts w:cstheme="minorHAnsi"/>
          <w:bCs/>
          <w:color w:val="000000" w:themeColor="text1"/>
        </w:rPr>
        <w:t xml:space="preserve">redit (VIF = 56.50), and </w:t>
      </w:r>
      <w:ins w:id="1184" w:author="Dell" w:date="2026-08-01T10:03:00Z">
        <w:r w:rsidR="00DD7382" w:rsidRPr="007E7D05">
          <w:rPr>
            <w:rFonts w:cstheme="minorHAnsi"/>
            <w:bCs/>
            <w:color w:val="000000" w:themeColor="text1"/>
          </w:rPr>
          <w:t>m</w:t>
        </w:r>
      </w:ins>
      <w:del w:id="1185" w:author="Dell" w:date="2026-08-01T10:03:00Z">
        <w:r w:rsidR="00D25EDB" w:rsidRPr="007E7D05" w:rsidDel="00DD7382">
          <w:rPr>
            <w:rFonts w:cstheme="minorHAnsi"/>
            <w:bCs/>
            <w:color w:val="000000" w:themeColor="text1"/>
          </w:rPr>
          <w:delText>M</w:delText>
        </w:r>
      </w:del>
      <w:r w:rsidR="00D25EDB" w:rsidRPr="007E7D05">
        <w:rPr>
          <w:rFonts w:cstheme="minorHAnsi"/>
          <w:bCs/>
          <w:color w:val="000000" w:themeColor="text1"/>
        </w:rPr>
        <w:t>obile (VIF = 14.43) have very high VIF values, which exceed the threshold of 10, this indicates severe multicollinearity. However, ICT Services Exports (VIF = 2.69), GDP Growth (VIF = 1.24) and FDI (VIF = 2.43) have acceptable VIF values, suggesting no multicollinearity concerns. Hence,</w:t>
      </w:r>
      <w:r w:rsidR="00D25EDB" w:rsidRPr="007E7D05">
        <w:rPr>
          <w:color w:val="000000" w:themeColor="text1"/>
        </w:rPr>
        <w:t xml:space="preserve"> </w:t>
      </w:r>
      <w:r w:rsidR="00D25EDB" w:rsidRPr="007E7D05">
        <w:rPr>
          <w:rFonts w:cstheme="minorHAnsi"/>
          <w:bCs/>
          <w:color w:val="000000" w:themeColor="text1"/>
        </w:rPr>
        <w:t xml:space="preserve">the presence of severe multicollinearity in the digital transformation indicators makes it appropriate to consider using a composite </w:t>
      </w:r>
      <w:r w:rsidR="00CC4EB9" w:rsidRPr="007E7D05">
        <w:rPr>
          <w:rFonts w:cstheme="minorHAnsi"/>
          <w:bCs/>
          <w:color w:val="000000" w:themeColor="text1"/>
        </w:rPr>
        <w:t xml:space="preserve">DTI </w:t>
      </w:r>
      <w:r w:rsidR="00D25EDB" w:rsidRPr="007E7D05">
        <w:rPr>
          <w:rFonts w:cstheme="minorHAnsi"/>
          <w:bCs/>
          <w:color w:val="000000" w:themeColor="text1"/>
        </w:rPr>
        <w:t>in place of these highly correlated indicators in the regression analysis.</w:t>
      </w:r>
    </w:p>
    <w:p w14:paraId="6661BFE9" w14:textId="0175E9EC" w:rsidR="00D25EDB" w:rsidRPr="007E7D05" w:rsidRDefault="00D25EDB" w:rsidP="00974BFE">
      <w:pPr>
        <w:jc w:val="both"/>
        <w:rPr>
          <w:rFonts w:cstheme="minorHAnsi"/>
          <w:bCs/>
          <w:color w:val="000000" w:themeColor="text1"/>
        </w:rPr>
      </w:pPr>
      <w:r w:rsidRPr="007E7D05">
        <w:rPr>
          <w:rFonts w:cstheme="minorHAnsi"/>
          <w:bCs/>
          <w:color w:val="000000" w:themeColor="text1"/>
        </w:rPr>
        <w:t xml:space="preserve">VIF readings for </w:t>
      </w:r>
      <w:ins w:id="1186" w:author="Dell" w:date="2026-08-01T10:03:00Z">
        <w:r w:rsidR="00DD7382" w:rsidRPr="007E7D05">
          <w:rPr>
            <w:rFonts w:cstheme="minorHAnsi"/>
            <w:bCs/>
            <w:color w:val="000000" w:themeColor="text1"/>
          </w:rPr>
          <w:t>i</w:t>
        </w:r>
      </w:ins>
      <w:del w:id="1187" w:author="Dell" w:date="2026-08-01T10:03:00Z">
        <w:r w:rsidRPr="007E7D05" w:rsidDel="00DD7382">
          <w:rPr>
            <w:rFonts w:cstheme="minorHAnsi"/>
            <w:bCs/>
            <w:color w:val="000000" w:themeColor="text1"/>
          </w:rPr>
          <w:delText>I</w:delText>
        </w:r>
      </w:del>
      <w:r w:rsidRPr="007E7D05">
        <w:rPr>
          <w:rFonts w:cstheme="minorHAnsi"/>
          <w:bCs/>
          <w:color w:val="000000" w:themeColor="text1"/>
        </w:rPr>
        <w:t xml:space="preserve">nternet, Broadband, and </w:t>
      </w:r>
      <w:proofErr w:type="spellStart"/>
      <w:ins w:id="1188" w:author="Dell" w:date="2026-08-01T10:03:00Z">
        <w:r w:rsidR="00DD7382" w:rsidRPr="007E7D05">
          <w:rPr>
            <w:rFonts w:cstheme="minorHAnsi"/>
            <w:bCs/>
            <w:color w:val="000000" w:themeColor="text1"/>
          </w:rPr>
          <w:t>s</w:t>
        </w:r>
      </w:ins>
      <w:del w:id="1189" w:author="Dell" w:date="2026-08-01T10:03:00Z">
        <w:r w:rsidRPr="007E7D05" w:rsidDel="00DD7382">
          <w:rPr>
            <w:rFonts w:cstheme="minorHAnsi"/>
            <w:bCs/>
            <w:color w:val="000000" w:themeColor="text1"/>
          </w:rPr>
          <w:delText>S</w:delText>
        </w:r>
      </w:del>
      <w:r w:rsidRPr="007E7D05">
        <w:rPr>
          <w:rFonts w:cstheme="minorHAnsi"/>
          <w:bCs/>
          <w:color w:val="000000" w:themeColor="text1"/>
        </w:rPr>
        <w:t>ecure_</w:t>
      </w:r>
      <w:ins w:id="1190" w:author="Dell" w:date="2026-08-01T10:03:00Z">
        <w:r w:rsidR="00DD7382" w:rsidRPr="007E7D05">
          <w:rPr>
            <w:rFonts w:cstheme="minorHAnsi"/>
            <w:bCs/>
            <w:color w:val="000000" w:themeColor="text1"/>
          </w:rPr>
          <w:t>s</w:t>
        </w:r>
      </w:ins>
      <w:del w:id="1191" w:author="Dell" w:date="2026-08-01T10:03:00Z">
        <w:r w:rsidRPr="007E7D05" w:rsidDel="00DD7382">
          <w:rPr>
            <w:rFonts w:cstheme="minorHAnsi"/>
            <w:bCs/>
            <w:color w:val="000000" w:themeColor="text1"/>
          </w:rPr>
          <w:delText>S</w:delText>
        </w:r>
      </w:del>
      <w:r w:rsidRPr="007E7D05">
        <w:rPr>
          <w:rFonts w:cstheme="minorHAnsi"/>
          <w:bCs/>
          <w:color w:val="000000" w:themeColor="text1"/>
        </w:rPr>
        <w:t>ervers</w:t>
      </w:r>
      <w:proofErr w:type="spellEnd"/>
      <w:r w:rsidRPr="007E7D05">
        <w:rPr>
          <w:rFonts w:cstheme="minorHAnsi"/>
          <w:bCs/>
          <w:color w:val="000000" w:themeColor="text1"/>
        </w:rPr>
        <w:t xml:space="preserve"> are quite high at</w:t>
      </w:r>
      <w:r w:rsidR="00F74DFE" w:rsidRPr="007E7D05">
        <w:rPr>
          <w:rFonts w:cstheme="minorHAnsi"/>
          <w:bCs/>
          <w:color w:val="000000" w:themeColor="text1"/>
        </w:rPr>
        <w:t xml:space="preserve"> values greater than 10 which indicates</w:t>
      </w:r>
      <w:r w:rsidRPr="007E7D05">
        <w:rPr>
          <w:rFonts w:cstheme="minorHAnsi"/>
          <w:bCs/>
          <w:color w:val="000000" w:themeColor="text1"/>
        </w:rPr>
        <w:t xml:space="preserve"> of strong multicollinearity. Indeed, it is logical to expect that internet connectivity, broadband, and secure servers in Nepal will follow the same pattern of digitalization over 2006-2024. Instead of running separate tests for each dimension or including all three dimensions in one </w:t>
      </w:r>
      <w:r w:rsidR="00857A0B" w:rsidRPr="007E7D05">
        <w:rPr>
          <w:rFonts w:cstheme="minorHAnsi"/>
          <w:bCs/>
          <w:color w:val="000000" w:themeColor="text1"/>
        </w:rPr>
        <w:t>regression model</w:t>
      </w:r>
      <w:r w:rsidRPr="007E7D05">
        <w:rPr>
          <w:rFonts w:cstheme="minorHAnsi"/>
          <w:bCs/>
          <w:color w:val="000000" w:themeColor="text1"/>
        </w:rPr>
        <w:t xml:space="preserve">, </w:t>
      </w:r>
      <w:r w:rsidR="00F74DFE" w:rsidRPr="007E7D05">
        <w:rPr>
          <w:rFonts w:cstheme="minorHAnsi"/>
          <w:bCs/>
          <w:color w:val="000000" w:themeColor="text1"/>
        </w:rPr>
        <w:t>they are merged using PCA.</w:t>
      </w:r>
    </w:p>
    <w:p w14:paraId="4F0C362B" w14:textId="706F814A" w:rsidR="00974BFE" w:rsidRPr="007E7D05" w:rsidDel="00642700" w:rsidRDefault="00F74DFE" w:rsidP="00974BFE">
      <w:pPr>
        <w:jc w:val="both"/>
        <w:rPr>
          <w:del w:id="1192" w:author="Dell" w:date="2026-08-01T14:18:00Z"/>
          <w:rFonts w:cstheme="minorHAnsi"/>
          <w:b/>
          <w:bCs/>
          <w:color w:val="000000" w:themeColor="text1"/>
        </w:rPr>
      </w:pPr>
      <w:r w:rsidRPr="007E7D05">
        <w:rPr>
          <w:rFonts w:cstheme="minorHAnsi"/>
          <w:b/>
          <w:bCs/>
          <w:color w:val="000000" w:themeColor="text1"/>
        </w:rPr>
        <w:t>4.4 Digital Transformation Index (PCA) test:</w:t>
      </w:r>
      <w:ins w:id="1193" w:author="Dell" w:date="2026-08-01T14:18:00Z">
        <w:r w:rsidR="00642700" w:rsidRPr="007E7D05" w:rsidDel="00642700">
          <w:rPr>
            <w:rFonts w:cstheme="minorHAnsi"/>
            <w:b/>
            <w:bCs/>
            <w:color w:val="000000" w:themeColor="text1"/>
          </w:rPr>
          <w:t xml:space="preserve"> </w:t>
        </w:r>
      </w:ins>
    </w:p>
    <w:p w14:paraId="2286F85F" w14:textId="0BADBF8A" w:rsidR="00857A0B" w:rsidRPr="007E7D05" w:rsidRDefault="00F74DFE" w:rsidP="00857A0B">
      <w:pPr>
        <w:keepNext/>
        <w:jc w:val="both"/>
        <w:rPr>
          <w:ins w:id="1194" w:author="Dell" w:date="2026-08-01T14:14:00Z"/>
          <w:color w:val="000000" w:themeColor="text1"/>
        </w:rPr>
      </w:pPr>
      <w:del w:id="1195" w:author="Dell" w:date="2026-08-01T14:18:00Z">
        <w:r w:rsidRPr="007E7D05" w:rsidDel="00642700">
          <w:rPr>
            <w:rFonts w:cstheme="minorHAnsi"/>
            <w:b/>
            <w:bCs/>
            <w:noProof/>
            <w:color w:val="000000" w:themeColor="text1"/>
          </w:rPr>
          <w:drawing>
            <wp:inline distT="0" distB="0" distL="0" distR="0" wp14:anchorId="6CF6277E" wp14:editId="2399C97B">
              <wp:extent cx="3911745" cy="22740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15328" cy="2276156"/>
                      </a:xfrm>
                      <a:prstGeom prst="rect">
                        <a:avLst/>
                      </a:prstGeom>
                    </pic:spPr>
                  </pic:pic>
                </a:graphicData>
              </a:graphic>
            </wp:inline>
          </w:drawing>
        </w:r>
      </w:del>
    </w:p>
    <w:p w14:paraId="1EDCCE73" w14:textId="02F0383D" w:rsidR="00642700" w:rsidRPr="007E7D05" w:rsidRDefault="00642700" w:rsidP="00642700">
      <w:pPr>
        <w:pStyle w:val="Caption"/>
        <w:keepNext/>
        <w:jc w:val="center"/>
        <w:rPr>
          <w:ins w:id="1196" w:author="Dell" w:date="2026-08-01T14:19:00Z"/>
          <w:b/>
          <w:i w:val="0"/>
          <w:color w:val="000000" w:themeColor="text1"/>
          <w:sz w:val="22"/>
          <w:szCs w:val="22"/>
          <w:rPrChange w:id="1197" w:author="Dell" w:date="2026-08-01T14:19:00Z">
            <w:rPr>
              <w:ins w:id="1198" w:author="Dell" w:date="2026-08-01T14:19:00Z"/>
            </w:rPr>
          </w:rPrChange>
        </w:rPr>
        <w:pPrChange w:id="1199" w:author="Dell" w:date="2026-08-01T14:19:00Z">
          <w:pPr/>
        </w:pPrChange>
      </w:pPr>
      <w:ins w:id="1200" w:author="Dell" w:date="2026-08-01T14:19:00Z">
        <w:r w:rsidRPr="007E7D05">
          <w:rPr>
            <w:b/>
            <w:i w:val="0"/>
            <w:color w:val="000000" w:themeColor="text1"/>
            <w:sz w:val="22"/>
            <w:szCs w:val="22"/>
            <w:rPrChange w:id="1201" w:author="Dell" w:date="2026-08-01T14:19:00Z">
              <w:rPr/>
            </w:rPrChange>
          </w:rPr>
          <w:t xml:space="preserve">Table </w:t>
        </w:r>
      </w:ins>
      <w:proofErr w:type="gramStart"/>
      <w:r w:rsidR="00DD3DD3">
        <w:rPr>
          <w:b/>
          <w:i w:val="0"/>
          <w:color w:val="000000" w:themeColor="text1"/>
          <w:sz w:val="22"/>
          <w:szCs w:val="22"/>
        </w:rPr>
        <w:t>5</w:t>
      </w:r>
      <w:r w:rsidR="007E7D05" w:rsidRPr="007E7D05">
        <w:rPr>
          <w:b/>
          <w:i w:val="0"/>
          <w:color w:val="000000" w:themeColor="text1"/>
          <w:sz w:val="22"/>
          <w:szCs w:val="22"/>
        </w:rPr>
        <w:t xml:space="preserve"> </w:t>
      </w:r>
      <w:ins w:id="1202" w:author="Dell" w:date="2026-08-01T14:19:00Z">
        <w:r w:rsidRPr="007E7D05">
          <w:rPr>
            <w:b/>
            <w:i w:val="0"/>
            <w:color w:val="000000" w:themeColor="text1"/>
            <w:sz w:val="22"/>
            <w:szCs w:val="22"/>
            <w:rPrChange w:id="1203" w:author="Dell" w:date="2026-08-01T14:19:00Z">
              <w:rPr/>
            </w:rPrChange>
          </w:rPr>
          <w:t>:</w:t>
        </w:r>
      </w:ins>
      <w:proofErr w:type="gramEnd"/>
      <w:r w:rsidR="00DD3DD3">
        <w:rPr>
          <w:b/>
          <w:i w:val="0"/>
          <w:color w:val="000000" w:themeColor="text1"/>
          <w:sz w:val="22"/>
          <w:szCs w:val="22"/>
        </w:rPr>
        <w:t xml:space="preserve"> </w:t>
      </w:r>
      <w:ins w:id="1204" w:author="Dell" w:date="2026-08-01T14:19:00Z">
        <w:r w:rsidRPr="007E7D05">
          <w:rPr>
            <w:b/>
            <w:i w:val="0"/>
            <w:color w:val="000000" w:themeColor="text1"/>
            <w:sz w:val="22"/>
            <w:szCs w:val="22"/>
            <w:rPrChange w:id="1205" w:author="Dell" w:date="2026-08-01T14:19:00Z">
              <w:rPr/>
            </w:rPrChange>
          </w:rPr>
          <w:t>Digital Transformation Index (PCA) test results</w:t>
        </w:r>
      </w:ins>
    </w:p>
    <w:tbl>
      <w:tblPr>
        <w:tblStyle w:val="TableGrid"/>
        <w:tblW w:w="0" w:type="auto"/>
        <w:tblLook w:val="04A0" w:firstRow="1" w:lastRow="0" w:firstColumn="1" w:lastColumn="0" w:noHBand="0" w:noVBand="1"/>
      </w:tblPr>
      <w:tblGrid>
        <w:gridCol w:w="1290"/>
        <w:gridCol w:w="1853"/>
        <w:gridCol w:w="1904"/>
        <w:gridCol w:w="964"/>
        <w:gridCol w:w="1226"/>
        <w:gridCol w:w="864"/>
        <w:gridCol w:w="1249"/>
        <w:tblGridChange w:id="1206">
          <w:tblGrid>
            <w:gridCol w:w="1290"/>
            <w:gridCol w:w="1853"/>
            <w:gridCol w:w="1904"/>
            <w:gridCol w:w="964"/>
            <w:gridCol w:w="1226"/>
            <w:gridCol w:w="864"/>
            <w:gridCol w:w="1249"/>
          </w:tblGrid>
        </w:tblGridChange>
      </w:tblGrid>
      <w:tr w:rsidR="007E7D05" w:rsidRPr="007E7D05" w14:paraId="0D512774" w14:textId="77777777" w:rsidTr="00686B91">
        <w:trPr>
          <w:ins w:id="1207" w:author="Dell" w:date="2026-08-01T14:14:00Z"/>
        </w:trPr>
        <w:tc>
          <w:tcPr>
            <w:tcW w:w="0" w:type="auto"/>
            <w:hideMark/>
          </w:tcPr>
          <w:p w14:paraId="3BE96DD8" w14:textId="77777777" w:rsidR="00686B91" w:rsidRPr="007E7D05" w:rsidRDefault="00686B91" w:rsidP="00686B91">
            <w:pPr>
              <w:keepNext/>
              <w:spacing w:after="160" w:line="259" w:lineRule="auto"/>
              <w:jc w:val="both"/>
              <w:rPr>
                <w:ins w:id="1208" w:author="Dell" w:date="2026-08-01T14:14:00Z"/>
                <w:b/>
                <w:bCs/>
                <w:color w:val="000000" w:themeColor="text1"/>
              </w:rPr>
            </w:pPr>
            <w:ins w:id="1209" w:author="Dell" w:date="2026-08-01T14:14:00Z">
              <w:r w:rsidRPr="007E7D05">
                <w:rPr>
                  <w:b/>
                  <w:bCs/>
                  <w:color w:val="000000" w:themeColor="text1"/>
                </w:rPr>
                <w:t>Component</w:t>
              </w:r>
            </w:ins>
          </w:p>
        </w:tc>
        <w:tc>
          <w:tcPr>
            <w:tcW w:w="0" w:type="auto"/>
            <w:hideMark/>
          </w:tcPr>
          <w:p w14:paraId="0527BC42" w14:textId="77777777" w:rsidR="00686B91" w:rsidRPr="007E7D05" w:rsidRDefault="00686B91" w:rsidP="00686B91">
            <w:pPr>
              <w:keepNext/>
              <w:spacing w:after="160" w:line="259" w:lineRule="auto"/>
              <w:jc w:val="both"/>
              <w:rPr>
                <w:ins w:id="1210" w:author="Dell" w:date="2026-08-01T14:14:00Z"/>
                <w:b/>
                <w:bCs/>
                <w:color w:val="000000" w:themeColor="text1"/>
              </w:rPr>
            </w:pPr>
            <w:ins w:id="1211" w:author="Dell" w:date="2026-08-01T14:14:00Z">
              <w:r w:rsidRPr="007E7D05">
                <w:rPr>
                  <w:b/>
                  <w:bCs/>
                  <w:color w:val="000000" w:themeColor="text1"/>
                </w:rPr>
                <w:t>Explained Variance Ratio</w:t>
              </w:r>
            </w:ins>
          </w:p>
        </w:tc>
        <w:tc>
          <w:tcPr>
            <w:tcW w:w="0" w:type="auto"/>
            <w:hideMark/>
          </w:tcPr>
          <w:p w14:paraId="606DD9B6" w14:textId="77777777" w:rsidR="00686B91" w:rsidRPr="007E7D05" w:rsidRDefault="00686B91" w:rsidP="00686B91">
            <w:pPr>
              <w:keepNext/>
              <w:spacing w:after="160" w:line="259" w:lineRule="auto"/>
              <w:jc w:val="both"/>
              <w:rPr>
                <w:ins w:id="1212" w:author="Dell" w:date="2026-08-01T14:14:00Z"/>
                <w:b/>
                <w:bCs/>
                <w:color w:val="000000" w:themeColor="text1"/>
              </w:rPr>
            </w:pPr>
            <w:ins w:id="1213" w:author="Dell" w:date="2026-08-01T14:14:00Z">
              <w:r w:rsidRPr="007E7D05">
                <w:rPr>
                  <w:b/>
                  <w:bCs/>
                  <w:color w:val="000000" w:themeColor="text1"/>
                </w:rPr>
                <w:t>Cumulative Variance (%)</w:t>
              </w:r>
            </w:ins>
          </w:p>
        </w:tc>
        <w:tc>
          <w:tcPr>
            <w:tcW w:w="0" w:type="auto"/>
            <w:hideMark/>
          </w:tcPr>
          <w:p w14:paraId="7145FB9F" w14:textId="77777777" w:rsidR="00686B91" w:rsidRPr="007E7D05" w:rsidRDefault="00686B91" w:rsidP="00686B91">
            <w:pPr>
              <w:keepNext/>
              <w:spacing w:after="160" w:line="259" w:lineRule="auto"/>
              <w:jc w:val="both"/>
              <w:rPr>
                <w:ins w:id="1214" w:author="Dell" w:date="2026-08-01T14:14:00Z"/>
                <w:b/>
                <w:bCs/>
                <w:color w:val="000000" w:themeColor="text1"/>
              </w:rPr>
            </w:pPr>
            <w:ins w:id="1215" w:author="Dell" w:date="2026-08-01T14:14:00Z">
              <w:r w:rsidRPr="007E7D05">
                <w:rPr>
                  <w:b/>
                  <w:bCs/>
                  <w:color w:val="000000" w:themeColor="text1"/>
                </w:rPr>
                <w:t>Internet</w:t>
              </w:r>
            </w:ins>
          </w:p>
        </w:tc>
        <w:tc>
          <w:tcPr>
            <w:tcW w:w="0" w:type="auto"/>
            <w:hideMark/>
          </w:tcPr>
          <w:p w14:paraId="24D3012B" w14:textId="77777777" w:rsidR="00686B91" w:rsidRPr="007E7D05" w:rsidRDefault="00686B91" w:rsidP="00686B91">
            <w:pPr>
              <w:keepNext/>
              <w:spacing w:after="160" w:line="259" w:lineRule="auto"/>
              <w:jc w:val="both"/>
              <w:rPr>
                <w:ins w:id="1216" w:author="Dell" w:date="2026-08-01T14:14:00Z"/>
                <w:b/>
                <w:bCs/>
                <w:color w:val="000000" w:themeColor="text1"/>
              </w:rPr>
            </w:pPr>
            <w:ins w:id="1217" w:author="Dell" w:date="2026-08-01T14:14:00Z">
              <w:r w:rsidRPr="007E7D05">
                <w:rPr>
                  <w:b/>
                  <w:bCs/>
                  <w:color w:val="000000" w:themeColor="text1"/>
                </w:rPr>
                <w:t>Broadband</w:t>
              </w:r>
            </w:ins>
          </w:p>
        </w:tc>
        <w:tc>
          <w:tcPr>
            <w:tcW w:w="0" w:type="auto"/>
            <w:hideMark/>
          </w:tcPr>
          <w:p w14:paraId="4DE09295" w14:textId="77777777" w:rsidR="00686B91" w:rsidRPr="007E7D05" w:rsidRDefault="00686B91" w:rsidP="00686B91">
            <w:pPr>
              <w:keepNext/>
              <w:spacing w:after="160" w:line="259" w:lineRule="auto"/>
              <w:jc w:val="both"/>
              <w:rPr>
                <w:ins w:id="1218" w:author="Dell" w:date="2026-08-01T14:14:00Z"/>
                <w:b/>
                <w:bCs/>
                <w:color w:val="000000" w:themeColor="text1"/>
              </w:rPr>
            </w:pPr>
            <w:ins w:id="1219" w:author="Dell" w:date="2026-08-01T14:14:00Z">
              <w:r w:rsidRPr="007E7D05">
                <w:rPr>
                  <w:b/>
                  <w:bCs/>
                  <w:color w:val="000000" w:themeColor="text1"/>
                </w:rPr>
                <w:t>Mobile</w:t>
              </w:r>
            </w:ins>
          </w:p>
        </w:tc>
        <w:tc>
          <w:tcPr>
            <w:tcW w:w="0" w:type="auto"/>
            <w:hideMark/>
          </w:tcPr>
          <w:p w14:paraId="3B642E4E" w14:textId="77777777" w:rsidR="00686B91" w:rsidRPr="007E7D05" w:rsidRDefault="00686B91" w:rsidP="00686B91">
            <w:pPr>
              <w:keepNext/>
              <w:spacing w:after="160" w:line="259" w:lineRule="auto"/>
              <w:jc w:val="both"/>
              <w:rPr>
                <w:ins w:id="1220" w:author="Dell" w:date="2026-08-01T14:14:00Z"/>
                <w:b/>
                <w:bCs/>
                <w:color w:val="000000" w:themeColor="text1"/>
              </w:rPr>
            </w:pPr>
            <w:ins w:id="1221" w:author="Dell" w:date="2026-08-01T14:14:00Z">
              <w:r w:rsidRPr="007E7D05">
                <w:rPr>
                  <w:b/>
                  <w:bCs/>
                  <w:color w:val="000000" w:themeColor="text1"/>
                </w:rPr>
                <w:t>Secure Servers</w:t>
              </w:r>
            </w:ins>
          </w:p>
        </w:tc>
      </w:tr>
      <w:tr w:rsidR="007E7D05" w:rsidRPr="007E7D05" w14:paraId="6DDBA33B" w14:textId="77777777" w:rsidTr="00686B91">
        <w:trPr>
          <w:ins w:id="1222" w:author="Dell" w:date="2026-08-01T14:14:00Z"/>
        </w:trPr>
        <w:tc>
          <w:tcPr>
            <w:tcW w:w="0" w:type="auto"/>
            <w:hideMark/>
          </w:tcPr>
          <w:p w14:paraId="7D633AB2" w14:textId="77777777" w:rsidR="00686B91" w:rsidRPr="007E7D05" w:rsidRDefault="00686B91" w:rsidP="00686B91">
            <w:pPr>
              <w:keepNext/>
              <w:spacing w:after="160" w:line="259" w:lineRule="auto"/>
              <w:jc w:val="both"/>
              <w:rPr>
                <w:ins w:id="1223" w:author="Dell" w:date="2026-08-01T14:14:00Z"/>
                <w:b/>
                <w:color w:val="000000" w:themeColor="text1"/>
                <w:rPrChange w:id="1224" w:author="Dell" w:date="2026-08-01T14:17:00Z">
                  <w:rPr>
                    <w:ins w:id="1225" w:author="Dell" w:date="2026-08-01T14:14:00Z"/>
                  </w:rPr>
                </w:rPrChange>
              </w:rPr>
            </w:pPr>
            <w:ins w:id="1226" w:author="Dell" w:date="2026-08-01T14:14:00Z">
              <w:r w:rsidRPr="007E7D05">
                <w:rPr>
                  <w:b/>
                  <w:bCs/>
                  <w:color w:val="000000" w:themeColor="text1"/>
                  <w:rPrChange w:id="1227" w:author="Dell" w:date="2026-08-01T14:17:00Z">
                    <w:rPr>
                      <w:b/>
                      <w:bCs/>
                    </w:rPr>
                  </w:rPrChange>
                </w:rPr>
                <w:t>PC1</w:t>
              </w:r>
            </w:ins>
          </w:p>
        </w:tc>
        <w:tc>
          <w:tcPr>
            <w:tcW w:w="0" w:type="auto"/>
            <w:hideMark/>
          </w:tcPr>
          <w:p w14:paraId="62CFA949" w14:textId="77777777" w:rsidR="00686B91" w:rsidRPr="007E7D05" w:rsidRDefault="00686B91" w:rsidP="00686B91">
            <w:pPr>
              <w:keepNext/>
              <w:spacing w:after="160" w:line="259" w:lineRule="auto"/>
              <w:jc w:val="both"/>
              <w:rPr>
                <w:ins w:id="1228" w:author="Dell" w:date="2026-08-01T14:14:00Z"/>
                <w:b/>
                <w:color w:val="000000" w:themeColor="text1"/>
                <w:rPrChange w:id="1229" w:author="Dell" w:date="2026-08-01T14:17:00Z">
                  <w:rPr>
                    <w:ins w:id="1230" w:author="Dell" w:date="2026-08-01T14:14:00Z"/>
                  </w:rPr>
                </w:rPrChange>
              </w:rPr>
            </w:pPr>
            <w:ins w:id="1231" w:author="Dell" w:date="2026-08-01T14:14:00Z">
              <w:r w:rsidRPr="007E7D05">
                <w:rPr>
                  <w:b/>
                  <w:bCs/>
                  <w:color w:val="000000" w:themeColor="text1"/>
                  <w:rPrChange w:id="1232" w:author="Dell" w:date="2026-08-01T14:17:00Z">
                    <w:rPr>
                      <w:b/>
                      <w:bCs/>
                    </w:rPr>
                  </w:rPrChange>
                </w:rPr>
                <w:t>0.819</w:t>
              </w:r>
            </w:ins>
          </w:p>
        </w:tc>
        <w:tc>
          <w:tcPr>
            <w:tcW w:w="0" w:type="auto"/>
            <w:hideMark/>
          </w:tcPr>
          <w:p w14:paraId="539E41A4" w14:textId="77777777" w:rsidR="00686B91" w:rsidRPr="007E7D05" w:rsidRDefault="00686B91" w:rsidP="00686B91">
            <w:pPr>
              <w:keepNext/>
              <w:spacing w:after="160" w:line="259" w:lineRule="auto"/>
              <w:jc w:val="both"/>
              <w:rPr>
                <w:ins w:id="1233" w:author="Dell" w:date="2026-08-01T14:14:00Z"/>
                <w:b/>
                <w:color w:val="000000" w:themeColor="text1"/>
                <w:rPrChange w:id="1234" w:author="Dell" w:date="2026-08-01T14:17:00Z">
                  <w:rPr>
                    <w:ins w:id="1235" w:author="Dell" w:date="2026-08-01T14:14:00Z"/>
                  </w:rPr>
                </w:rPrChange>
              </w:rPr>
            </w:pPr>
            <w:ins w:id="1236" w:author="Dell" w:date="2026-08-01T14:14:00Z">
              <w:r w:rsidRPr="007E7D05">
                <w:rPr>
                  <w:b/>
                  <w:bCs/>
                  <w:color w:val="000000" w:themeColor="text1"/>
                  <w:rPrChange w:id="1237" w:author="Dell" w:date="2026-08-01T14:17:00Z">
                    <w:rPr>
                      <w:b/>
                      <w:bCs/>
                    </w:rPr>
                  </w:rPrChange>
                </w:rPr>
                <w:t>81.9</w:t>
              </w:r>
            </w:ins>
          </w:p>
        </w:tc>
        <w:tc>
          <w:tcPr>
            <w:tcW w:w="0" w:type="auto"/>
            <w:hideMark/>
          </w:tcPr>
          <w:p w14:paraId="79490E89" w14:textId="77777777" w:rsidR="00686B91" w:rsidRPr="007E7D05" w:rsidRDefault="00686B91" w:rsidP="00686B91">
            <w:pPr>
              <w:keepNext/>
              <w:spacing w:after="160" w:line="259" w:lineRule="auto"/>
              <w:jc w:val="both"/>
              <w:rPr>
                <w:ins w:id="1238" w:author="Dell" w:date="2026-08-01T14:14:00Z"/>
                <w:b/>
                <w:color w:val="000000" w:themeColor="text1"/>
                <w:rPrChange w:id="1239" w:author="Dell" w:date="2026-08-01T14:17:00Z">
                  <w:rPr>
                    <w:ins w:id="1240" w:author="Dell" w:date="2026-08-01T14:14:00Z"/>
                  </w:rPr>
                </w:rPrChange>
              </w:rPr>
            </w:pPr>
            <w:ins w:id="1241" w:author="Dell" w:date="2026-08-01T14:14:00Z">
              <w:r w:rsidRPr="007E7D05">
                <w:rPr>
                  <w:b/>
                  <w:bCs/>
                  <w:color w:val="000000" w:themeColor="text1"/>
                  <w:rPrChange w:id="1242" w:author="Dell" w:date="2026-08-01T14:17:00Z">
                    <w:rPr>
                      <w:b/>
                      <w:bCs/>
                    </w:rPr>
                  </w:rPrChange>
                </w:rPr>
                <w:t>0.545</w:t>
              </w:r>
            </w:ins>
          </w:p>
        </w:tc>
        <w:tc>
          <w:tcPr>
            <w:tcW w:w="0" w:type="auto"/>
            <w:hideMark/>
          </w:tcPr>
          <w:p w14:paraId="02BF956F" w14:textId="77777777" w:rsidR="00686B91" w:rsidRPr="007E7D05" w:rsidRDefault="00686B91" w:rsidP="00686B91">
            <w:pPr>
              <w:keepNext/>
              <w:spacing w:after="160" w:line="259" w:lineRule="auto"/>
              <w:jc w:val="both"/>
              <w:rPr>
                <w:ins w:id="1243" w:author="Dell" w:date="2026-08-01T14:14:00Z"/>
                <w:b/>
                <w:color w:val="000000" w:themeColor="text1"/>
                <w:rPrChange w:id="1244" w:author="Dell" w:date="2026-08-01T14:17:00Z">
                  <w:rPr>
                    <w:ins w:id="1245" w:author="Dell" w:date="2026-08-01T14:14:00Z"/>
                  </w:rPr>
                </w:rPrChange>
              </w:rPr>
            </w:pPr>
            <w:ins w:id="1246" w:author="Dell" w:date="2026-08-01T14:14:00Z">
              <w:r w:rsidRPr="007E7D05">
                <w:rPr>
                  <w:b/>
                  <w:bCs/>
                  <w:color w:val="000000" w:themeColor="text1"/>
                  <w:rPrChange w:id="1247" w:author="Dell" w:date="2026-08-01T14:17:00Z">
                    <w:rPr>
                      <w:b/>
                      <w:bCs/>
                    </w:rPr>
                  </w:rPrChange>
                </w:rPr>
                <w:t>0.521</w:t>
              </w:r>
            </w:ins>
          </w:p>
        </w:tc>
        <w:tc>
          <w:tcPr>
            <w:tcW w:w="0" w:type="auto"/>
            <w:hideMark/>
          </w:tcPr>
          <w:p w14:paraId="0AD479F3" w14:textId="77777777" w:rsidR="00686B91" w:rsidRPr="007E7D05" w:rsidRDefault="00686B91" w:rsidP="00686B91">
            <w:pPr>
              <w:keepNext/>
              <w:spacing w:after="160" w:line="259" w:lineRule="auto"/>
              <w:jc w:val="both"/>
              <w:rPr>
                <w:ins w:id="1248" w:author="Dell" w:date="2026-08-01T14:14:00Z"/>
                <w:b/>
                <w:color w:val="000000" w:themeColor="text1"/>
                <w:rPrChange w:id="1249" w:author="Dell" w:date="2026-08-01T14:17:00Z">
                  <w:rPr>
                    <w:ins w:id="1250" w:author="Dell" w:date="2026-08-01T14:14:00Z"/>
                  </w:rPr>
                </w:rPrChange>
              </w:rPr>
            </w:pPr>
            <w:ins w:id="1251" w:author="Dell" w:date="2026-08-01T14:14:00Z">
              <w:r w:rsidRPr="007E7D05">
                <w:rPr>
                  <w:b/>
                  <w:bCs/>
                  <w:color w:val="000000" w:themeColor="text1"/>
                  <w:rPrChange w:id="1252" w:author="Dell" w:date="2026-08-01T14:17:00Z">
                    <w:rPr>
                      <w:b/>
                      <w:bCs/>
                    </w:rPr>
                  </w:rPrChange>
                </w:rPr>
                <w:t>0.393</w:t>
              </w:r>
            </w:ins>
          </w:p>
        </w:tc>
        <w:tc>
          <w:tcPr>
            <w:tcW w:w="0" w:type="auto"/>
            <w:hideMark/>
          </w:tcPr>
          <w:p w14:paraId="145722B8" w14:textId="77777777" w:rsidR="00686B91" w:rsidRPr="007E7D05" w:rsidRDefault="00686B91" w:rsidP="00686B91">
            <w:pPr>
              <w:keepNext/>
              <w:spacing w:after="160" w:line="259" w:lineRule="auto"/>
              <w:jc w:val="both"/>
              <w:rPr>
                <w:ins w:id="1253" w:author="Dell" w:date="2026-08-01T14:14:00Z"/>
                <w:b/>
                <w:color w:val="000000" w:themeColor="text1"/>
                <w:rPrChange w:id="1254" w:author="Dell" w:date="2026-08-01T14:17:00Z">
                  <w:rPr>
                    <w:ins w:id="1255" w:author="Dell" w:date="2026-08-01T14:14:00Z"/>
                  </w:rPr>
                </w:rPrChange>
              </w:rPr>
            </w:pPr>
            <w:ins w:id="1256" w:author="Dell" w:date="2026-08-01T14:14:00Z">
              <w:r w:rsidRPr="007E7D05">
                <w:rPr>
                  <w:b/>
                  <w:bCs/>
                  <w:color w:val="000000" w:themeColor="text1"/>
                  <w:rPrChange w:id="1257" w:author="Dell" w:date="2026-08-01T14:17:00Z">
                    <w:rPr>
                      <w:b/>
                      <w:bCs/>
                    </w:rPr>
                  </w:rPrChange>
                </w:rPr>
                <w:t>0.526</w:t>
              </w:r>
            </w:ins>
          </w:p>
        </w:tc>
      </w:tr>
      <w:tr w:rsidR="007E7D05" w:rsidRPr="007E7D05" w14:paraId="48F98314" w14:textId="77777777" w:rsidTr="00686B91">
        <w:trPr>
          <w:ins w:id="1258" w:author="Dell" w:date="2026-08-01T14:14:00Z"/>
        </w:trPr>
        <w:tc>
          <w:tcPr>
            <w:tcW w:w="0" w:type="auto"/>
            <w:hideMark/>
          </w:tcPr>
          <w:p w14:paraId="1E11FA72" w14:textId="77777777" w:rsidR="00686B91" w:rsidRPr="007E7D05" w:rsidRDefault="00686B91" w:rsidP="00686B91">
            <w:pPr>
              <w:keepNext/>
              <w:spacing w:after="160" w:line="259" w:lineRule="auto"/>
              <w:jc w:val="both"/>
              <w:rPr>
                <w:ins w:id="1259" w:author="Dell" w:date="2026-08-01T14:14:00Z"/>
                <w:color w:val="000000" w:themeColor="text1"/>
              </w:rPr>
            </w:pPr>
            <w:ins w:id="1260" w:author="Dell" w:date="2026-08-01T14:14:00Z">
              <w:r w:rsidRPr="007E7D05">
                <w:rPr>
                  <w:color w:val="000000" w:themeColor="text1"/>
                </w:rPr>
                <w:t>PC2</w:t>
              </w:r>
            </w:ins>
          </w:p>
        </w:tc>
        <w:tc>
          <w:tcPr>
            <w:tcW w:w="0" w:type="auto"/>
            <w:hideMark/>
          </w:tcPr>
          <w:p w14:paraId="32C1A7C7" w14:textId="77777777" w:rsidR="00686B91" w:rsidRPr="007E7D05" w:rsidRDefault="00686B91" w:rsidP="00686B91">
            <w:pPr>
              <w:keepNext/>
              <w:spacing w:after="160" w:line="259" w:lineRule="auto"/>
              <w:jc w:val="both"/>
              <w:rPr>
                <w:ins w:id="1261" w:author="Dell" w:date="2026-08-01T14:14:00Z"/>
                <w:color w:val="000000" w:themeColor="text1"/>
              </w:rPr>
            </w:pPr>
            <w:ins w:id="1262" w:author="Dell" w:date="2026-08-01T14:14:00Z">
              <w:r w:rsidRPr="007E7D05">
                <w:rPr>
                  <w:color w:val="000000" w:themeColor="text1"/>
                </w:rPr>
                <w:t>0.167</w:t>
              </w:r>
            </w:ins>
          </w:p>
        </w:tc>
        <w:tc>
          <w:tcPr>
            <w:tcW w:w="0" w:type="auto"/>
            <w:hideMark/>
          </w:tcPr>
          <w:p w14:paraId="4A4E5841" w14:textId="77777777" w:rsidR="00686B91" w:rsidRPr="007E7D05" w:rsidRDefault="00686B91" w:rsidP="00686B91">
            <w:pPr>
              <w:keepNext/>
              <w:spacing w:after="160" w:line="259" w:lineRule="auto"/>
              <w:jc w:val="both"/>
              <w:rPr>
                <w:ins w:id="1263" w:author="Dell" w:date="2026-08-01T14:14:00Z"/>
                <w:color w:val="000000" w:themeColor="text1"/>
              </w:rPr>
            </w:pPr>
            <w:ins w:id="1264" w:author="Dell" w:date="2026-08-01T14:14:00Z">
              <w:r w:rsidRPr="007E7D05">
                <w:rPr>
                  <w:color w:val="000000" w:themeColor="text1"/>
                </w:rPr>
                <w:t>98.6</w:t>
              </w:r>
            </w:ins>
          </w:p>
        </w:tc>
        <w:tc>
          <w:tcPr>
            <w:tcW w:w="0" w:type="auto"/>
            <w:hideMark/>
          </w:tcPr>
          <w:p w14:paraId="3A9CA316" w14:textId="77777777" w:rsidR="00686B91" w:rsidRPr="007E7D05" w:rsidRDefault="00686B91" w:rsidP="00686B91">
            <w:pPr>
              <w:keepNext/>
              <w:spacing w:after="160" w:line="259" w:lineRule="auto"/>
              <w:jc w:val="both"/>
              <w:rPr>
                <w:ins w:id="1265" w:author="Dell" w:date="2026-08-01T14:14:00Z"/>
                <w:color w:val="000000" w:themeColor="text1"/>
              </w:rPr>
            </w:pPr>
            <w:ins w:id="1266" w:author="Dell" w:date="2026-08-01T14:14:00Z">
              <w:r w:rsidRPr="007E7D05">
                <w:rPr>
                  <w:color w:val="000000" w:themeColor="text1"/>
                </w:rPr>
                <w:t>0.073</w:t>
              </w:r>
            </w:ins>
          </w:p>
        </w:tc>
        <w:tc>
          <w:tcPr>
            <w:tcW w:w="0" w:type="auto"/>
            <w:hideMark/>
          </w:tcPr>
          <w:p w14:paraId="262944EE" w14:textId="77777777" w:rsidR="00686B91" w:rsidRPr="007E7D05" w:rsidRDefault="00686B91" w:rsidP="00686B91">
            <w:pPr>
              <w:keepNext/>
              <w:spacing w:after="160" w:line="259" w:lineRule="auto"/>
              <w:jc w:val="both"/>
              <w:rPr>
                <w:ins w:id="1267" w:author="Dell" w:date="2026-08-01T14:14:00Z"/>
                <w:color w:val="000000" w:themeColor="text1"/>
              </w:rPr>
            </w:pPr>
            <w:ins w:id="1268" w:author="Dell" w:date="2026-08-01T14:14:00Z">
              <w:r w:rsidRPr="007E7D05">
                <w:rPr>
                  <w:color w:val="000000" w:themeColor="text1"/>
                </w:rPr>
                <w:t>-0.389</w:t>
              </w:r>
            </w:ins>
          </w:p>
        </w:tc>
        <w:tc>
          <w:tcPr>
            <w:tcW w:w="0" w:type="auto"/>
            <w:hideMark/>
          </w:tcPr>
          <w:p w14:paraId="1846324F" w14:textId="77777777" w:rsidR="00686B91" w:rsidRPr="007E7D05" w:rsidRDefault="00686B91" w:rsidP="00686B91">
            <w:pPr>
              <w:keepNext/>
              <w:spacing w:after="160" w:line="259" w:lineRule="auto"/>
              <w:jc w:val="both"/>
              <w:rPr>
                <w:ins w:id="1269" w:author="Dell" w:date="2026-08-01T14:14:00Z"/>
                <w:color w:val="000000" w:themeColor="text1"/>
              </w:rPr>
            </w:pPr>
            <w:ins w:id="1270" w:author="Dell" w:date="2026-08-01T14:14:00Z">
              <w:r w:rsidRPr="007E7D05">
                <w:rPr>
                  <w:color w:val="000000" w:themeColor="text1"/>
                </w:rPr>
                <w:t>0.857</w:t>
              </w:r>
            </w:ins>
          </w:p>
        </w:tc>
        <w:tc>
          <w:tcPr>
            <w:tcW w:w="0" w:type="auto"/>
            <w:hideMark/>
          </w:tcPr>
          <w:p w14:paraId="5804BDFD" w14:textId="77777777" w:rsidR="00686B91" w:rsidRPr="007E7D05" w:rsidRDefault="00686B91" w:rsidP="00686B91">
            <w:pPr>
              <w:keepNext/>
              <w:spacing w:after="160" w:line="259" w:lineRule="auto"/>
              <w:jc w:val="both"/>
              <w:rPr>
                <w:ins w:id="1271" w:author="Dell" w:date="2026-08-01T14:14:00Z"/>
                <w:color w:val="000000" w:themeColor="text1"/>
              </w:rPr>
            </w:pPr>
            <w:ins w:id="1272" w:author="Dell" w:date="2026-08-01T14:14:00Z">
              <w:r w:rsidRPr="007E7D05">
                <w:rPr>
                  <w:color w:val="000000" w:themeColor="text1"/>
                </w:rPr>
                <w:t>-0.331</w:t>
              </w:r>
            </w:ins>
          </w:p>
        </w:tc>
      </w:tr>
      <w:tr w:rsidR="007E7D05" w:rsidRPr="007E7D05" w14:paraId="318DA8EE" w14:textId="77777777" w:rsidTr="00686B91">
        <w:trPr>
          <w:ins w:id="1273" w:author="Dell" w:date="2026-08-01T14:14:00Z"/>
        </w:trPr>
        <w:tc>
          <w:tcPr>
            <w:tcW w:w="0" w:type="auto"/>
            <w:hideMark/>
          </w:tcPr>
          <w:p w14:paraId="27266CE2" w14:textId="77777777" w:rsidR="00686B91" w:rsidRPr="007E7D05" w:rsidRDefault="00686B91" w:rsidP="00686B91">
            <w:pPr>
              <w:keepNext/>
              <w:spacing w:after="160" w:line="259" w:lineRule="auto"/>
              <w:jc w:val="both"/>
              <w:rPr>
                <w:ins w:id="1274" w:author="Dell" w:date="2026-08-01T14:14:00Z"/>
                <w:color w:val="000000" w:themeColor="text1"/>
              </w:rPr>
            </w:pPr>
            <w:ins w:id="1275" w:author="Dell" w:date="2026-08-01T14:14:00Z">
              <w:r w:rsidRPr="007E7D05">
                <w:rPr>
                  <w:color w:val="000000" w:themeColor="text1"/>
                </w:rPr>
                <w:t>PC3</w:t>
              </w:r>
            </w:ins>
          </w:p>
        </w:tc>
        <w:tc>
          <w:tcPr>
            <w:tcW w:w="0" w:type="auto"/>
            <w:hideMark/>
          </w:tcPr>
          <w:p w14:paraId="082BF30C" w14:textId="77777777" w:rsidR="00686B91" w:rsidRPr="007E7D05" w:rsidRDefault="00686B91" w:rsidP="00686B91">
            <w:pPr>
              <w:keepNext/>
              <w:spacing w:after="160" w:line="259" w:lineRule="auto"/>
              <w:jc w:val="both"/>
              <w:rPr>
                <w:ins w:id="1276" w:author="Dell" w:date="2026-08-01T14:14:00Z"/>
                <w:color w:val="000000" w:themeColor="text1"/>
              </w:rPr>
            </w:pPr>
            <w:ins w:id="1277" w:author="Dell" w:date="2026-08-01T14:14:00Z">
              <w:r w:rsidRPr="007E7D05">
                <w:rPr>
                  <w:color w:val="000000" w:themeColor="text1"/>
                </w:rPr>
                <w:t>0.010</w:t>
              </w:r>
            </w:ins>
          </w:p>
        </w:tc>
        <w:tc>
          <w:tcPr>
            <w:tcW w:w="0" w:type="auto"/>
            <w:hideMark/>
          </w:tcPr>
          <w:p w14:paraId="1917B7C7" w14:textId="77777777" w:rsidR="00686B91" w:rsidRPr="007E7D05" w:rsidRDefault="00686B91" w:rsidP="00686B91">
            <w:pPr>
              <w:keepNext/>
              <w:spacing w:after="160" w:line="259" w:lineRule="auto"/>
              <w:jc w:val="both"/>
              <w:rPr>
                <w:ins w:id="1278" w:author="Dell" w:date="2026-08-01T14:14:00Z"/>
                <w:color w:val="000000" w:themeColor="text1"/>
              </w:rPr>
            </w:pPr>
            <w:ins w:id="1279" w:author="Dell" w:date="2026-08-01T14:14:00Z">
              <w:r w:rsidRPr="007E7D05">
                <w:rPr>
                  <w:color w:val="000000" w:themeColor="text1"/>
                </w:rPr>
                <w:t>99.6</w:t>
              </w:r>
            </w:ins>
          </w:p>
        </w:tc>
        <w:tc>
          <w:tcPr>
            <w:tcW w:w="0" w:type="auto"/>
            <w:hideMark/>
          </w:tcPr>
          <w:p w14:paraId="3DF20B69" w14:textId="77777777" w:rsidR="00686B91" w:rsidRPr="007E7D05" w:rsidRDefault="00686B91" w:rsidP="00686B91">
            <w:pPr>
              <w:keepNext/>
              <w:spacing w:after="160" w:line="259" w:lineRule="auto"/>
              <w:jc w:val="both"/>
              <w:rPr>
                <w:ins w:id="1280" w:author="Dell" w:date="2026-08-01T14:14:00Z"/>
                <w:color w:val="000000" w:themeColor="text1"/>
              </w:rPr>
            </w:pPr>
            <w:ins w:id="1281" w:author="Dell" w:date="2026-08-01T14:14:00Z">
              <w:r w:rsidRPr="007E7D05">
                <w:rPr>
                  <w:color w:val="000000" w:themeColor="text1"/>
                </w:rPr>
                <w:t>0.695</w:t>
              </w:r>
            </w:ins>
          </w:p>
        </w:tc>
        <w:tc>
          <w:tcPr>
            <w:tcW w:w="0" w:type="auto"/>
            <w:hideMark/>
          </w:tcPr>
          <w:p w14:paraId="09AC84E1" w14:textId="77777777" w:rsidR="00686B91" w:rsidRPr="007E7D05" w:rsidRDefault="00686B91" w:rsidP="00686B91">
            <w:pPr>
              <w:keepNext/>
              <w:spacing w:after="160" w:line="259" w:lineRule="auto"/>
              <w:jc w:val="both"/>
              <w:rPr>
                <w:ins w:id="1282" w:author="Dell" w:date="2026-08-01T14:14:00Z"/>
                <w:color w:val="000000" w:themeColor="text1"/>
              </w:rPr>
            </w:pPr>
            <w:ins w:id="1283" w:author="Dell" w:date="2026-08-01T14:14:00Z">
              <w:r w:rsidRPr="007E7D05">
                <w:rPr>
                  <w:color w:val="000000" w:themeColor="text1"/>
                </w:rPr>
                <w:t>0.131</w:t>
              </w:r>
            </w:ins>
          </w:p>
        </w:tc>
        <w:tc>
          <w:tcPr>
            <w:tcW w:w="0" w:type="auto"/>
            <w:hideMark/>
          </w:tcPr>
          <w:p w14:paraId="3A725506" w14:textId="77777777" w:rsidR="00686B91" w:rsidRPr="007E7D05" w:rsidRDefault="00686B91" w:rsidP="00686B91">
            <w:pPr>
              <w:keepNext/>
              <w:spacing w:after="160" w:line="259" w:lineRule="auto"/>
              <w:jc w:val="both"/>
              <w:rPr>
                <w:ins w:id="1284" w:author="Dell" w:date="2026-08-01T14:14:00Z"/>
                <w:color w:val="000000" w:themeColor="text1"/>
              </w:rPr>
            </w:pPr>
            <w:ins w:id="1285" w:author="Dell" w:date="2026-08-01T14:14:00Z">
              <w:r w:rsidRPr="007E7D05">
                <w:rPr>
                  <w:color w:val="000000" w:themeColor="text1"/>
                </w:rPr>
                <w:t>-0.255</w:t>
              </w:r>
            </w:ins>
          </w:p>
        </w:tc>
        <w:tc>
          <w:tcPr>
            <w:tcW w:w="0" w:type="auto"/>
            <w:hideMark/>
          </w:tcPr>
          <w:p w14:paraId="4F34A43D" w14:textId="77777777" w:rsidR="00686B91" w:rsidRPr="007E7D05" w:rsidRDefault="00686B91" w:rsidP="00686B91">
            <w:pPr>
              <w:keepNext/>
              <w:spacing w:after="160" w:line="259" w:lineRule="auto"/>
              <w:jc w:val="both"/>
              <w:rPr>
                <w:ins w:id="1286" w:author="Dell" w:date="2026-08-01T14:14:00Z"/>
                <w:color w:val="000000" w:themeColor="text1"/>
              </w:rPr>
            </w:pPr>
            <w:ins w:id="1287" w:author="Dell" w:date="2026-08-01T14:14:00Z">
              <w:r w:rsidRPr="007E7D05">
                <w:rPr>
                  <w:color w:val="000000" w:themeColor="text1"/>
                </w:rPr>
                <w:t>-0.659</w:t>
              </w:r>
            </w:ins>
          </w:p>
        </w:tc>
      </w:tr>
      <w:tr w:rsidR="007E7D05" w:rsidRPr="007E7D05" w14:paraId="6F72E67A" w14:textId="77777777" w:rsidTr="00686B91">
        <w:trPr>
          <w:ins w:id="1288" w:author="Dell" w:date="2026-08-01T14:14:00Z"/>
        </w:trPr>
        <w:tc>
          <w:tcPr>
            <w:tcW w:w="0" w:type="auto"/>
            <w:hideMark/>
          </w:tcPr>
          <w:p w14:paraId="2296741A" w14:textId="77777777" w:rsidR="00686B91" w:rsidRPr="007E7D05" w:rsidRDefault="00686B91" w:rsidP="00686B91">
            <w:pPr>
              <w:keepNext/>
              <w:spacing w:after="160" w:line="259" w:lineRule="auto"/>
              <w:jc w:val="both"/>
              <w:rPr>
                <w:ins w:id="1289" w:author="Dell" w:date="2026-08-01T14:14:00Z"/>
                <w:color w:val="000000" w:themeColor="text1"/>
              </w:rPr>
            </w:pPr>
            <w:ins w:id="1290" w:author="Dell" w:date="2026-08-01T14:14:00Z">
              <w:r w:rsidRPr="007E7D05">
                <w:rPr>
                  <w:color w:val="000000" w:themeColor="text1"/>
                </w:rPr>
                <w:t>PC4</w:t>
              </w:r>
            </w:ins>
          </w:p>
        </w:tc>
        <w:tc>
          <w:tcPr>
            <w:tcW w:w="0" w:type="auto"/>
            <w:hideMark/>
          </w:tcPr>
          <w:p w14:paraId="00F0C16C" w14:textId="77777777" w:rsidR="00686B91" w:rsidRPr="007E7D05" w:rsidRDefault="00686B91" w:rsidP="00686B91">
            <w:pPr>
              <w:keepNext/>
              <w:spacing w:after="160" w:line="259" w:lineRule="auto"/>
              <w:jc w:val="both"/>
              <w:rPr>
                <w:ins w:id="1291" w:author="Dell" w:date="2026-08-01T14:14:00Z"/>
                <w:color w:val="000000" w:themeColor="text1"/>
              </w:rPr>
            </w:pPr>
            <w:ins w:id="1292" w:author="Dell" w:date="2026-08-01T14:14:00Z">
              <w:r w:rsidRPr="007E7D05">
                <w:rPr>
                  <w:color w:val="000000" w:themeColor="text1"/>
                </w:rPr>
                <w:t>0.004</w:t>
              </w:r>
            </w:ins>
          </w:p>
        </w:tc>
        <w:tc>
          <w:tcPr>
            <w:tcW w:w="0" w:type="auto"/>
            <w:hideMark/>
          </w:tcPr>
          <w:p w14:paraId="2F38F3A6" w14:textId="77777777" w:rsidR="00686B91" w:rsidRPr="007E7D05" w:rsidRDefault="00686B91" w:rsidP="00686B91">
            <w:pPr>
              <w:keepNext/>
              <w:spacing w:after="160" w:line="259" w:lineRule="auto"/>
              <w:jc w:val="both"/>
              <w:rPr>
                <w:ins w:id="1293" w:author="Dell" w:date="2026-08-01T14:14:00Z"/>
                <w:color w:val="000000" w:themeColor="text1"/>
              </w:rPr>
            </w:pPr>
            <w:ins w:id="1294" w:author="Dell" w:date="2026-08-01T14:14:00Z">
              <w:r w:rsidRPr="007E7D05">
                <w:rPr>
                  <w:color w:val="000000" w:themeColor="text1"/>
                </w:rPr>
                <w:t>100.0</w:t>
              </w:r>
            </w:ins>
          </w:p>
        </w:tc>
        <w:tc>
          <w:tcPr>
            <w:tcW w:w="0" w:type="auto"/>
            <w:hideMark/>
          </w:tcPr>
          <w:p w14:paraId="36E7EF9D" w14:textId="77777777" w:rsidR="00686B91" w:rsidRPr="007E7D05" w:rsidRDefault="00686B91" w:rsidP="00686B91">
            <w:pPr>
              <w:keepNext/>
              <w:spacing w:after="160" w:line="259" w:lineRule="auto"/>
              <w:jc w:val="both"/>
              <w:rPr>
                <w:ins w:id="1295" w:author="Dell" w:date="2026-08-01T14:14:00Z"/>
                <w:color w:val="000000" w:themeColor="text1"/>
              </w:rPr>
            </w:pPr>
            <w:ins w:id="1296" w:author="Dell" w:date="2026-08-01T14:14:00Z">
              <w:r w:rsidRPr="007E7D05">
                <w:rPr>
                  <w:color w:val="000000" w:themeColor="text1"/>
                </w:rPr>
                <w:t>-0.463</w:t>
              </w:r>
            </w:ins>
          </w:p>
        </w:tc>
        <w:tc>
          <w:tcPr>
            <w:tcW w:w="0" w:type="auto"/>
            <w:hideMark/>
          </w:tcPr>
          <w:p w14:paraId="7AE023E0" w14:textId="77777777" w:rsidR="00686B91" w:rsidRPr="007E7D05" w:rsidRDefault="00686B91" w:rsidP="00686B91">
            <w:pPr>
              <w:keepNext/>
              <w:spacing w:after="160" w:line="259" w:lineRule="auto"/>
              <w:jc w:val="both"/>
              <w:rPr>
                <w:ins w:id="1297" w:author="Dell" w:date="2026-08-01T14:14:00Z"/>
                <w:color w:val="000000" w:themeColor="text1"/>
              </w:rPr>
            </w:pPr>
            <w:ins w:id="1298" w:author="Dell" w:date="2026-08-01T14:14:00Z">
              <w:r w:rsidRPr="007E7D05">
                <w:rPr>
                  <w:color w:val="000000" w:themeColor="text1"/>
                </w:rPr>
                <w:t>0.748</w:t>
              </w:r>
            </w:ins>
          </w:p>
        </w:tc>
        <w:tc>
          <w:tcPr>
            <w:tcW w:w="0" w:type="auto"/>
            <w:hideMark/>
          </w:tcPr>
          <w:p w14:paraId="03CD35A0" w14:textId="77777777" w:rsidR="00686B91" w:rsidRPr="007E7D05" w:rsidRDefault="00686B91" w:rsidP="00686B91">
            <w:pPr>
              <w:keepNext/>
              <w:spacing w:after="160" w:line="259" w:lineRule="auto"/>
              <w:jc w:val="both"/>
              <w:rPr>
                <w:ins w:id="1299" w:author="Dell" w:date="2026-08-01T14:14:00Z"/>
                <w:color w:val="000000" w:themeColor="text1"/>
              </w:rPr>
            </w:pPr>
            <w:ins w:id="1300" w:author="Dell" w:date="2026-08-01T14:14:00Z">
              <w:r w:rsidRPr="007E7D05">
                <w:rPr>
                  <w:color w:val="000000" w:themeColor="text1"/>
                </w:rPr>
                <w:t>0.216</w:t>
              </w:r>
            </w:ins>
          </w:p>
        </w:tc>
        <w:tc>
          <w:tcPr>
            <w:tcW w:w="0" w:type="auto"/>
            <w:hideMark/>
          </w:tcPr>
          <w:p w14:paraId="728EE84E" w14:textId="77777777" w:rsidR="00686B91" w:rsidRPr="007E7D05" w:rsidRDefault="00686B91" w:rsidP="00686B91">
            <w:pPr>
              <w:keepNext/>
              <w:spacing w:after="160" w:line="259" w:lineRule="auto"/>
              <w:jc w:val="both"/>
              <w:rPr>
                <w:ins w:id="1301" w:author="Dell" w:date="2026-08-01T14:14:00Z"/>
                <w:color w:val="000000" w:themeColor="text1"/>
              </w:rPr>
            </w:pPr>
            <w:ins w:id="1302" w:author="Dell" w:date="2026-08-01T14:14:00Z">
              <w:r w:rsidRPr="007E7D05">
                <w:rPr>
                  <w:color w:val="000000" w:themeColor="text1"/>
                </w:rPr>
                <w:t>-0.423</w:t>
              </w:r>
            </w:ins>
          </w:p>
        </w:tc>
      </w:tr>
    </w:tbl>
    <w:p w14:paraId="6258E27D" w14:textId="6BF7C411" w:rsidR="00686B91" w:rsidRPr="007E7D05" w:rsidRDefault="00642700" w:rsidP="00857A0B">
      <w:pPr>
        <w:keepNext/>
        <w:jc w:val="both"/>
        <w:rPr>
          <w:color w:val="000000" w:themeColor="text1"/>
        </w:rPr>
      </w:pPr>
      <w:ins w:id="1303" w:author="Dell" w:date="2026-08-01T14:17:00Z">
        <w:r w:rsidRPr="007E7D05">
          <w:rPr>
            <w:b/>
            <w:color w:val="000000" w:themeColor="text1"/>
            <w:rPrChange w:id="1304" w:author="Dell" w:date="2026-08-01T14:18:00Z">
              <w:rPr/>
            </w:rPrChange>
          </w:rPr>
          <w:t>Note:</w:t>
        </w:r>
        <w:r w:rsidRPr="007E7D05">
          <w:rPr>
            <w:color w:val="000000" w:themeColor="text1"/>
          </w:rPr>
          <w:t xml:space="preserve"> This study uses PC1 </w:t>
        </w:r>
      </w:ins>
      <w:ins w:id="1305" w:author="Dell" w:date="2026-08-01T14:18:00Z">
        <w:r w:rsidRPr="007E7D05">
          <w:rPr>
            <w:color w:val="000000" w:themeColor="text1"/>
          </w:rPr>
          <w:t>to construct PCA</w:t>
        </w:r>
      </w:ins>
    </w:p>
    <w:p w14:paraId="2EF32BCE" w14:textId="4483F0DB" w:rsidR="00F74DFE" w:rsidRPr="007E7D05" w:rsidDel="00642700" w:rsidRDefault="00857A0B" w:rsidP="00857A0B">
      <w:pPr>
        <w:pStyle w:val="Caption"/>
        <w:jc w:val="center"/>
        <w:rPr>
          <w:del w:id="1306" w:author="Dell" w:date="2026-08-01T14:19:00Z"/>
          <w:rFonts w:cstheme="minorHAnsi"/>
          <w:b/>
          <w:bCs/>
          <w:i w:val="0"/>
          <w:color w:val="000000" w:themeColor="text1"/>
          <w:sz w:val="22"/>
          <w:szCs w:val="22"/>
        </w:rPr>
      </w:pPr>
      <w:del w:id="1307" w:author="Dell" w:date="2026-08-01T14:19:00Z">
        <w:r w:rsidRPr="007E7D05" w:rsidDel="00642700">
          <w:rPr>
            <w:i w:val="0"/>
            <w:color w:val="000000" w:themeColor="text1"/>
            <w:sz w:val="22"/>
            <w:szCs w:val="22"/>
          </w:rPr>
          <w:delText>Figure</w:delText>
        </w:r>
        <w:r w:rsidR="000D06E7" w:rsidRPr="007E7D05" w:rsidDel="00642700">
          <w:rPr>
            <w:i w:val="0"/>
            <w:color w:val="000000" w:themeColor="text1"/>
            <w:sz w:val="22"/>
            <w:szCs w:val="22"/>
          </w:rPr>
          <w:delText xml:space="preserve"> </w:delText>
        </w:r>
        <w:r w:rsidR="00F978E6" w:rsidRPr="007E7D05" w:rsidDel="00642700">
          <w:rPr>
            <w:i w:val="0"/>
            <w:color w:val="000000" w:themeColor="text1"/>
            <w:sz w:val="22"/>
            <w:szCs w:val="22"/>
          </w:rPr>
          <w:delText>6</w:delText>
        </w:r>
        <w:r w:rsidRPr="007E7D05" w:rsidDel="00642700">
          <w:rPr>
            <w:i w:val="0"/>
            <w:color w:val="000000" w:themeColor="text1"/>
            <w:sz w:val="22"/>
            <w:szCs w:val="22"/>
          </w:rPr>
          <w:delText xml:space="preserve">: </w:delText>
        </w:r>
        <w:r w:rsidRPr="007E7D05" w:rsidDel="00642700">
          <w:rPr>
            <w:rFonts w:cstheme="minorHAnsi"/>
            <w:b/>
            <w:bCs/>
            <w:i w:val="0"/>
            <w:color w:val="000000" w:themeColor="text1"/>
            <w:sz w:val="22"/>
            <w:szCs w:val="22"/>
          </w:rPr>
          <w:delText>Digital Transformation Index (PCA) test results</w:delText>
        </w:r>
      </w:del>
    </w:p>
    <w:p w14:paraId="281F1382" w14:textId="7A6A4347" w:rsidR="006A130E" w:rsidRDefault="00642700" w:rsidP="00974BFE">
      <w:pPr>
        <w:jc w:val="both"/>
        <w:rPr>
          <w:rFonts w:cstheme="minorHAnsi"/>
          <w:bCs/>
          <w:color w:val="000000" w:themeColor="text1"/>
        </w:rPr>
      </w:pPr>
      <w:ins w:id="1308" w:author="Dell" w:date="2026-08-01T14:19:00Z">
        <w:r w:rsidRPr="007E7D05">
          <w:rPr>
            <w:rFonts w:cstheme="minorHAnsi"/>
            <w:bCs/>
            <w:color w:val="000000" w:themeColor="text1"/>
          </w:rPr>
          <w:t xml:space="preserve"> Table </w:t>
        </w:r>
      </w:ins>
      <w:r w:rsidR="00DD3DD3">
        <w:rPr>
          <w:rFonts w:cstheme="minorHAnsi"/>
          <w:bCs/>
          <w:color w:val="000000" w:themeColor="text1"/>
        </w:rPr>
        <w:t>5</w:t>
      </w:r>
      <w:ins w:id="1309" w:author="Dell" w:date="2026-08-01T14:19:00Z">
        <w:r w:rsidRPr="007E7D05">
          <w:rPr>
            <w:rFonts w:cstheme="minorHAnsi"/>
            <w:bCs/>
            <w:color w:val="000000" w:themeColor="text1"/>
          </w:rPr>
          <w:t xml:space="preserve"> </w:t>
        </w:r>
      </w:ins>
      <w:del w:id="1310" w:author="Dell" w:date="2026-08-01T14:19:00Z">
        <w:r w:rsidR="00857A0B" w:rsidRPr="007E7D05" w:rsidDel="00642700">
          <w:rPr>
            <w:rFonts w:cstheme="minorHAnsi"/>
            <w:bCs/>
            <w:color w:val="000000" w:themeColor="text1"/>
          </w:rPr>
          <w:delText xml:space="preserve">Figure </w:delText>
        </w:r>
        <w:r w:rsidR="000D06E7" w:rsidRPr="007E7D05" w:rsidDel="00642700">
          <w:rPr>
            <w:rFonts w:cstheme="minorHAnsi"/>
            <w:bCs/>
            <w:color w:val="000000" w:themeColor="text1"/>
          </w:rPr>
          <w:delText>7</w:delText>
        </w:r>
        <w:r w:rsidR="00857A0B" w:rsidRPr="007E7D05" w:rsidDel="00642700">
          <w:rPr>
            <w:rFonts w:cstheme="minorHAnsi"/>
            <w:bCs/>
            <w:color w:val="000000" w:themeColor="text1"/>
          </w:rPr>
          <w:delText xml:space="preserve"> </w:delText>
        </w:r>
      </w:del>
      <w:r w:rsidR="00857A0B" w:rsidRPr="007E7D05">
        <w:rPr>
          <w:rFonts w:cstheme="minorHAnsi"/>
          <w:bCs/>
          <w:color w:val="000000" w:themeColor="text1"/>
        </w:rPr>
        <w:t>presents</w:t>
      </w:r>
      <w:r w:rsidR="00F74DFE" w:rsidRPr="007E7D05">
        <w:rPr>
          <w:rFonts w:cstheme="minorHAnsi"/>
          <w:bCs/>
          <w:color w:val="000000" w:themeColor="text1"/>
        </w:rPr>
        <w:t xml:space="preserve"> the results obtained for the analysis through PCA conducted to </w:t>
      </w:r>
      <w:r w:rsidR="00857A0B" w:rsidRPr="007E7D05">
        <w:rPr>
          <w:rFonts w:cstheme="minorHAnsi"/>
          <w:bCs/>
          <w:color w:val="000000" w:themeColor="text1"/>
        </w:rPr>
        <w:t>construct</w:t>
      </w:r>
      <w:r w:rsidR="00F74DFE" w:rsidRPr="007E7D05">
        <w:rPr>
          <w:rFonts w:cstheme="minorHAnsi"/>
          <w:bCs/>
          <w:color w:val="000000" w:themeColor="text1"/>
        </w:rPr>
        <w:t xml:space="preserve"> the DTI</w:t>
      </w:r>
      <w:r w:rsidR="00CC4EB9" w:rsidRPr="007E7D05">
        <w:rPr>
          <w:rFonts w:cstheme="minorHAnsi"/>
          <w:bCs/>
          <w:color w:val="000000" w:themeColor="text1"/>
        </w:rPr>
        <w:t xml:space="preserve"> </w:t>
      </w:r>
      <w:r w:rsidR="00857A0B" w:rsidRPr="007E7D05">
        <w:rPr>
          <w:rFonts w:cstheme="minorHAnsi"/>
          <w:bCs/>
          <w:color w:val="000000" w:themeColor="text1"/>
        </w:rPr>
        <w:t>using four digital transformation indicators</w:t>
      </w:r>
      <w:r w:rsidR="00F74DFE" w:rsidRPr="007E7D05">
        <w:rPr>
          <w:rFonts w:cstheme="minorHAnsi"/>
          <w:bCs/>
          <w:color w:val="000000" w:themeColor="text1"/>
        </w:rPr>
        <w:t xml:space="preserve"> </w:t>
      </w:r>
      <w:ins w:id="1311" w:author="Dell" w:date="2026-08-01T10:03:00Z">
        <w:r w:rsidR="00DD7382" w:rsidRPr="007E7D05">
          <w:rPr>
            <w:rFonts w:cstheme="minorHAnsi"/>
            <w:bCs/>
            <w:color w:val="000000" w:themeColor="text1"/>
          </w:rPr>
          <w:t>i</w:t>
        </w:r>
      </w:ins>
      <w:del w:id="1312" w:author="Dell" w:date="2026-08-01T10:03:00Z">
        <w:r w:rsidR="00F74DFE" w:rsidRPr="007E7D05" w:rsidDel="00DD7382">
          <w:rPr>
            <w:rFonts w:cstheme="minorHAnsi"/>
            <w:bCs/>
            <w:color w:val="000000" w:themeColor="text1"/>
          </w:rPr>
          <w:delText>I</w:delText>
        </w:r>
      </w:del>
      <w:r w:rsidR="00F74DFE" w:rsidRPr="007E7D05">
        <w:rPr>
          <w:rFonts w:cstheme="minorHAnsi"/>
          <w:bCs/>
          <w:color w:val="000000" w:themeColor="text1"/>
        </w:rPr>
        <w:t xml:space="preserve">nternet Users, </w:t>
      </w:r>
      <w:ins w:id="1313" w:author="Dell" w:date="2026-08-01T10:03:00Z">
        <w:r w:rsidR="00DD7382" w:rsidRPr="007E7D05">
          <w:rPr>
            <w:rFonts w:cstheme="minorHAnsi"/>
            <w:bCs/>
            <w:color w:val="000000" w:themeColor="text1"/>
          </w:rPr>
          <w:t>f</w:t>
        </w:r>
      </w:ins>
      <w:del w:id="1314" w:author="Dell" w:date="2026-08-01T10:03:00Z">
        <w:r w:rsidR="00F74DFE" w:rsidRPr="007E7D05" w:rsidDel="00DD7382">
          <w:rPr>
            <w:rFonts w:cstheme="minorHAnsi"/>
            <w:bCs/>
            <w:color w:val="000000" w:themeColor="text1"/>
          </w:rPr>
          <w:delText>F</w:delText>
        </w:r>
      </w:del>
      <w:r w:rsidR="00F74DFE" w:rsidRPr="007E7D05">
        <w:rPr>
          <w:rFonts w:cstheme="minorHAnsi"/>
          <w:bCs/>
          <w:color w:val="000000" w:themeColor="text1"/>
        </w:rPr>
        <w:t xml:space="preserve">ixed </w:t>
      </w:r>
      <w:ins w:id="1315" w:author="Dell" w:date="2026-08-01T10:03:00Z">
        <w:r w:rsidR="00DD7382" w:rsidRPr="007E7D05">
          <w:rPr>
            <w:rFonts w:cstheme="minorHAnsi"/>
            <w:bCs/>
            <w:color w:val="000000" w:themeColor="text1"/>
          </w:rPr>
          <w:t>b</w:t>
        </w:r>
      </w:ins>
      <w:del w:id="1316" w:author="Dell" w:date="2026-08-01T10:03:00Z">
        <w:r w:rsidR="00F74DFE" w:rsidRPr="007E7D05" w:rsidDel="00DD7382">
          <w:rPr>
            <w:rFonts w:cstheme="minorHAnsi"/>
            <w:bCs/>
            <w:color w:val="000000" w:themeColor="text1"/>
          </w:rPr>
          <w:delText>B</w:delText>
        </w:r>
      </w:del>
      <w:r w:rsidR="00F74DFE" w:rsidRPr="007E7D05">
        <w:rPr>
          <w:rFonts w:cstheme="minorHAnsi"/>
          <w:bCs/>
          <w:color w:val="000000" w:themeColor="text1"/>
        </w:rPr>
        <w:t xml:space="preserve">roadband </w:t>
      </w:r>
      <w:ins w:id="1317" w:author="Dell" w:date="2026-08-01T10:03:00Z">
        <w:r w:rsidR="00DD7382" w:rsidRPr="007E7D05">
          <w:rPr>
            <w:rFonts w:cstheme="minorHAnsi"/>
            <w:bCs/>
            <w:color w:val="000000" w:themeColor="text1"/>
          </w:rPr>
          <w:t>s</w:t>
        </w:r>
      </w:ins>
      <w:del w:id="1318" w:author="Dell" w:date="2026-08-01T10:03:00Z">
        <w:r w:rsidR="00F74DFE" w:rsidRPr="007E7D05" w:rsidDel="00DD7382">
          <w:rPr>
            <w:rFonts w:cstheme="minorHAnsi"/>
            <w:bCs/>
            <w:color w:val="000000" w:themeColor="text1"/>
          </w:rPr>
          <w:delText>S</w:delText>
        </w:r>
      </w:del>
      <w:r w:rsidR="00F74DFE" w:rsidRPr="007E7D05">
        <w:rPr>
          <w:rFonts w:cstheme="minorHAnsi"/>
          <w:bCs/>
          <w:color w:val="000000" w:themeColor="text1"/>
        </w:rPr>
        <w:t xml:space="preserve">ubscriptions, </w:t>
      </w:r>
      <w:ins w:id="1319" w:author="Dell" w:date="2026-08-01T10:03:00Z">
        <w:r w:rsidR="00DD7382" w:rsidRPr="007E7D05">
          <w:rPr>
            <w:rFonts w:cstheme="minorHAnsi"/>
            <w:bCs/>
            <w:color w:val="000000" w:themeColor="text1"/>
          </w:rPr>
          <w:t>m</w:t>
        </w:r>
      </w:ins>
      <w:del w:id="1320" w:author="Dell" w:date="2026-08-01T10:03:00Z">
        <w:r w:rsidR="00F74DFE" w:rsidRPr="007E7D05" w:rsidDel="00DD7382">
          <w:rPr>
            <w:rFonts w:cstheme="minorHAnsi"/>
            <w:bCs/>
            <w:color w:val="000000" w:themeColor="text1"/>
          </w:rPr>
          <w:delText>M</w:delText>
        </w:r>
      </w:del>
      <w:r w:rsidR="00F74DFE" w:rsidRPr="007E7D05">
        <w:rPr>
          <w:rFonts w:cstheme="minorHAnsi"/>
          <w:bCs/>
          <w:color w:val="000000" w:themeColor="text1"/>
        </w:rPr>
        <w:t xml:space="preserve">obile </w:t>
      </w:r>
      <w:ins w:id="1321" w:author="Dell" w:date="2026-08-01T10:03:00Z">
        <w:r w:rsidR="00DD7382" w:rsidRPr="007E7D05">
          <w:rPr>
            <w:rFonts w:cstheme="minorHAnsi"/>
            <w:bCs/>
            <w:color w:val="000000" w:themeColor="text1"/>
          </w:rPr>
          <w:t>c</w:t>
        </w:r>
      </w:ins>
      <w:del w:id="1322" w:author="Dell" w:date="2026-08-01T10:03:00Z">
        <w:r w:rsidR="00F74DFE" w:rsidRPr="007E7D05" w:rsidDel="00DD7382">
          <w:rPr>
            <w:rFonts w:cstheme="minorHAnsi"/>
            <w:bCs/>
            <w:color w:val="000000" w:themeColor="text1"/>
          </w:rPr>
          <w:delText>C</w:delText>
        </w:r>
      </w:del>
      <w:r w:rsidR="00F74DFE" w:rsidRPr="007E7D05">
        <w:rPr>
          <w:rFonts w:cstheme="minorHAnsi"/>
          <w:bCs/>
          <w:color w:val="000000" w:themeColor="text1"/>
        </w:rPr>
        <w:t xml:space="preserve">ellular </w:t>
      </w:r>
      <w:ins w:id="1323" w:author="Dell" w:date="2026-08-01T10:04:00Z">
        <w:r w:rsidR="00DD7382" w:rsidRPr="007E7D05">
          <w:rPr>
            <w:rFonts w:cstheme="minorHAnsi"/>
            <w:bCs/>
            <w:color w:val="000000" w:themeColor="text1"/>
          </w:rPr>
          <w:t>s</w:t>
        </w:r>
      </w:ins>
      <w:del w:id="1324" w:author="Dell" w:date="2026-08-01T10:04:00Z">
        <w:r w:rsidR="00F74DFE" w:rsidRPr="007E7D05" w:rsidDel="00DD7382">
          <w:rPr>
            <w:rFonts w:cstheme="minorHAnsi"/>
            <w:bCs/>
            <w:color w:val="000000" w:themeColor="text1"/>
          </w:rPr>
          <w:delText>S</w:delText>
        </w:r>
      </w:del>
      <w:r w:rsidR="00F74DFE" w:rsidRPr="007E7D05">
        <w:rPr>
          <w:rFonts w:cstheme="minorHAnsi"/>
          <w:bCs/>
          <w:color w:val="000000" w:themeColor="text1"/>
        </w:rPr>
        <w:t xml:space="preserve">ubscriptions, and </w:t>
      </w:r>
      <w:ins w:id="1325" w:author="Dell" w:date="2026-08-01T10:04:00Z">
        <w:r w:rsidR="00DD7382" w:rsidRPr="007E7D05">
          <w:rPr>
            <w:rFonts w:cstheme="minorHAnsi"/>
            <w:bCs/>
            <w:color w:val="000000" w:themeColor="text1"/>
          </w:rPr>
          <w:t>s</w:t>
        </w:r>
      </w:ins>
      <w:del w:id="1326" w:author="Dell" w:date="2026-08-01T10:04:00Z">
        <w:r w:rsidR="00F74DFE" w:rsidRPr="007E7D05" w:rsidDel="00DD7382">
          <w:rPr>
            <w:rFonts w:cstheme="minorHAnsi"/>
            <w:bCs/>
            <w:color w:val="000000" w:themeColor="text1"/>
          </w:rPr>
          <w:delText>S</w:delText>
        </w:r>
      </w:del>
      <w:r w:rsidR="00F74DFE" w:rsidRPr="007E7D05">
        <w:rPr>
          <w:rFonts w:cstheme="minorHAnsi"/>
          <w:bCs/>
          <w:color w:val="000000" w:themeColor="text1"/>
        </w:rPr>
        <w:t xml:space="preserve">ecure </w:t>
      </w:r>
      <w:ins w:id="1327" w:author="Dell" w:date="2026-08-01T10:04:00Z">
        <w:r w:rsidR="00DD7382" w:rsidRPr="007E7D05">
          <w:rPr>
            <w:rFonts w:cstheme="minorHAnsi"/>
            <w:bCs/>
            <w:color w:val="000000" w:themeColor="text1"/>
          </w:rPr>
          <w:t>i</w:t>
        </w:r>
      </w:ins>
      <w:del w:id="1328" w:author="Dell" w:date="2026-08-01T10:04:00Z">
        <w:r w:rsidR="00F74DFE" w:rsidRPr="007E7D05" w:rsidDel="00DD7382">
          <w:rPr>
            <w:rFonts w:cstheme="minorHAnsi"/>
            <w:bCs/>
            <w:color w:val="000000" w:themeColor="text1"/>
          </w:rPr>
          <w:delText>I</w:delText>
        </w:r>
      </w:del>
      <w:r w:rsidR="00F74DFE" w:rsidRPr="007E7D05">
        <w:rPr>
          <w:rFonts w:cstheme="minorHAnsi"/>
          <w:bCs/>
          <w:color w:val="000000" w:themeColor="text1"/>
        </w:rPr>
        <w:t xml:space="preserve">nternet </w:t>
      </w:r>
      <w:ins w:id="1329" w:author="Dell" w:date="2026-08-01T10:04:00Z">
        <w:r w:rsidR="00DD7382" w:rsidRPr="007E7D05">
          <w:rPr>
            <w:rFonts w:cstheme="minorHAnsi"/>
            <w:bCs/>
            <w:color w:val="000000" w:themeColor="text1"/>
          </w:rPr>
          <w:t>s</w:t>
        </w:r>
      </w:ins>
      <w:del w:id="1330" w:author="Dell" w:date="2026-08-01T10:04:00Z">
        <w:r w:rsidR="00F74DFE" w:rsidRPr="007E7D05" w:rsidDel="00DD7382">
          <w:rPr>
            <w:rFonts w:cstheme="minorHAnsi"/>
            <w:bCs/>
            <w:color w:val="000000" w:themeColor="text1"/>
          </w:rPr>
          <w:delText>S</w:delText>
        </w:r>
      </w:del>
      <w:r w:rsidR="00F74DFE" w:rsidRPr="007E7D05">
        <w:rPr>
          <w:rFonts w:cstheme="minorHAnsi"/>
          <w:bCs/>
          <w:color w:val="000000" w:themeColor="text1"/>
        </w:rPr>
        <w:t xml:space="preserve">ervers. The first principal component (PC1) </w:t>
      </w:r>
      <w:r w:rsidR="00857A0B" w:rsidRPr="007E7D05">
        <w:rPr>
          <w:rFonts w:cstheme="minorHAnsi"/>
          <w:bCs/>
          <w:color w:val="000000" w:themeColor="text1"/>
        </w:rPr>
        <w:t xml:space="preserve">explains </w:t>
      </w:r>
      <w:r w:rsidR="00F74DFE" w:rsidRPr="007E7D05">
        <w:rPr>
          <w:rFonts w:cstheme="minorHAnsi"/>
          <w:bCs/>
          <w:color w:val="000000" w:themeColor="text1"/>
        </w:rPr>
        <w:t xml:space="preserve">81.9% of the total variance, </w:t>
      </w:r>
      <w:r w:rsidR="00857A0B" w:rsidRPr="007E7D05">
        <w:rPr>
          <w:rFonts w:cstheme="minorHAnsi"/>
          <w:bCs/>
          <w:color w:val="000000" w:themeColor="text1"/>
        </w:rPr>
        <w:t xml:space="preserve">indicating that it captures most of the information </w:t>
      </w:r>
      <w:r w:rsidR="00F74DFE" w:rsidRPr="007E7D05">
        <w:rPr>
          <w:rFonts w:cstheme="minorHAnsi"/>
          <w:bCs/>
          <w:color w:val="000000" w:themeColor="text1"/>
        </w:rPr>
        <w:t>about the four variables. Thus, PC1 was chosen as DTI.</w:t>
      </w:r>
      <w:r w:rsidR="00F74DFE" w:rsidRPr="007E7D05">
        <w:rPr>
          <w:color w:val="000000" w:themeColor="text1"/>
        </w:rPr>
        <w:t xml:space="preserve"> </w:t>
      </w:r>
      <w:r w:rsidR="00857A0B" w:rsidRPr="007E7D05">
        <w:rPr>
          <w:rFonts w:cstheme="minorHAnsi"/>
          <w:bCs/>
          <w:color w:val="000000" w:themeColor="text1"/>
        </w:rPr>
        <w:t>The remaining principal components explain</w:t>
      </w:r>
      <w:r w:rsidR="00F74DFE" w:rsidRPr="007E7D05">
        <w:rPr>
          <w:rFonts w:cstheme="minorHAnsi"/>
          <w:bCs/>
          <w:color w:val="000000" w:themeColor="text1"/>
        </w:rPr>
        <w:t xml:space="preserve"> is only 16.7%, 1.0%, and 0.4%, respectively, meaning that the other components </w:t>
      </w:r>
      <w:r w:rsidR="00857A0B" w:rsidRPr="007E7D05">
        <w:rPr>
          <w:rFonts w:cstheme="minorHAnsi"/>
          <w:bCs/>
          <w:color w:val="000000" w:themeColor="text1"/>
        </w:rPr>
        <w:t>contribute relatively little additional information</w:t>
      </w:r>
      <w:r w:rsidR="00F74DFE" w:rsidRPr="007E7D05">
        <w:rPr>
          <w:rFonts w:cstheme="minorHAnsi"/>
          <w:bCs/>
          <w:color w:val="000000" w:themeColor="text1"/>
        </w:rPr>
        <w:t xml:space="preserve">. </w:t>
      </w:r>
      <w:r w:rsidR="00857A0B" w:rsidRPr="007E7D05">
        <w:rPr>
          <w:rFonts w:cstheme="minorHAnsi"/>
          <w:bCs/>
          <w:color w:val="000000" w:themeColor="text1"/>
        </w:rPr>
        <w:t>The component loadings show</w:t>
      </w:r>
      <w:r w:rsidR="00F74DFE" w:rsidRPr="007E7D05">
        <w:rPr>
          <w:rFonts w:cstheme="minorHAnsi"/>
          <w:bCs/>
          <w:color w:val="000000" w:themeColor="text1"/>
        </w:rPr>
        <w:t>, all four variables have positive loadings in PC1 (</w:t>
      </w:r>
      <w:ins w:id="1331" w:author="Dell" w:date="2026-08-01T10:04:00Z">
        <w:r w:rsidR="00DD7382" w:rsidRPr="007E7D05">
          <w:rPr>
            <w:rFonts w:cstheme="minorHAnsi"/>
            <w:bCs/>
            <w:color w:val="000000" w:themeColor="text1"/>
          </w:rPr>
          <w:t>i</w:t>
        </w:r>
      </w:ins>
      <w:del w:id="1332" w:author="Dell" w:date="2026-08-01T10:04:00Z">
        <w:r w:rsidR="00F74DFE" w:rsidRPr="007E7D05" w:rsidDel="00DD7382">
          <w:rPr>
            <w:rFonts w:cstheme="minorHAnsi"/>
            <w:bCs/>
            <w:color w:val="000000" w:themeColor="text1"/>
          </w:rPr>
          <w:delText>I</w:delText>
        </w:r>
      </w:del>
      <w:r w:rsidR="00F74DFE" w:rsidRPr="007E7D05">
        <w:rPr>
          <w:rFonts w:cstheme="minorHAnsi"/>
          <w:bCs/>
          <w:color w:val="000000" w:themeColor="text1"/>
        </w:rPr>
        <w:t xml:space="preserve">nternet = 0.545, </w:t>
      </w:r>
      <w:ins w:id="1333" w:author="Dell" w:date="2026-08-01T10:04:00Z">
        <w:r w:rsidR="00DD7382" w:rsidRPr="007E7D05">
          <w:rPr>
            <w:rFonts w:cstheme="minorHAnsi"/>
            <w:bCs/>
            <w:color w:val="000000" w:themeColor="text1"/>
          </w:rPr>
          <w:t>b</w:t>
        </w:r>
      </w:ins>
      <w:del w:id="1334" w:author="Dell" w:date="2026-08-01T10:04:00Z">
        <w:r w:rsidR="00F74DFE" w:rsidRPr="007E7D05" w:rsidDel="00DD7382">
          <w:rPr>
            <w:rFonts w:cstheme="minorHAnsi"/>
            <w:bCs/>
            <w:color w:val="000000" w:themeColor="text1"/>
          </w:rPr>
          <w:delText>B</w:delText>
        </w:r>
      </w:del>
      <w:r w:rsidR="00F74DFE" w:rsidRPr="007E7D05">
        <w:rPr>
          <w:rFonts w:cstheme="minorHAnsi"/>
          <w:bCs/>
          <w:color w:val="000000" w:themeColor="text1"/>
        </w:rPr>
        <w:t xml:space="preserve">roadband = 0.521, </w:t>
      </w:r>
      <w:ins w:id="1335" w:author="Dell" w:date="2026-08-01T10:04:00Z">
        <w:r w:rsidR="00DD7382" w:rsidRPr="007E7D05">
          <w:rPr>
            <w:rFonts w:cstheme="minorHAnsi"/>
            <w:bCs/>
            <w:color w:val="000000" w:themeColor="text1"/>
          </w:rPr>
          <w:t>m</w:t>
        </w:r>
      </w:ins>
      <w:del w:id="1336" w:author="Dell" w:date="2026-08-01T10:04:00Z">
        <w:r w:rsidR="00F74DFE" w:rsidRPr="007E7D05" w:rsidDel="00DD7382">
          <w:rPr>
            <w:rFonts w:cstheme="minorHAnsi"/>
            <w:bCs/>
            <w:color w:val="000000" w:themeColor="text1"/>
          </w:rPr>
          <w:delText>M</w:delText>
        </w:r>
      </w:del>
      <w:r w:rsidR="00F74DFE" w:rsidRPr="007E7D05">
        <w:rPr>
          <w:rFonts w:cstheme="minorHAnsi"/>
          <w:bCs/>
          <w:color w:val="000000" w:themeColor="text1"/>
        </w:rPr>
        <w:t xml:space="preserve">obile = 0.393, and </w:t>
      </w:r>
      <w:ins w:id="1337" w:author="Dell" w:date="2026-08-01T10:04:00Z">
        <w:r w:rsidR="00DD7382" w:rsidRPr="007E7D05">
          <w:rPr>
            <w:rFonts w:cstheme="minorHAnsi"/>
            <w:bCs/>
            <w:color w:val="000000" w:themeColor="text1"/>
          </w:rPr>
          <w:t>s</w:t>
        </w:r>
      </w:ins>
      <w:del w:id="1338" w:author="Dell" w:date="2026-08-01T10:04:00Z">
        <w:r w:rsidR="00F74DFE" w:rsidRPr="007E7D05" w:rsidDel="00DD7382">
          <w:rPr>
            <w:rFonts w:cstheme="minorHAnsi"/>
            <w:bCs/>
            <w:color w:val="000000" w:themeColor="text1"/>
          </w:rPr>
          <w:delText>S</w:delText>
        </w:r>
      </w:del>
      <w:r w:rsidR="00F74DFE" w:rsidRPr="007E7D05">
        <w:rPr>
          <w:rFonts w:cstheme="minorHAnsi"/>
          <w:bCs/>
          <w:color w:val="000000" w:themeColor="text1"/>
        </w:rPr>
        <w:t xml:space="preserve">ecure </w:t>
      </w:r>
      <w:ins w:id="1339" w:author="Dell" w:date="2026-08-01T10:04:00Z">
        <w:r w:rsidR="00DD7382" w:rsidRPr="007E7D05">
          <w:rPr>
            <w:rFonts w:cstheme="minorHAnsi"/>
            <w:bCs/>
            <w:color w:val="000000" w:themeColor="text1"/>
          </w:rPr>
          <w:t>i</w:t>
        </w:r>
      </w:ins>
      <w:del w:id="1340" w:author="Dell" w:date="2026-08-01T10:04:00Z">
        <w:r w:rsidR="00F74DFE" w:rsidRPr="007E7D05" w:rsidDel="00DD7382">
          <w:rPr>
            <w:rFonts w:cstheme="minorHAnsi"/>
            <w:bCs/>
            <w:color w:val="000000" w:themeColor="text1"/>
          </w:rPr>
          <w:delText>I</w:delText>
        </w:r>
      </w:del>
      <w:r w:rsidR="00F74DFE" w:rsidRPr="007E7D05">
        <w:rPr>
          <w:rFonts w:cstheme="minorHAnsi"/>
          <w:bCs/>
          <w:color w:val="000000" w:themeColor="text1"/>
        </w:rPr>
        <w:t xml:space="preserve">nternet </w:t>
      </w:r>
      <w:ins w:id="1341" w:author="Dell" w:date="2026-08-01T10:04:00Z">
        <w:r w:rsidR="00DD7382" w:rsidRPr="007E7D05">
          <w:rPr>
            <w:rFonts w:cstheme="minorHAnsi"/>
            <w:bCs/>
            <w:color w:val="000000" w:themeColor="text1"/>
          </w:rPr>
          <w:t>s</w:t>
        </w:r>
      </w:ins>
      <w:del w:id="1342" w:author="Dell" w:date="2026-08-01T10:04:00Z">
        <w:r w:rsidR="00F74DFE" w:rsidRPr="007E7D05" w:rsidDel="00DD7382">
          <w:rPr>
            <w:rFonts w:cstheme="minorHAnsi"/>
            <w:bCs/>
            <w:color w:val="000000" w:themeColor="text1"/>
          </w:rPr>
          <w:delText>S</w:delText>
        </w:r>
      </w:del>
      <w:r w:rsidR="00F74DFE" w:rsidRPr="007E7D05">
        <w:rPr>
          <w:rFonts w:cstheme="minorHAnsi"/>
          <w:bCs/>
          <w:color w:val="000000" w:themeColor="text1"/>
        </w:rPr>
        <w:t xml:space="preserve">ervers = 0.526). This means that all the indicators positively contribute to the composite index. </w:t>
      </w:r>
      <w:r w:rsidR="00857A0B" w:rsidRPr="007E7D05">
        <w:rPr>
          <w:rFonts w:cstheme="minorHAnsi"/>
          <w:bCs/>
          <w:color w:val="000000" w:themeColor="text1"/>
        </w:rPr>
        <w:t xml:space="preserve">Since higher values for all four indicators represent </w:t>
      </w:r>
      <w:r w:rsidR="00F74DFE" w:rsidRPr="007E7D05">
        <w:rPr>
          <w:rFonts w:cstheme="minorHAnsi"/>
          <w:bCs/>
          <w:color w:val="000000" w:themeColor="text1"/>
        </w:rPr>
        <w:t>a greater level of digital transformation</w:t>
      </w:r>
      <w:r w:rsidR="00857A0B" w:rsidRPr="007E7D05">
        <w:rPr>
          <w:color w:val="000000" w:themeColor="text1"/>
        </w:rPr>
        <w:t xml:space="preserve"> </w:t>
      </w:r>
      <w:r w:rsidR="00857A0B" w:rsidRPr="007E7D05">
        <w:rPr>
          <w:rFonts w:cstheme="minorHAnsi"/>
          <w:bCs/>
          <w:color w:val="000000" w:themeColor="text1"/>
        </w:rPr>
        <w:t xml:space="preserve">a higher DTI score indicates </w:t>
      </w:r>
      <w:r w:rsidR="009E4A82" w:rsidRPr="007E7D05">
        <w:rPr>
          <w:rFonts w:cstheme="minorHAnsi"/>
          <w:bCs/>
          <w:color w:val="000000" w:themeColor="text1"/>
        </w:rPr>
        <w:t xml:space="preserve">a </w:t>
      </w:r>
      <w:r w:rsidR="00F74DFE" w:rsidRPr="007E7D05">
        <w:rPr>
          <w:rFonts w:cstheme="minorHAnsi"/>
          <w:bCs/>
          <w:color w:val="000000" w:themeColor="text1"/>
        </w:rPr>
        <w:t>greater digital transformation in Nepal.</w:t>
      </w:r>
    </w:p>
    <w:p w14:paraId="59A3EF4E" w14:textId="562BFBC5" w:rsidR="00DD3DD3" w:rsidRDefault="00DD3DD3" w:rsidP="00974BFE">
      <w:pPr>
        <w:jc w:val="both"/>
        <w:rPr>
          <w:rFonts w:cstheme="minorHAnsi"/>
          <w:bCs/>
          <w:color w:val="000000" w:themeColor="text1"/>
        </w:rPr>
      </w:pPr>
    </w:p>
    <w:p w14:paraId="70669765" w14:textId="77777777" w:rsidR="00DD3DD3" w:rsidRPr="007E7D05" w:rsidRDefault="00DD3DD3" w:rsidP="00974BFE">
      <w:pPr>
        <w:jc w:val="both"/>
        <w:rPr>
          <w:rFonts w:cstheme="minorHAnsi"/>
          <w:bCs/>
          <w:color w:val="000000" w:themeColor="text1"/>
        </w:rPr>
      </w:pPr>
    </w:p>
    <w:p w14:paraId="4B3C29C8" w14:textId="575D69A5" w:rsidR="00974BFE" w:rsidRPr="007E7D05" w:rsidDel="00642700" w:rsidRDefault="00974BFE" w:rsidP="00974BFE">
      <w:pPr>
        <w:jc w:val="both"/>
        <w:rPr>
          <w:del w:id="1343" w:author="Dell" w:date="2026-08-01T14:22:00Z"/>
          <w:rFonts w:cstheme="minorHAnsi"/>
          <w:b/>
          <w:bCs/>
          <w:color w:val="000000" w:themeColor="text1"/>
        </w:rPr>
      </w:pPr>
      <w:r w:rsidRPr="007E7D05">
        <w:rPr>
          <w:rFonts w:cstheme="minorHAnsi"/>
          <w:b/>
          <w:bCs/>
          <w:color w:val="000000" w:themeColor="text1"/>
        </w:rPr>
        <w:lastRenderedPageBreak/>
        <w:t xml:space="preserve">4.5 </w:t>
      </w:r>
      <w:r w:rsidR="00F74DFE" w:rsidRPr="007E7D05">
        <w:rPr>
          <w:rFonts w:cstheme="minorHAnsi"/>
          <w:b/>
          <w:bCs/>
          <w:color w:val="000000" w:themeColor="text1"/>
        </w:rPr>
        <w:t>Stationarity Test Interpretation</w:t>
      </w:r>
    </w:p>
    <w:p w14:paraId="7AC3CCC0" w14:textId="77777777" w:rsidR="00642700" w:rsidRPr="007E7D05" w:rsidRDefault="006A130E" w:rsidP="00642700">
      <w:pPr>
        <w:jc w:val="both"/>
        <w:rPr>
          <w:ins w:id="1344" w:author="Dell" w:date="2026-08-01T14:20:00Z"/>
          <w:color w:val="000000" w:themeColor="text1"/>
          <w:rPrChange w:id="1345" w:author="Dell" w:date="2026-08-01T14:22:00Z">
            <w:rPr>
              <w:ins w:id="1346" w:author="Dell" w:date="2026-08-01T14:20:00Z"/>
            </w:rPr>
          </w:rPrChange>
        </w:rPr>
        <w:pPrChange w:id="1347" w:author="Dell" w:date="2026-08-01T14:22:00Z">
          <w:pPr>
            <w:keepNext/>
            <w:jc w:val="both"/>
          </w:pPr>
        </w:pPrChange>
      </w:pPr>
      <w:del w:id="1348" w:author="Dell" w:date="2026-08-01T14:20:00Z">
        <w:r w:rsidRPr="007E7D05" w:rsidDel="00642700">
          <w:rPr>
            <w:rFonts w:cstheme="minorHAnsi"/>
            <w:b/>
            <w:bCs/>
            <w:noProof/>
            <w:color w:val="000000" w:themeColor="text1"/>
          </w:rPr>
          <w:drawing>
            <wp:inline distT="0" distB="0" distL="0" distR="0" wp14:anchorId="10D554A9" wp14:editId="0F10FC4D">
              <wp:extent cx="5943600" cy="6337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33730"/>
                      </a:xfrm>
                      <a:prstGeom prst="rect">
                        <a:avLst/>
                      </a:prstGeom>
                    </pic:spPr>
                  </pic:pic>
                </a:graphicData>
              </a:graphic>
            </wp:inline>
          </w:drawing>
        </w:r>
      </w:del>
    </w:p>
    <w:p w14:paraId="36DD2968" w14:textId="14C10D43" w:rsidR="00642700" w:rsidRPr="007E7D05" w:rsidRDefault="00642700" w:rsidP="00642700">
      <w:pPr>
        <w:pStyle w:val="Caption"/>
        <w:jc w:val="center"/>
        <w:rPr>
          <w:ins w:id="1349" w:author="Dell" w:date="2026-08-01T14:21:00Z"/>
          <w:b/>
          <w:color w:val="000000" w:themeColor="text1"/>
          <w:sz w:val="22"/>
          <w:szCs w:val="22"/>
        </w:rPr>
        <w:pPrChange w:id="1350" w:author="Dell" w:date="2026-08-01T14:22:00Z">
          <w:pPr/>
        </w:pPrChange>
      </w:pPr>
      <w:ins w:id="1351" w:author="Dell" w:date="2026-08-01T14:21:00Z">
        <w:r w:rsidRPr="007E7D05">
          <w:rPr>
            <w:b/>
            <w:i w:val="0"/>
            <w:color w:val="000000" w:themeColor="text1"/>
            <w:sz w:val="22"/>
            <w:szCs w:val="22"/>
            <w:rPrChange w:id="1352" w:author="Dell" w:date="2026-08-01T14:22:00Z">
              <w:rPr/>
            </w:rPrChange>
          </w:rPr>
          <w:t>Table</w:t>
        </w:r>
      </w:ins>
      <w:r w:rsidR="00DD3DD3">
        <w:rPr>
          <w:b/>
          <w:i w:val="0"/>
          <w:color w:val="000000" w:themeColor="text1"/>
          <w:sz w:val="22"/>
          <w:szCs w:val="22"/>
        </w:rPr>
        <w:t xml:space="preserve"> 6</w:t>
      </w:r>
      <w:ins w:id="1353" w:author="Dell" w:date="2026-08-01T14:21:00Z">
        <w:r w:rsidRPr="007E7D05">
          <w:rPr>
            <w:b/>
            <w:i w:val="0"/>
            <w:color w:val="000000" w:themeColor="text1"/>
            <w:sz w:val="22"/>
            <w:szCs w:val="22"/>
            <w:rPrChange w:id="1354" w:author="Dell" w:date="2026-08-01T14:22:00Z">
              <w:rPr/>
            </w:rPrChange>
          </w:rPr>
          <w:t>:</w:t>
        </w:r>
      </w:ins>
      <w:ins w:id="1355" w:author="Dell" w:date="2026-08-01T14:22:00Z">
        <w:r w:rsidRPr="007E7D05">
          <w:rPr>
            <w:rFonts w:ascii="Times New Roman" w:eastAsia="Times New Roman" w:hAnsi="Times New Roman" w:cs="Times New Roman"/>
            <w:b/>
            <w:bCs/>
            <w:i w:val="0"/>
            <w:color w:val="000000" w:themeColor="text1"/>
            <w:sz w:val="22"/>
            <w:szCs w:val="22"/>
            <w:rPrChange w:id="1356" w:author="Dell" w:date="2026-08-01T14:22:00Z">
              <w:rPr>
                <w:rFonts w:ascii="Times New Roman" w:eastAsia="Times New Roman" w:hAnsi="Times New Roman" w:cs="Times New Roman"/>
                <w:b/>
                <w:bCs/>
                <w:sz w:val="27"/>
                <w:szCs w:val="27"/>
              </w:rPr>
            </w:rPrChange>
          </w:rPr>
          <w:t xml:space="preserve"> </w:t>
        </w:r>
        <w:r w:rsidRPr="007E7D05">
          <w:rPr>
            <w:b/>
            <w:bCs/>
            <w:i w:val="0"/>
            <w:color w:val="000000" w:themeColor="text1"/>
            <w:sz w:val="22"/>
            <w:szCs w:val="22"/>
            <w:rPrChange w:id="1357" w:author="Dell" w:date="2026-08-01T14:22:00Z">
              <w:rPr>
                <w:b/>
                <w:bCs/>
                <w:i/>
                <w:iCs/>
                <w:color w:val="44546A" w:themeColor="text2"/>
                <w:sz w:val="18"/>
                <w:szCs w:val="18"/>
              </w:rPr>
            </w:rPrChange>
          </w:rPr>
          <w:t xml:space="preserve">Unit Root Test Results for the </w:t>
        </w:r>
        <w:r w:rsidRPr="007E7D05">
          <w:rPr>
            <w:b/>
            <w:bCs/>
            <w:i w:val="0"/>
            <w:color w:val="000000" w:themeColor="text1"/>
            <w:sz w:val="22"/>
            <w:szCs w:val="22"/>
            <w:rPrChange w:id="1358" w:author="Dell" w:date="2026-08-01T14:22:00Z">
              <w:rPr>
                <w:b/>
                <w:bCs/>
              </w:rPr>
            </w:rPrChange>
          </w:rPr>
          <w:t>DTI</w:t>
        </w:r>
      </w:ins>
    </w:p>
    <w:tbl>
      <w:tblPr>
        <w:tblStyle w:val="TableGrid"/>
        <w:tblW w:w="9201" w:type="dxa"/>
        <w:tblLook w:val="04A0" w:firstRow="1" w:lastRow="0" w:firstColumn="1" w:lastColumn="0" w:noHBand="0" w:noVBand="1"/>
      </w:tblPr>
      <w:tblGrid>
        <w:gridCol w:w="979"/>
        <w:gridCol w:w="1638"/>
        <w:gridCol w:w="946"/>
        <w:gridCol w:w="876"/>
        <w:gridCol w:w="946"/>
        <w:gridCol w:w="940"/>
        <w:gridCol w:w="946"/>
        <w:gridCol w:w="718"/>
        <w:gridCol w:w="1212"/>
        <w:tblGridChange w:id="1359">
          <w:tblGrid>
            <w:gridCol w:w="979"/>
            <w:gridCol w:w="1638"/>
            <w:gridCol w:w="946"/>
            <w:gridCol w:w="876"/>
            <w:gridCol w:w="946"/>
            <w:gridCol w:w="940"/>
            <w:gridCol w:w="946"/>
            <w:gridCol w:w="718"/>
            <w:gridCol w:w="1212"/>
          </w:tblGrid>
        </w:tblGridChange>
      </w:tblGrid>
      <w:tr w:rsidR="007E7D05" w:rsidRPr="007E7D05" w14:paraId="09B29E5F" w14:textId="77777777" w:rsidTr="00642700">
        <w:trPr>
          <w:trHeight w:val="350"/>
          <w:ins w:id="1360" w:author="Dell" w:date="2026-08-01T14:20:00Z"/>
        </w:trPr>
        <w:tc>
          <w:tcPr>
            <w:tcW w:w="0" w:type="auto"/>
            <w:hideMark/>
          </w:tcPr>
          <w:p w14:paraId="4492DBCF" w14:textId="77777777" w:rsidR="00642700" w:rsidRPr="007E7D05" w:rsidRDefault="00642700" w:rsidP="00642700">
            <w:pPr>
              <w:keepNext/>
              <w:spacing w:after="160" w:line="259" w:lineRule="auto"/>
              <w:jc w:val="both"/>
              <w:rPr>
                <w:ins w:id="1361" w:author="Dell" w:date="2026-08-01T14:20:00Z"/>
                <w:b/>
                <w:bCs/>
                <w:color w:val="000000" w:themeColor="text1"/>
              </w:rPr>
            </w:pPr>
            <w:ins w:id="1362" w:author="Dell" w:date="2026-08-01T14:20:00Z">
              <w:r w:rsidRPr="007E7D05">
                <w:rPr>
                  <w:b/>
                  <w:bCs/>
                  <w:color w:val="000000" w:themeColor="text1"/>
                </w:rPr>
                <w:t>Variable</w:t>
              </w:r>
            </w:ins>
          </w:p>
        </w:tc>
        <w:tc>
          <w:tcPr>
            <w:tcW w:w="1638" w:type="dxa"/>
            <w:hideMark/>
          </w:tcPr>
          <w:p w14:paraId="510769FE" w14:textId="77777777" w:rsidR="00642700" w:rsidRPr="007E7D05" w:rsidRDefault="00642700" w:rsidP="00642700">
            <w:pPr>
              <w:keepNext/>
              <w:spacing w:after="160" w:line="259" w:lineRule="auto"/>
              <w:jc w:val="both"/>
              <w:rPr>
                <w:ins w:id="1363" w:author="Dell" w:date="2026-08-01T14:20:00Z"/>
                <w:b/>
                <w:bCs/>
                <w:color w:val="000000" w:themeColor="text1"/>
              </w:rPr>
            </w:pPr>
            <w:ins w:id="1364" w:author="Dell" w:date="2026-08-01T14:20:00Z">
              <w:r w:rsidRPr="007E7D05">
                <w:rPr>
                  <w:b/>
                  <w:bCs/>
                  <w:color w:val="000000" w:themeColor="text1"/>
                </w:rPr>
                <w:t>Transformation</w:t>
              </w:r>
            </w:ins>
          </w:p>
        </w:tc>
        <w:tc>
          <w:tcPr>
            <w:tcW w:w="946" w:type="dxa"/>
            <w:hideMark/>
          </w:tcPr>
          <w:p w14:paraId="247A0E4A" w14:textId="77777777" w:rsidR="00642700" w:rsidRPr="007E7D05" w:rsidRDefault="00642700" w:rsidP="00642700">
            <w:pPr>
              <w:keepNext/>
              <w:spacing w:after="160" w:line="259" w:lineRule="auto"/>
              <w:jc w:val="both"/>
              <w:rPr>
                <w:ins w:id="1365" w:author="Dell" w:date="2026-08-01T14:20:00Z"/>
                <w:b/>
                <w:bCs/>
                <w:color w:val="000000" w:themeColor="text1"/>
              </w:rPr>
            </w:pPr>
            <w:ins w:id="1366" w:author="Dell" w:date="2026-08-01T14:20:00Z">
              <w:r w:rsidRPr="007E7D05">
                <w:rPr>
                  <w:b/>
                  <w:bCs/>
                  <w:color w:val="000000" w:themeColor="text1"/>
                </w:rPr>
                <w:t>ADF Statistic</w:t>
              </w:r>
            </w:ins>
          </w:p>
        </w:tc>
        <w:tc>
          <w:tcPr>
            <w:tcW w:w="876" w:type="dxa"/>
            <w:hideMark/>
          </w:tcPr>
          <w:p w14:paraId="7982FEA0" w14:textId="77777777" w:rsidR="00642700" w:rsidRPr="007E7D05" w:rsidRDefault="00642700" w:rsidP="00642700">
            <w:pPr>
              <w:keepNext/>
              <w:spacing w:after="160" w:line="259" w:lineRule="auto"/>
              <w:jc w:val="both"/>
              <w:rPr>
                <w:ins w:id="1367" w:author="Dell" w:date="2026-08-01T14:20:00Z"/>
                <w:b/>
                <w:bCs/>
                <w:color w:val="000000" w:themeColor="text1"/>
              </w:rPr>
            </w:pPr>
            <w:ins w:id="1368" w:author="Dell" w:date="2026-08-01T14:20:00Z">
              <w:r w:rsidRPr="007E7D05">
                <w:rPr>
                  <w:b/>
                  <w:bCs/>
                  <w:color w:val="000000" w:themeColor="text1"/>
                </w:rPr>
                <w:t>ADF p-value</w:t>
              </w:r>
            </w:ins>
          </w:p>
        </w:tc>
        <w:tc>
          <w:tcPr>
            <w:tcW w:w="946" w:type="dxa"/>
            <w:hideMark/>
          </w:tcPr>
          <w:p w14:paraId="316F46D9" w14:textId="77777777" w:rsidR="00642700" w:rsidRPr="007E7D05" w:rsidRDefault="00642700" w:rsidP="00642700">
            <w:pPr>
              <w:keepNext/>
              <w:spacing w:after="160" w:line="259" w:lineRule="auto"/>
              <w:jc w:val="both"/>
              <w:rPr>
                <w:ins w:id="1369" w:author="Dell" w:date="2026-08-01T14:20:00Z"/>
                <w:b/>
                <w:bCs/>
                <w:color w:val="000000" w:themeColor="text1"/>
              </w:rPr>
            </w:pPr>
            <w:ins w:id="1370" w:author="Dell" w:date="2026-08-01T14:20:00Z">
              <w:r w:rsidRPr="007E7D05">
                <w:rPr>
                  <w:b/>
                  <w:bCs/>
                  <w:color w:val="000000" w:themeColor="text1"/>
                </w:rPr>
                <w:t>PP Statistic</w:t>
              </w:r>
            </w:ins>
          </w:p>
        </w:tc>
        <w:tc>
          <w:tcPr>
            <w:tcW w:w="940" w:type="dxa"/>
            <w:hideMark/>
          </w:tcPr>
          <w:p w14:paraId="14FDBD17" w14:textId="77777777" w:rsidR="00642700" w:rsidRPr="007E7D05" w:rsidRDefault="00642700" w:rsidP="00642700">
            <w:pPr>
              <w:keepNext/>
              <w:spacing w:after="160" w:line="259" w:lineRule="auto"/>
              <w:jc w:val="both"/>
              <w:rPr>
                <w:ins w:id="1371" w:author="Dell" w:date="2026-08-01T14:20:00Z"/>
                <w:b/>
                <w:bCs/>
                <w:color w:val="000000" w:themeColor="text1"/>
              </w:rPr>
            </w:pPr>
            <w:ins w:id="1372" w:author="Dell" w:date="2026-08-01T14:20:00Z">
              <w:r w:rsidRPr="007E7D05">
                <w:rPr>
                  <w:b/>
                  <w:bCs/>
                  <w:color w:val="000000" w:themeColor="text1"/>
                </w:rPr>
                <w:t>PP p-value</w:t>
              </w:r>
            </w:ins>
          </w:p>
        </w:tc>
        <w:tc>
          <w:tcPr>
            <w:tcW w:w="0" w:type="auto"/>
            <w:hideMark/>
          </w:tcPr>
          <w:p w14:paraId="654BCF0E" w14:textId="77777777" w:rsidR="00642700" w:rsidRPr="007E7D05" w:rsidRDefault="00642700" w:rsidP="00642700">
            <w:pPr>
              <w:keepNext/>
              <w:spacing w:after="160" w:line="259" w:lineRule="auto"/>
              <w:jc w:val="both"/>
              <w:rPr>
                <w:ins w:id="1373" w:author="Dell" w:date="2026-08-01T14:20:00Z"/>
                <w:b/>
                <w:bCs/>
                <w:color w:val="000000" w:themeColor="text1"/>
              </w:rPr>
            </w:pPr>
            <w:ins w:id="1374" w:author="Dell" w:date="2026-08-01T14:20:00Z">
              <w:r w:rsidRPr="007E7D05">
                <w:rPr>
                  <w:b/>
                  <w:bCs/>
                  <w:color w:val="000000" w:themeColor="text1"/>
                </w:rPr>
                <w:t>KPSS Statistic</w:t>
              </w:r>
            </w:ins>
          </w:p>
        </w:tc>
        <w:tc>
          <w:tcPr>
            <w:tcW w:w="0" w:type="auto"/>
            <w:hideMark/>
          </w:tcPr>
          <w:p w14:paraId="285332AA" w14:textId="77777777" w:rsidR="00642700" w:rsidRPr="007E7D05" w:rsidRDefault="00642700" w:rsidP="00642700">
            <w:pPr>
              <w:keepNext/>
              <w:spacing w:after="160" w:line="259" w:lineRule="auto"/>
              <w:jc w:val="both"/>
              <w:rPr>
                <w:ins w:id="1375" w:author="Dell" w:date="2026-08-01T14:20:00Z"/>
                <w:b/>
                <w:bCs/>
                <w:color w:val="000000" w:themeColor="text1"/>
              </w:rPr>
            </w:pPr>
            <w:ins w:id="1376" w:author="Dell" w:date="2026-08-01T14:20:00Z">
              <w:r w:rsidRPr="007E7D05">
                <w:rPr>
                  <w:b/>
                  <w:bCs/>
                  <w:color w:val="000000" w:themeColor="text1"/>
                </w:rPr>
                <w:t>KPSS p-value</w:t>
              </w:r>
            </w:ins>
          </w:p>
        </w:tc>
        <w:tc>
          <w:tcPr>
            <w:tcW w:w="0" w:type="auto"/>
            <w:hideMark/>
          </w:tcPr>
          <w:p w14:paraId="1ACB70C9" w14:textId="77777777" w:rsidR="00642700" w:rsidRPr="007E7D05" w:rsidRDefault="00642700" w:rsidP="00642700">
            <w:pPr>
              <w:keepNext/>
              <w:spacing w:after="160" w:line="259" w:lineRule="auto"/>
              <w:jc w:val="both"/>
              <w:rPr>
                <w:ins w:id="1377" w:author="Dell" w:date="2026-08-01T14:20:00Z"/>
                <w:b/>
                <w:bCs/>
                <w:color w:val="000000" w:themeColor="text1"/>
              </w:rPr>
            </w:pPr>
            <w:ins w:id="1378" w:author="Dell" w:date="2026-08-01T14:20:00Z">
              <w:r w:rsidRPr="007E7D05">
                <w:rPr>
                  <w:b/>
                  <w:bCs/>
                  <w:color w:val="000000" w:themeColor="text1"/>
                </w:rPr>
                <w:t>Conclusion</w:t>
              </w:r>
            </w:ins>
          </w:p>
        </w:tc>
      </w:tr>
      <w:tr w:rsidR="007E7D05" w:rsidRPr="007E7D05" w14:paraId="1472DB40" w14:textId="77777777" w:rsidTr="00642700">
        <w:trPr>
          <w:trHeight w:val="575"/>
          <w:ins w:id="1379" w:author="Dell" w:date="2026-08-01T14:20:00Z"/>
        </w:trPr>
        <w:tc>
          <w:tcPr>
            <w:tcW w:w="0" w:type="auto"/>
            <w:hideMark/>
          </w:tcPr>
          <w:p w14:paraId="247263B4" w14:textId="77777777" w:rsidR="00642700" w:rsidRPr="007E7D05" w:rsidRDefault="00642700" w:rsidP="00642700">
            <w:pPr>
              <w:keepNext/>
              <w:spacing w:after="160" w:line="259" w:lineRule="auto"/>
              <w:jc w:val="both"/>
              <w:rPr>
                <w:ins w:id="1380" w:author="Dell" w:date="2026-08-01T14:20:00Z"/>
                <w:color w:val="000000" w:themeColor="text1"/>
              </w:rPr>
            </w:pPr>
            <w:ins w:id="1381" w:author="Dell" w:date="2026-08-01T14:20:00Z">
              <w:r w:rsidRPr="007E7D05">
                <w:rPr>
                  <w:color w:val="000000" w:themeColor="text1"/>
                </w:rPr>
                <w:t>DTI</w:t>
              </w:r>
            </w:ins>
          </w:p>
        </w:tc>
        <w:tc>
          <w:tcPr>
            <w:tcW w:w="1638" w:type="dxa"/>
            <w:hideMark/>
          </w:tcPr>
          <w:p w14:paraId="5367A4EA" w14:textId="77777777" w:rsidR="00642700" w:rsidRPr="007E7D05" w:rsidRDefault="00642700" w:rsidP="00642700">
            <w:pPr>
              <w:keepNext/>
              <w:spacing w:after="160" w:line="259" w:lineRule="auto"/>
              <w:jc w:val="both"/>
              <w:rPr>
                <w:ins w:id="1382" w:author="Dell" w:date="2026-08-01T14:20:00Z"/>
                <w:color w:val="000000" w:themeColor="text1"/>
              </w:rPr>
            </w:pPr>
            <w:ins w:id="1383" w:author="Dell" w:date="2026-08-01T14:20:00Z">
              <w:r w:rsidRPr="007E7D05">
                <w:rPr>
                  <w:color w:val="000000" w:themeColor="text1"/>
                </w:rPr>
                <w:t>Level</w:t>
              </w:r>
            </w:ins>
          </w:p>
        </w:tc>
        <w:tc>
          <w:tcPr>
            <w:tcW w:w="946" w:type="dxa"/>
            <w:hideMark/>
          </w:tcPr>
          <w:p w14:paraId="4A2E8B82" w14:textId="77777777" w:rsidR="00642700" w:rsidRPr="007E7D05" w:rsidRDefault="00642700" w:rsidP="00642700">
            <w:pPr>
              <w:keepNext/>
              <w:spacing w:after="160" w:line="259" w:lineRule="auto"/>
              <w:jc w:val="both"/>
              <w:rPr>
                <w:ins w:id="1384" w:author="Dell" w:date="2026-08-01T14:20:00Z"/>
                <w:color w:val="000000" w:themeColor="text1"/>
              </w:rPr>
            </w:pPr>
            <w:ins w:id="1385" w:author="Dell" w:date="2026-08-01T14:20:00Z">
              <w:r w:rsidRPr="007E7D05">
                <w:rPr>
                  <w:color w:val="000000" w:themeColor="text1"/>
                </w:rPr>
                <w:t>0.967</w:t>
              </w:r>
            </w:ins>
          </w:p>
        </w:tc>
        <w:tc>
          <w:tcPr>
            <w:tcW w:w="876" w:type="dxa"/>
            <w:hideMark/>
          </w:tcPr>
          <w:p w14:paraId="76AAE6A5" w14:textId="77777777" w:rsidR="00642700" w:rsidRPr="007E7D05" w:rsidRDefault="00642700" w:rsidP="00642700">
            <w:pPr>
              <w:keepNext/>
              <w:spacing w:after="160" w:line="259" w:lineRule="auto"/>
              <w:jc w:val="both"/>
              <w:rPr>
                <w:ins w:id="1386" w:author="Dell" w:date="2026-08-01T14:20:00Z"/>
                <w:color w:val="000000" w:themeColor="text1"/>
              </w:rPr>
            </w:pPr>
            <w:ins w:id="1387" w:author="Dell" w:date="2026-08-01T14:20:00Z">
              <w:r w:rsidRPr="007E7D05">
                <w:rPr>
                  <w:color w:val="000000" w:themeColor="text1"/>
                </w:rPr>
                <w:t>0.994</w:t>
              </w:r>
            </w:ins>
          </w:p>
        </w:tc>
        <w:tc>
          <w:tcPr>
            <w:tcW w:w="946" w:type="dxa"/>
            <w:hideMark/>
          </w:tcPr>
          <w:p w14:paraId="155F41C7" w14:textId="77777777" w:rsidR="00642700" w:rsidRPr="007E7D05" w:rsidRDefault="00642700" w:rsidP="00642700">
            <w:pPr>
              <w:keepNext/>
              <w:spacing w:after="160" w:line="259" w:lineRule="auto"/>
              <w:jc w:val="both"/>
              <w:rPr>
                <w:ins w:id="1388" w:author="Dell" w:date="2026-08-01T14:20:00Z"/>
                <w:color w:val="000000" w:themeColor="text1"/>
              </w:rPr>
            </w:pPr>
            <w:ins w:id="1389" w:author="Dell" w:date="2026-08-01T14:20:00Z">
              <w:r w:rsidRPr="007E7D05">
                <w:rPr>
                  <w:color w:val="000000" w:themeColor="text1"/>
                </w:rPr>
                <w:t>0.292</w:t>
              </w:r>
            </w:ins>
          </w:p>
        </w:tc>
        <w:tc>
          <w:tcPr>
            <w:tcW w:w="940" w:type="dxa"/>
            <w:hideMark/>
          </w:tcPr>
          <w:p w14:paraId="026B3043" w14:textId="77777777" w:rsidR="00642700" w:rsidRPr="007E7D05" w:rsidRDefault="00642700" w:rsidP="00642700">
            <w:pPr>
              <w:keepNext/>
              <w:spacing w:after="160" w:line="259" w:lineRule="auto"/>
              <w:jc w:val="both"/>
              <w:rPr>
                <w:ins w:id="1390" w:author="Dell" w:date="2026-08-01T14:20:00Z"/>
                <w:color w:val="000000" w:themeColor="text1"/>
              </w:rPr>
            </w:pPr>
            <w:ins w:id="1391" w:author="Dell" w:date="2026-08-01T14:20:00Z">
              <w:r w:rsidRPr="007E7D05">
                <w:rPr>
                  <w:color w:val="000000" w:themeColor="text1"/>
                </w:rPr>
                <w:t>0.977</w:t>
              </w:r>
            </w:ins>
          </w:p>
        </w:tc>
        <w:tc>
          <w:tcPr>
            <w:tcW w:w="0" w:type="auto"/>
            <w:hideMark/>
          </w:tcPr>
          <w:p w14:paraId="652719F5" w14:textId="77777777" w:rsidR="00642700" w:rsidRPr="007E7D05" w:rsidRDefault="00642700" w:rsidP="00642700">
            <w:pPr>
              <w:keepNext/>
              <w:spacing w:after="160" w:line="259" w:lineRule="auto"/>
              <w:jc w:val="both"/>
              <w:rPr>
                <w:ins w:id="1392" w:author="Dell" w:date="2026-08-01T14:20:00Z"/>
                <w:color w:val="000000" w:themeColor="text1"/>
              </w:rPr>
            </w:pPr>
            <w:ins w:id="1393" w:author="Dell" w:date="2026-08-01T14:20:00Z">
              <w:r w:rsidRPr="007E7D05">
                <w:rPr>
                  <w:color w:val="000000" w:themeColor="text1"/>
                </w:rPr>
                <w:t>0.596</w:t>
              </w:r>
            </w:ins>
          </w:p>
        </w:tc>
        <w:tc>
          <w:tcPr>
            <w:tcW w:w="0" w:type="auto"/>
            <w:hideMark/>
          </w:tcPr>
          <w:p w14:paraId="281BBEE0" w14:textId="77777777" w:rsidR="00642700" w:rsidRPr="007E7D05" w:rsidRDefault="00642700" w:rsidP="00642700">
            <w:pPr>
              <w:keepNext/>
              <w:spacing w:after="160" w:line="259" w:lineRule="auto"/>
              <w:jc w:val="both"/>
              <w:rPr>
                <w:ins w:id="1394" w:author="Dell" w:date="2026-08-01T14:20:00Z"/>
                <w:color w:val="000000" w:themeColor="text1"/>
              </w:rPr>
            </w:pPr>
            <w:ins w:id="1395" w:author="Dell" w:date="2026-08-01T14:20:00Z">
              <w:r w:rsidRPr="007E7D05">
                <w:rPr>
                  <w:color w:val="000000" w:themeColor="text1"/>
                </w:rPr>
                <w:t>0.023</w:t>
              </w:r>
            </w:ins>
          </w:p>
        </w:tc>
        <w:tc>
          <w:tcPr>
            <w:tcW w:w="0" w:type="auto"/>
            <w:hideMark/>
          </w:tcPr>
          <w:p w14:paraId="4B764CF3" w14:textId="77777777" w:rsidR="00642700" w:rsidRPr="007E7D05" w:rsidRDefault="00642700" w:rsidP="00642700">
            <w:pPr>
              <w:keepNext/>
              <w:spacing w:after="160" w:line="259" w:lineRule="auto"/>
              <w:jc w:val="both"/>
              <w:rPr>
                <w:ins w:id="1396" w:author="Dell" w:date="2026-08-01T14:20:00Z"/>
                <w:color w:val="000000" w:themeColor="text1"/>
              </w:rPr>
            </w:pPr>
            <w:ins w:id="1397" w:author="Dell" w:date="2026-08-01T14:20:00Z">
              <w:r w:rsidRPr="007E7D05">
                <w:rPr>
                  <w:color w:val="000000" w:themeColor="text1"/>
                </w:rPr>
                <w:t>Non-Stationary</w:t>
              </w:r>
            </w:ins>
          </w:p>
        </w:tc>
      </w:tr>
      <w:tr w:rsidR="007E7D05" w:rsidRPr="007E7D05" w14:paraId="5558D7E5" w14:textId="77777777" w:rsidTr="00642700">
        <w:trPr>
          <w:trHeight w:val="252"/>
          <w:ins w:id="1398" w:author="Dell" w:date="2026-08-01T14:20:00Z"/>
        </w:trPr>
        <w:tc>
          <w:tcPr>
            <w:tcW w:w="0" w:type="auto"/>
            <w:hideMark/>
          </w:tcPr>
          <w:p w14:paraId="1551D8FB" w14:textId="77777777" w:rsidR="00642700" w:rsidRPr="007E7D05" w:rsidRDefault="00642700" w:rsidP="00642700">
            <w:pPr>
              <w:keepNext/>
              <w:spacing w:after="160" w:line="259" w:lineRule="auto"/>
              <w:jc w:val="both"/>
              <w:rPr>
                <w:ins w:id="1399" w:author="Dell" w:date="2026-08-01T14:20:00Z"/>
                <w:color w:val="000000" w:themeColor="text1"/>
              </w:rPr>
            </w:pPr>
            <w:ins w:id="1400" w:author="Dell" w:date="2026-08-01T14:20:00Z">
              <w:r w:rsidRPr="007E7D05">
                <w:rPr>
                  <w:color w:val="000000" w:themeColor="text1"/>
                </w:rPr>
                <w:t>DTI</w:t>
              </w:r>
            </w:ins>
          </w:p>
        </w:tc>
        <w:tc>
          <w:tcPr>
            <w:tcW w:w="1638" w:type="dxa"/>
            <w:hideMark/>
          </w:tcPr>
          <w:p w14:paraId="7FFDC788" w14:textId="77777777" w:rsidR="00642700" w:rsidRPr="007E7D05" w:rsidRDefault="00642700" w:rsidP="00642700">
            <w:pPr>
              <w:keepNext/>
              <w:spacing w:after="160" w:line="259" w:lineRule="auto"/>
              <w:jc w:val="both"/>
              <w:rPr>
                <w:ins w:id="1401" w:author="Dell" w:date="2026-08-01T14:20:00Z"/>
                <w:color w:val="000000" w:themeColor="text1"/>
              </w:rPr>
            </w:pPr>
            <w:ins w:id="1402" w:author="Dell" w:date="2026-08-01T14:20:00Z">
              <w:r w:rsidRPr="007E7D05">
                <w:rPr>
                  <w:color w:val="000000" w:themeColor="text1"/>
                </w:rPr>
                <w:t>First Difference</w:t>
              </w:r>
            </w:ins>
          </w:p>
        </w:tc>
        <w:tc>
          <w:tcPr>
            <w:tcW w:w="946" w:type="dxa"/>
            <w:hideMark/>
          </w:tcPr>
          <w:p w14:paraId="45DCAF02" w14:textId="77777777" w:rsidR="00642700" w:rsidRPr="007E7D05" w:rsidRDefault="00642700" w:rsidP="00642700">
            <w:pPr>
              <w:keepNext/>
              <w:spacing w:after="160" w:line="259" w:lineRule="auto"/>
              <w:jc w:val="both"/>
              <w:rPr>
                <w:ins w:id="1403" w:author="Dell" w:date="2026-08-01T14:20:00Z"/>
                <w:color w:val="000000" w:themeColor="text1"/>
              </w:rPr>
            </w:pPr>
            <w:ins w:id="1404" w:author="Dell" w:date="2026-08-01T14:20:00Z">
              <w:r w:rsidRPr="007E7D05">
                <w:rPr>
                  <w:color w:val="000000" w:themeColor="text1"/>
                </w:rPr>
                <w:t>-2.949</w:t>
              </w:r>
            </w:ins>
          </w:p>
        </w:tc>
        <w:tc>
          <w:tcPr>
            <w:tcW w:w="876" w:type="dxa"/>
            <w:hideMark/>
          </w:tcPr>
          <w:p w14:paraId="3E32AA48" w14:textId="77777777" w:rsidR="00642700" w:rsidRPr="007E7D05" w:rsidRDefault="00642700" w:rsidP="00642700">
            <w:pPr>
              <w:keepNext/>
              <w:spacing w:after="160" w:line="259" w:lineRule="auto"/>
              <w:jc w:val="both"/>
              <w:rPr>
                <w:ins w:id="1405" w:author="Dell" w:date="2026-08-01T14:20:00Z"/>
                <w:color w:val="000000" w:themeColor="text1"/>
              </w:rPr>
            </w:pPr>
            <w:ins w:id="1406" w:author="Dell" w:date="2026-08-01T14:20:00Z">
              <w:r w:rsidRPr="007E7D05">
                <w:rPr>
                  <w:color w:val="000000" w:themeColor="text1"/>
                </w:rPr>
                <w:t>0.040</w:t>
              </w:r>
            </w:ins>
          </w:p>
        </w:tc>
        <w:tc>
          <w:tcPr>
            <w:tcW w:w="946" w:type="dxa"/>
            <w:hideMark/>
          </w:tcPr>
          <w:p w14:paraId="38BB5BBB" w14:textId="77777777" w:rsidR="00642700" w:rsidRPr="007E7D05" w:rsidRDefault="00642700" w:rsidP="00642700">
            <w:pPr>
              <w:keepNext/>
              <w:spacing w:after="160" w:line="259" w:lineRule="auto"/>
              <w:jc w:val="both"/>
              <w:rPr>
                <w:ins w:id="1407" w:author="Dell" w:date="2026-08-01T14:20:00Z"/>
                <w:color w:val="000000" w:themeColor="text1"/>
              </w:rPr>
            </w:pPr>
            <w:ins w:id="1408" w:author="Dell" w:date="2026-08-01T14:20:00Z">
              <w:r w:rsidRPr="007E7D05">
                <w:rPr>
                  <w:color w:val="000000" w:themeColor="text1"/>
                </w:rPr>
                <w:t>-2.302</w:t>
              </w:r>
            </w:ins>
          </w:p>
        </w:tc>
        <w:tc>
          <w:tcPr>
            <w:tcW w:w="940" w:type="dxa"/>
            <w:hideMark/>
          </w:tcPr>
          <w:p w14:paraId="06BAEB08" w14:textId="77777777" w:rsidR="00642700" w:rsidRPr="007E7D05" w:rsidRDefault="00642700" w:rsidP="00642700">
            <w:pPr>
              <w:keepNext/>
              <w:spacing w:after="160" w:line="259" w:lineRule="auto"/>
              <w:jc w:val="both"/>
              <w:rPr>
                <w:ins w:id="1409" w:author="Dell" w:date="2026-08-01T14:20:00Z"/>
                <w:color w:val="000000" w:themeColor="text1"/>
              </w:rPr>
            </w:pPr>
            <w:ins w:id="1410" w:author="Dell" w:date="2026-08-01T14:20:00Z">
              <w:r w:rsidRPr="007E7D05">
                <w:rPr>
                  <w:color w:val="000000" w:themeColor="text1"/>
                </w:rPr>
                <w:t>0.171</w:t>
              </w:r>
            </w:ins>
          </w:p>
        </w:tc>
        <w:tc>
          <w:tcPr>
            <w:tcW w:w="0" w:type="auto"/>
            <w:hideMark/>
          </w:tcPr>
          <w:p w14:paraId="4BD73A11" w14:textId="77777777" w:rsidR="00642700" w:rsidRPr="007E7D05" w:rsidRDefault="00642700" w:rsidP="00642700">
            <w:pPr>
              <w:keepNext/>
              <w:spacing w:after="160" w:line="259" w:lineRule="auto"/>
              <w:jc w:val="both"/>
              <w:rPr>
                <w:ins w:id="1411" w:author="Dell" w:date="2026-08-01T14:20:00Z"/>
                <w:color w:val="000000" w:themeColor="text1"/>
              </w:rPr>
            </w:pPr>
            <w:ins w:id="1412" w:author="Dell" w:date="2026-08-01T14:20:00Z">
              <w:r w:rsidRPr="007E7D05">
                <w:rPr>
                  <w:color w:val="000000" w:themeColor="text1"/>
                </w:rPr>
                <w:t>0.087</w:t>
              </w:r>
            </w:ins>
          </w:p>
        </w:tc>
        <w:tc>
          <w:tcPr>
            <w:tcW w:w="0" w:type="auto"/>
            <w:hideMark/>
          </w:tcPr>
          <w:p w14:paraId="1ADB85CE" w14:textId="77777777" w:rsidR="00642700" w:rsidRPr="007E7D05" w:rsidRDefault="00642700" w:rsidP="00642700">
            <w:pPr>
              <w:keepNext/>
              <w:spacing w:after="160" w:line="259" w:lineRule="auto"/>
              <w:jc w:val="both"/>
              <w:rPr>
                <w:ins w:id="1413" w:author="Dell" w:date="2026-08-01T14:20:00Z"/>
                <w:color w:val="000000" w:themeColor="text1"/>
              </w:rPr>
            </w:pPr>
            <w:ins w:id="1414" w:author="Dell" w:date="2026-08-01T14:20:00Z">
              <w:r w:rsidRPr="007E7D05">
                <w:rPr>
                  <w:color w:val="000000" w:themeColor="text1"/>
                </w:rPr>
                <w:t>0.100</w:t>
              </w:r>
            </w:ins>
          </w:p>
        </w:tc>
        <w:tc>
          <w:tcPr>
            <w:tcW w:w="0" w:type="auto"/>
            <w:hideMark/>
          </w:tcPr>
          <w:p w14:paraId="72A8EB54" w14:textId="77777777" w:rsidR="00642700" w:rsidRPr="007E7D05" w:rsidRDefault="00642700" w:rsidP="00642700">
            <w:pPr>
              <w:keepNext/>
              <w:spacing w:after="160" w:line="259" w:lineRule="auto"/>
              <w:jc w:val="both"/>
              <w:rPr>
                <w:ins w:id="1415" w:author="Dell" w:date="2026-08-01T14:20:00Z"/>
                <w:color w:val="000000" w:themeColor="text1"/>
              </w:rPr>
            </w:pPr>
            <w:ins w:id="1416" w:author="Dell" w:date="2026-08-01T14:20:00Z">
              <w:r w:rsidRPr="007E7D05">
                <w:rPr>
                  <w:color w:val="000000" w:themeColor="text1"/>
                </w:rPr>
                <w:t>Mixed Evidence</w:t>
              </w:r>
            </w:ins>
          </w:p>
        </w:tc>
      </w:tr>
    </w:tbl>
    <w:p w14:paraId="5E1BC967" w14:textId="67007CC7" w:rsidR="006A130E" w:rsidRPr="007E7D05" w:rsidDel="00642700" w:rsidRDefault="00642700" w:rsidP="00E35E68">
      <w:pPr>
        <w:jc w:val="both"/>
        <w:rPr>
          <w:del w:id="1417" w:author="Dell" w:date="2026-08-01T14:22:00Z"/>
          <w:i/>
          <w:color w:val="000000" w:themeColor="text1"/>
        </w:rPr>
      </w:pPr>
      <w:ins w:id="1418" w:author="Dell" w:date="2026-08-01T14:22:00Z">
        <w:r w:rsidRPr="007E7D05">
          <w:rPr>
            <w:i/>
            <w:color w:val="000000" w:themeColor="text1"/>
          </w:rPr>
          <w:t>Note:</w:t>
        </w:r>
        <w:r w:rsidRPr="007E7D05">
          <w:rPr>
            <w:color w:val="000000" w:themeColor="text1"/>
          </w:rPr>
          <w:t xml:space="preserve"> </w:t>
        </w:r>
        <w:r w:rsidRPr="007E7D05">
          <w:rPr>
            <w:i/>
            <w:color w:val="000000" w:themeColor="text1"/>
          </w:rPr>
          <w:t xml:space="preserve">ADF and PP tests have the null hypothesis of a unit root (non-stationarity), whereas the KPSS test has the null hypothesis of stationarity. The 5% KPSS critical value is </w:t>
        </w:r>
        <w:r w:rsidRPr="007E7D05">
          <w:rPr>
            <w:bCs/>
            <w:i/>
            <w:color w:val="000000" w:themeColor="text1"/>
            <w:rPrChange w:id="1419" w:author="Dell" w:date="2026-08-01T14:23:00Z">
              <w:rPr>
                <w:b/>
                <w:bCs/>
                <w:i/>
                <w:color w:val="000000" w:themeColor="text1"/>
              </w:rPr>
            </w:rPrChange>
          </w:rPr>
          <w:t>0.463</w:t>
        </w:r>
        <w:r w:rsidRPr="007E7D05">
          <w:rPr>
            <w:i/>
            <w:color w:val="000000" w:themeColor="text1"/>
            <w:rPrChange w:id="1420" w:author="Dell" w:date="2026-08-01T14:23:00Z">
              <w:rPr>
                <w:i/>
                <w:color w:val="000000" w:themeColor="text1"/>
              </w:rPr>
            </w:rPrChange>
          </w:rPr>
          <w:t>.</w:t>
        </w:r>
      </w:ins>
    </w:p>
    <w:p w14:paraId="18BFB942" w14:textId="77777777" w:rsidR="00642700" w:rsidRPr="007E7D05" w:rsidRDefault="00642700" w:rsidP="006A130E">
      <w:pPr>
        <w:keepNext/>
        <w:jc w:val="both"/>
        <w:rPr>
          <w:ins w:id="1421" w:author="Dell" w:date="2026-08-01T14:22:00Z"/>
          <w:color w:val="000000" w:themeColor="text1"/>
        </w:rPr>
      </w:pPr>
    </w:p>
    <w:p w14:paraId="6B0A55E6" w14:textId="4462EB08" w:rsidR="006A130E" w:rsidRPr="007E7D05" w:rsidDel="00642700" w:rsidRDefault="006A130E" w:rsidP="006A130E">
      <w:pPr>
        <w:pStyle w:val="Caption"/>
        <w:jc w:val="center"/>
        <w:rPr>
          <w:del w:id="1422" w:author="Dell" w:date="2026-08-01T14:22:00Z"/>
          <w:i w:val="0"/>
          <w:color w:val="000000" w:themeColor="text1"/>
          <w:sz w:val="22"/>
          <w:szCs w:val="22"/>
        </w:rPr>
      </w:pPr>
      <w:del w:id="1423" w:author="Dell" w:date="2026-08-01T14:22:00Z">
        <w:r w:rsidRPr="007E7D05" w:rsidDel="00642700">
          <w:rPr>
            <w:i w:val="0"/>
            <w:color w:val="000000" w:themeColor="text1"/>
            <w:sz w:val="22"/>
            <w:szCs w:val="22"/>
          </w:rPr>
          <w:delText>Figure</w:delText>
        </w:r>
        <w:r w:rsidR="000D06E7" w:rsidRPr="007E7D05" w:rsidDel="00642700">
          <w:rPr>
            <w:i w:val="0"/>
            <w:color w:val="000000" w:themeColor="text1"/>
            <w:sz w:val="22"/>
            <w:szCs w:val="22"/>
          </w:rPr>
          <w:delText xml:space="preserve"> </w:delText>
        </w:r>
        <w:r w:rsidRPr="007E7D05" w:rsidDel="00642700">
          <w:rPr>
            <w:i w:val="0"/>
            <w:color w:val="000000" w:themeColor="text1"/>
            <w:sz w:val="22"/>
            <w:szCs w:val="22"/>
          </w:rPr>
          <w:delText>:</w:delText>
        </w:r>
        <w:r w:rsidR="00F978E6" w:rsidRPr="007E7D05" w:rsidDel="00642700">
          <w:rPr>
            <w:i w:val="0"/>
            <w:color w:val="000000" w:themeColor="text1"/>
            <w:sz w:val="22"/>
            <w:szCs w:val="22"/>
          </w:rPr>
          <w:delText>7</w:delText>
        </w:r>
        <w:r w:rsidRPr="007E7D05" w:rsidDel="00642700">
          <w:rPr>
            <w:i w:val="0"/>
            <w:color w:val="000000" w:themeColor="text1"/>
            <w:sz w:val="22"/>
            <w:szCs w:val="22"/>
          </w:rPr>
          <w:delText xml:space="preserve"> Unit Root Test Results</w:delText>
        </w:r>
      </w:del>
    </w:p>
    <w:p w14:paraId="068E3E76" w14:textId="31C3BAE1" w:rsidR="006A130E" w:rsidRPr="007E7D05" w:rsidRDefault="00642700" w:rsidP="00E35E68">
      <w:pPr>
        <w:jc w:val="both"/>
        <w:rPr>
          <w:color w:val="000000" w:themeColor="text1"/>
        </w:rPr>
      </w:pPr>
      <w:ins w:id="1424" w:author="Dell" w:date="2026-08-01T14:23:00Z">
        <w:r w:rsidRPr="007E7D05">
          <w:rPr>
            <w:color w:val="000000" w:themeColor="text1"/>
          </w:rPr>
          <w:t xml:space="preserve">Table </w:t>
        </w:r>
      </w:ins>
      <w:r w:rsidR="00DD3DD3">
        <w:rPr>
          <w:color w:val="000000" w:themeColor="text1"/>
        </w:rPr>
        <w:t>6</w:t>
      </w:r>
      <w:ins w:id="1425" w:author="Dell" w:date="2026-08-01T14:23:00Z">
        <w:r w:rsidRPr="007E7D05">
          <w:rPr>
            <w:color w:val="000000" w:themeColor="text1"/>
          </w:rPr>
          <w:t xml:space="preserve"> </w:t>
        </w:r>
      </w:ins>
      <w:del w:id="1426" w:author="Dell" w:date="2026-08-01T14:23:00Z">
        <w:r w:rsidR="006A130E" w:rsidRPr="007E7D05" w:rsidDel="00642700">
          <w:rPr>
            <w:color w:val="000000" w:themeColor="text1"/>
          </w:rPr>
          <w:delText xml:space="preserve">Figure </w:delText>
        </w:r>
        <w:r w:rsidR="000D06E7" w:rsidRPr="007E7D05" w:rsidDel="00642700">
          <w:rPr>
            <w:color w:val="000000" w:themeColor="text1"/>
          </w:rPr>
          <w:delText>8</w:delText>
        </w:r>
        <w:r w:rsidR="006A130E" w:rsidRPr="007E7D05" w:rsidDel="00642700">
          <w:rPr>
            <w:color w:val="000000" w:themeColor="text1"/>
          </w:rPr>
          <w:delText xml:space="preserve"> </w:delText>
        </w:r>
      </w:del>
      <w:r w:rsidR="00280B4B" w:rsidRPr="007E7D05">
        <w:rPr>
          <w:color w:val="000000" w:themeColor="text1"/>
        </w:rPr>
        <w:t xml:space="preserve">results show mixed evidence regarding the stationarity of DTI after first differencing, but the majority of findings indicate that DTI is integrated of order one [I(1)]. It </w:t>
      </w:r>
      <w:r w:rsidR="00760CC7" w:rsidRPr="007E7D05">
        <w:rPr>
          <w:color w:val="000000" w:themeColor="text1"/>
        </w:rPr>
        <w:t xml:space="preserve">presents the results of </w:t>
      </w:r>
      <w:r w:rsidR="006A130E" w:rsidRPr="007E7D05">
        <w:rPr>
          <w:color w:val="000000" w:themeColor="text1"/>
        </w:rPr>
        <w:t xml:space="preserve">the </w:t>
      </w:r>
      <w:r w:rsidR="00FD349E" w:rsidRPr="007E7D05">
        <w:rPr>
          <w:color w:val="000000" w:themeColor="text1"/>
        </w:rPr>
        <w:t>ADF,</w:t>
      </w:r>
      <w:r w:rsidR="00E35E68" w:rsidRPr="007E7D05">
        <w:rPr>
          <w:color w:val="000000" w:themeColor="text1"/>
        </w:rPr>
        <w:t xml:space="preserve"> </w:t>
      </w:r>
      <w:r w:rsidR="006A130E" w:rsidRPr="007E7D05">
        <w:rPr>
          <w:color w:val="000000" w:themeColor="text1"/>
        </w:rPr>
        <w:t xml:space="preserve">PP and KPSS unit root test of the DTI. In this case, </w:t>
      </w:r>
      <w:r w:rsidR="00760CC7" w:rsidRPr="007E7D05">
        <w:rPr>
          <w:color w:val="000000" w:themeColor="text1"/>
        </w:rPr>
        <w:t xml:space="preserve">the results indicate that DTI is non-stationary at level, as </w:t>
      </w:r>
      <w:r w:rsidR="006A130E" w:rsidRPr="007E7D05">
        <w:rPr>
          <w:color w:val="000000" w:themeColor="text1"/>
        </w:rPr>
        <w:t xml:space="preserve">both ADF and PP tests fail to reject the </w:t>
      </w:r>
      <w:r w:rsidR="00760CC7" w:rsidRPr="007E7D05">
        <w:rPr>
          <w:color w:val="000000" w:themeColor="text1"/>
        </w:rPr>
        <w:t>null hypothesis of a unit root</w:t>
      </w:r>
      <w:r w:rsidR="006A130E" w:rsidRPr="007E7D05">
        <w:rPr>
          <w:color w:val="000000" w:themeColor="text1"/>
        </w:rPr>
        <w:t xml:space="preserve">, while </w:t>
      </w:r>
      <w:r w:rsidR="00760CC7" w:rsidRPr="007E7D05">
        <w:rPr>
          <w:color w:val="000000" w:themeColor="text1"/>
        </w:rPr>
        <w:t>KPSS test rejects the null hypothesis of stationarity</w:t>
      </w:r>
      <w:r w:rsidR="006A130E" w:rsidRPr="007E7D05">
        <w:rPr>
          <w:color w:val="000000" w:themeColor="text1"/>
        </w:rPr>
        <w:t xml:space="preserve"> (KPSS statistic = 0.596, p-value = 0.023</w:t>
      </w:r>
      <w:r w:rsidR="00760CC7" w:rsidRPr="007E7D05">
        <w:rPr>
          <w:color w:val="000000" w:themeColor="text1"/>
        </w:rPr>
        <w:t xml:space="preserve"> After first differencing</w:t>
      </w:r>
      <w:r w:rsidR="006A130E" w:rsidRPr="007E7D05">
        <w:rPr>
          <w:color w:val="000000" w:themeColor="text1"/>
        </w:rPr>
        <w:t xml:space="preserve">, </w:t>
      </w:r>
      <w:r w:rsidR="00760CC7" w:rsidRPr="007E7D05">
        <w:rPr>
          <w:color w:val="000000" w:themeColor="text1"/>
        </w:rPr>
        <w:t xml:space="preserve">ADF test indicates </w:t>
      </w:r>
      <w:r w:rsidR="006A130E" w:rsidRPr="007E7D05">
        <w:rPr>
          <w:color w:val="000000" w:themeColor="text1"/>
        </w:rPr>
        <w:t xml:space="preserve">that DTI is stationary (p-value = 0.040) while </w:t>
      </w:r>
      <w:r w:rsidR="00760CC7" w:rsidRPr="007E7D05">
        <w:rPr>
          <w:color w:val="000000" w:themeColor="text1"/>
        </w:rPr>
        <w:t xml:space="preserve">PP test remains statistically insignificant </w:t>
      </w:r>
      <w:r w:rsidR="006A130E" w:rsidRPr="007E7D05">
        <w:rPr>
          <w:color w:val="000000" w:themeColor="text1"/>
        </w:rPr>
        <w:t>(p-value = 0.171). The KPSS test statistic (KPSS statistic = 0.087, p-value = 0.100) does not reject the null hypothesis of stationarity</w:t>
      </w:r>
      <w:r w:rsidR="00760CC7" w:rsidRPr="007E7D05">
        <w:rPr>
          <w:color w:val="000000" w:themeColor="text1"/>
        </w:rPr>
        <w:t xml:space="preserve"> suggesting that DTI is stationary after first differencing</w:t>
      </w:r>
      <w:r w:rsidR="006A130E" w:rsidRPr="007E7D05">
        <w:rPr>
          <w:color w:val="000000" w:themeColor="text1"/>
        </w:rPr>
        <w:t xml:space="preserve">. </w:t>
      </w:r>
    </w:p>
    <w:p w14:paraId="19FEE98B" w14:textId="23F2A1DD" w:rsidR="006A130E" w:rsidRPr="007E7D05" w:rsidRDefault="006A130E" w:rsidP="006A130E">
      <w:pPr>
        <w:rPr>
          <w:b/>
          <w:color w:val="000000" w:themeColor="text1"/>
        </w:rPr>
      </w:pPr>
      <w:r w:rsidRPr="007E7D05">
        <w:rPr>
          <w:b/>
          <w:color w:val="000000" w:themeColor="text1"/>
        </w:rPr>
        <w:t xml:space="preserve">4.6 Main Model </w:t>
      </w:r>
      <w:ins w:id="1427" w:author="Dell" w:date="2026-08-01T14:23:00Z">
        <w:r w:rsidR="00642700" w:rsidRPr="007E7D05">
          <w:rPr>
            <w:b/>
            <w:color w:val="000000" w:themeColor="text1"/>
          </w:rPr>
          <w:t>(F</w:t>
        </w:r>
      </w:ins>
      <w:del w:id="1428" w:author="Dell" w:date="2026-08-01T14:23:00Z">
        <w:r w:rsidRPr="007E7D05" w:rsidDel="00642700">
          <w:rPr>
            <w:b/>
            <w:color w:val="000000" w:themeColor="text1"/>
          </w:rPr>
          <w:delText>— F</w:delText>
        </w:r>
      </w:del>
      <w:r w:rsidRPr="007E7D05">
        <w:rPr>
          <w:b/>
          <w:color w:val="000000" w:themeColor="text1"/>
        </w:rPr>
        <w:t>irst-Differenced Short-Run Growth Model</w:t>
      </w:r>
      <w:ins w:id="1429" w:author="Dell" w:date="2026-08-01T14:23:00Z">
        <w:r w:rsidR="00642700" w:rsidRPr="007E7D05">
          <w:rPr>
            <w:b/>
            <w:color w:val="000000" w:themeColor="text1"/>
          </w:rPr>
          <w:t>)</w:t>
        </w:r>
      </w:ins>
    </w:p>
    <w:p w14:paraId="691C4FFE" w14:textId="63C439FC" w:rsidR="00EB4336" w:rsidRPr="007E7D05" w:rsidRDefault="00FD349E" w:rsidP="00E35E68">
      <w:pPr>
        <w:keepNext/>
        <w:rPr>
          <w:color w:val="000000" w:themeColor="text1"/>
        </w:rPr>
      </w:pPr>
      <w:r w:rsidRPr="007E7D05">
        <w:rPr>
          <w:color w:val="000000" w:themeColor="text1"/>
        </w:rPr>
        <w:t xml:space="preserve">Short run model </w:t>
      </w:r>
      <w:r w:rsidR="00A53E86" w:rsidRPr="007E7D05">
        <w:rPr>
          <w:color w:val="000000" w:themeColor="text1"/>
        </w:rPr>
        <w:t xml:space="preserve">presents the results </w:t>
      </w:r>
      <w:r w:rsidR="006A130E" w:rsidRPr="007E7D05">
        <w:rPr>
          <w:color w:val="000000" w:themeColor="text1"/>
        </w:rPr>
        <w:t xml:space="preserve">of the OLS regression analysis </w:t>
      </w:r>
      <w:r w:rsidR="00A53E86" w:rsidRPr="007E7D05">
        <w:rPr>
          <w:color w:val="000000" w:themeColor="text1"/>
        </w:rPr>
        <w:t xml:space="preserve">conducted </w:t>
      </w:r>
      <w:r w:rsidR="0015047F" w:rsidRPr="007E7D05">
        <w:rPr>
          <w:color w:val="000000" w:themeColor="text1"/>
        </w:rPr>
        <w:t>to examine the short-run impact of changes in the Digital Transformation Index (ΔDTI) on changes in New Business Density (ΔNBD)</w:t>
      </w:r>
      <w:r w:rsidR="006A130E" w:rsidRPr="007E7D05">
        <w:rPr>
          <w:color w:val="000000" w:themeColor="text1"/>
        </w:rPr>
        <w:t xml:space="preserve">. The coefficient of ΔDTI is 0.1115, </w:t>
      </w:r>
      <w:r w:rsidR="00A53E86" w:rsidRPr="007E7D05">
        <w:rPr>
          <w:color w:val="000000" w:themeColor="text1"/>
        </w:rPr>
        <w:t>indicating that a one-unit increase</w:t>
      </w:r>
      <w:r w:rsidR="006A130E" w:rsidRPr="007E7D05">
        <w:rPr>
          <w:color w:val="000000" w:themeColor="text1"/>
        </w:rPr>
        <w:t xml:space="preserve"> in the </w:t>
      </w:r>
      <w:r w:rsidR="00CC4EB9" w:rsidRPr="007E7D05">
        <w:rPr>
          <w:color w:val="000000" w:themeColor="text1"/>
        </w:rPr>
        <w:t xml:space="preserve">DTI </w:t>
      </w:r>
      <w:r w:rsidR="00A53E86" w:rsidRPr="007E7D05">
        <w:rPr>
          <w:color w:val="000000" w:themeColor="text1"/>
        </w:rPr>
        <w:t>is associated with</w:t>
      </w:r>
      <w:r w:rsidR="006A130E" w:rsidRPr="007E7D05">
        <w:rPr>
          <w:color w:val="000000" w:themeColor="text1"/>
        </w:rPr>
        <w:t xml:space="preserve"> </w:t>
      </w:r>
      <w:r w:rsidR="0015047F" w:rsidRPr="007E7D05">
        <w:rPr>
          <w:color w:val="000000" w:themeColor="text1"/>
        </w:rPr>
        <w:t xml:space="preserve">a 0.1115-unit increase </w:t>
      </w:r>
      <w:r w:rsidR="006A130E" w:rsidRPr="007E7D05">
        <w:rPr>
          <w:color w:val="000000" w:themeColor="text1"/>
        </w:rPr>
        <w:t xml:space="preserve">in </w:t>
      </w:r>
      <w:r w:rsidR="0015047F" w:rsidRPr="007E7D05">
        <w:rPr>
          <w:color w:val="000000" w:themeColor="text1"/>
        </w:rPr>
        <w:t xml:space="preserve">NBD. </w:t>
      </w:r>
      <w:r w:rsidR="00A53E86" w:rsidRPr="007E7D05">
        <w:rPr>
          <w:color w:val="000000" w:themeColor="text1"/>
        </w:rPr>
        <w:t>However, this relationship is not statistically significant</w:t>
      </w:r>
      <w:r w:rsidR="006A130E" w:rsidRPr="007E7D05">
        <w:rPr>
          <w:color w:val="000000" w:themeColor="text1"/>
        </w:rPr>
        <w:t xml:space="preserve"> (p = 0.480), implying that the </w:t>
      </w:r>
      <w:r w:rsidR="00A53E86" w:rsidRPr="007E7D05">
        <w:rPr>
          <w:color w:val="000000" w:themeColor="text1"/>
        </w:rPr>
        <w:t>short-run changes in digital transformation do not have a significant effect on</w:t>
      </w:r>
      <w:r w:rsidR="006A130E" w:rsidRPr="007E7D05">
        <w:rPr>
          <w:color w:val="000000" w:themeColor="text1"/>
        </w:rPr>
        <w:t xml:space="preserve"> short-term entrepreneurial growth in Nepal. The regression model </w:t>
      </w:r>
      <w:r w:rsidR="00A53E86" w:rsidRPr="007E7D05">
        <w:rPr>
          <w:color w:val="000000" w:themeColor="text1"/>
        </w:rPr>
        <w:t xml:space="preserve">explains only </w:t>
      </w:r>
      <w:r w:rsidR="006A130E" w:rsidRPr="007E7D05">
        <w:rPr>
          <w:color w:val="000000" w:themeColor="text1"/>
        </w:rPr>
        <w:t xml:space="preserve">just 1.0% of the variance in </w:t>
      </w:r>
      <w:r w:rsidR="00210844" w:rsidRPr="007E7D05">
        <w:rPr>
          <w:color w:val="000000" w:themeColor="text1"/>
        </w:rPr>
        <w:t xml:space="preserve">NBD </w:t>
      </w:r>
      <w:r w:rsidR="006A130E" w:rsidRPr="007E7D05">
        <w:rPr>
          <w:color w:val="000000" w:themeColor="text1"/>
        </w:rPr>
        <w:t xml:space="preserve">(R² = 0.010), </w:t>
      </w:r>
      <w:r w:rsidR="00A53E86" w:rsidRPr="007E7D05">
        <w:rPr>
          <w:color w:val="000000" w:themeColor="text1"/>
        </w:rPr>
        <w:t>indicating very weak explanatory power</w:t>
      </w:r>
      <w:r w:rsidR="006A130E" w:rsidRPr="007E7D05">
        <w:rPr>
          <w:color w:val="000000" w:themeColor="text1"/>
        </w:rPr>
        <w:t xml:space="preserve">. Moreover, the entire regression model is statistically insignificant (F = 0.499, p = 0.500), indicating that the independent variable does not play a significant role in the </w:t>
      </w:r>
      <w:r w:rsidR="00A53E86" w:rsidRPr="007E7D05">
        <w:rPr>
          <w:color w:val="000000" w:themeColor="text1"/>
        </w:rPr>
        <w:t>changes in entrepreneurial activity</w:t>
      </w:r>
      <w:r w:rsidR="006A130E" w:rsidRPr="007E7D05">
        <w:rPr>
          <w:color w:val="000000" w:themeColor="text1"/>
        </w:rPr>
        <w:t xml:space="preserve">. Overall, it can be seen that there is no significant relationship between the </w:t>
      </w:r>
      <w:r w:rsidR="00A53E86" w:rsidRPr="007E7D05">
        <w:rPr>
          <w:color w:val="000000" w:themeColor="text1"/>
        </w:rPr>
        <w:t xml:space="preserve">changes in the </w:t>
      </w:r>
      <w:r w:rsidR="00CC4EB9" w:rsidRPr="007E7D05">
        <w:rPr>
          <w:color w:val="000000" w:themeColor="text1"/>
        </w:rPr>
        <w:t xml:space="preserve">DTI </w:t>
      </w:r>
      <w:r w:rsidR="006A130E" w:rsidRPr="007E7D05">
        <w:rPr>
          <w:color w:val="000000" w:themeColor="text1"/>
        </w:rPr>
        <w:t xml:space="preserve">and the changes in </w:t>
      </w:r>
      <w:proofErr w:type="gramStart"/>
      <w:r w:rsidR="006A130E" w:rsidRPr="007E7D05">
        <w:rPr>
          <w:color w:val="000000" w:themeColor="text1"/>
        </w:rPr>
        <w:t>N</w:t>
      </w:r>
      <w:r w:rsidR="00210844" w:rsidRPr="007E7D05">
        <w:rPr>
          <w:color w:val="000000" w:themeColor="text1"/>
        </w:rPr>
        <w:t xml:space="preserve">BD </w:t>
      </w:r>
      <w:r w:rsidR="006A130E" w:rsidRPr="007E7D05">
        <w:rPr>
          <w:color w:val="000000" w:themeColor="text1"/>
        </w:rPr>
        <w:t xml:space="preserve"> in</w:t>
      </w:r>
      <w:proofErr w:type="gramEnd"/>
      <w:r w:rsidR="006A130E" w:rsidRPr="007E7D05">
        <w:rPr>
          <w:color w:val="000000" w:themeColor="text1"/>
        </w:rPr>
        <w:t xml:space="preserve"> the short run.</w:t>
      </w:r>
    </w:p>
    <w:p w14:paraId="5EA051B1" w14:textId="66745797" w:rsidR="00FD349E" w:rsidRPr="007E7D05" w:rsidRDefault="00FD349E" w:rsidP="00EB4336">
      <w:pPr>
        <w:jc w:val="both"/>
        <w:rPr>
          <w:rFonts w:eastAsiaTheme="minorEastAsia"/>
          <w:color w:val="000000" w:themeColor="text1"/>
        </w:rPr>
      </w:pPr>
      <m:oMathPara>
        <m:oMath>
          <m:r>
            <w:rPr>
              <w:rFonts w:ascii="Cambria Math" w:hAnsi="Cambria Math"/>
              <w:color w:val="000000" w:themeColor="text1"/>
            </w:rPr>
            <m:t>ΔNBDₜ = 0.0404 + 0.1115ΔDTIₜ + εₜ</m:t>
          </m:r>
        </m:oMath>
      </m:oMathPara>
    </w:p>
    <w:p w14:paraId="0DCB2BA5" w14:textId="7D44CBC0" w:rsidR="00EB4336" w:rsidRPr="007E7D05" w:rsidRDefault="00EB4336" w:rsidP="00280B4B">
      <w:pPr>
        <w:jc w:val="both"/>
        <w:rPr>
          <w:color w:val="000000" w:themeColor="text1"/>
        </w:rPr>
      </w:pPr>
      <w:r w:rsidRPr="007E7D05">
        <w:rPr>
          <w:color w:val="000000" w:themeColor="text1"/>
        </w:rPr>
        <w:t>Where</w:t>
      </w:r>
      <w:r w:rsidR="00280B4B" w:rsidRPr="007E7D05">
        <w:rPr>
          <w:b/>
          <w:bCs/>
          <w:color w:val="000000" w:themeColor="text1"/>
          <w:rPrChange w:id="1430" w:author="Microsoft Office User" w:date="2026-07-30T23:00:00Z">
            <w:rPr/>
          </w:rPrChange>
        </w:rPr>
        <w:t xml:space="preserve">, </w:t>
      </w:r>
      <w:r w:rsidRPr="007E7D05">
        <w:rPr>
          <w:color w:val="000000" w:themeColor="text1"/>
          <w:rPrChange w:id="1431" w:author="Microsoft Office User" w:date="2026-07-30T23:00:00Z">
            <w:rPr>
              <w:b/>
              <w:bCs/>
            </w:rPr>
          </w:rPrChange>
        </w:rPr>
        <w:t>β₀ = 0.0404</w:t>
      </w:r>
      <w:r w:rsidRPr="007E7D05">
        <w:rPr>
          <w:color w:val="000000" w:themeColor="text1"/>
        </w:rPr>
        <w:t xml:space="preserve"> </w:t>
      </w:r>
      <w:r w:rsidR="00280B4B" w:rsidRPr="007E7D05">
        <w:rPr>
          <w:color w:val="000000" w:themeColor="text1"/>
        </w:rPr>
        <w:t xml:space="preserve">is a </w:t>
      </w:r>
      <w:r w:rsidRPr="007E7D05">
        <w:rPr>
          <w:color w:val="000000" w:themeColor="text1"/>
        </w:rPr>
        <w:t>constant/intercept</w:t>
      </w:r>
      <w:r w:rsidR="00280B4B" w:rsidRPr="007E7D05">
        <w:rPr>
          <w:color w:val="000000" w:themeColor="text1"/>
        </w:rPr>
        <w:t>,</w:t>
      </w:r>
      <w:r w:rsidRPr="007E7D05">
        <w:rPr>
          <w:color w:val="000000" w:themeColor="text1"/>
        </w:rPr>
        <w:t xml:space="preserve"> </w:t>
      </w:r>
      <w:r w:rsidRPr="007E7D05">
        <w:rPr>
          <w:bCs/>
          <w:color w:val="000000" w:themeColor="text1"/>
        </w:rPr>
        <w:t>β₁ = 0.1115</w:t>
      </w:r>
      <w:r w:rsidRPr="007E7D05">
        <w:rPr>
          <w:color w:val="000000" w:themeColor="text1"/>
        </w:rPr>
        <w:t xml:space="preserve"> </w:t>
      </w:r>
      <w:r w:rsidR="00280B4B" w:rsidRPr="007E7D05">
        <w:rPr>
          <w:color w:val="000000" w:themeColor="text1"/>
        </w:rPr>
        <w:t xml:space="preserve">is </w:t>
      </w:r>
      <w:r w:rsidRPr="007E7D05">
        <w:rPr>
          <w:color w:val="000000" w:themeColor="text1"/>
        </w:rPr>
        <w:t>short-run effect of DTI on NBD</w:t>
      </w:r>
      <w:r w:rsidR="00280B4B" w:rsidRPr="007E7D05">
        <w:rPr>
          <w:color w:val="000000" w:themeColor="text1"/>
        </w:rPr>
        <w:t xml:space="preserve">, and </w:t>
      </w:r>
      <w:r w:rsidRPr="007E7D05">
        <w:rPr>
          <w:b/>
          <w:bCs/>
          <w:color w:val="000000" w:themeColor="text1"/>
        </w:rPr>
        <w:t>ε</w:t>
      </w:r>
      <w:r w:rsidRPr="007E7D05">
        <w:rPr>
          <w:rFonts w:ascii="Cambria Math" w:hAnsi="Cambria Math" w:cs="Cambria Math"/>
          <w:b/>
          <w:bCs/>
          <w:color w:val="000000" w:themeColor="text1"/>
        </w:rPr>
        <w:t>ₜ</w:t>
      </w:r>
      <w:r w:rsidRPr="007E7D05">
        <w:rPr>
          <w:color w:val="000000" w:themeColor="text1"/>
        </w:rPr>
        <w:t xml:space="preserve"> </w:t>
      </w:r>
      <w:r w:rsidR="00280B4B" w:rsidRPr="007E7D05">
        <w:rPr>
          <w:color w:val="000000" w:themeColor="text1"/>
        </w:rPr>
        <w:t xml:space="preserve">is </w:t>
      </w:r>
      <w:r w:rsidRPr="007E7D05">
        <w:rPr>
          <w:color w:val="000000" w:themeColor="text1"/>
        </w:rPr>
        <w:t>error term</w:t>
      </w:r>
      <w:r w:rsidR="00280B4B" w:rsidRPr="007E7D05">
        <w:rPr>
          <w:color w:val="000000" w:themeColor="text1"/>
        </w:rPr>
        <w:t xml:space="preserve">. </w:t>
      </w:r>
    </w:p>
    <w:p w14:paraId="0FED779F" w14:textId="534977C4" w:rsidR="000D06E7" w:rsidRPr="007E7D05" w:rsidRDefault="006A130E" w:rsidP="006A130E">
      <w:pPr>
        <w:jc w:val="both"/>
        <w:rPr>
          <w:color w:val="000000" w:themeColor="text1"/>
        </w:rPr>
      </w:pPr>
      <w:r w:rsidRPr="007E7D05">
        <w:rPr>
          <w:color w:val="000000" w:themeColor="text1"/>
        </w:rPr>
        <w:t xml:space="preserve">Although, the estimated coefficient is positive, there is no statistically significant relationship between short-run changes in digital transformation and changes in entrepreneurial activity in Nepal during the period under analysis. </w:t>
      </w:r>
      <w:r w:rsidR="0015047F" w:rsidRPr="007E7D05">
        <w:rPr>
          <w:color w:val="000000" w:themeColor="text1"/>
        </w:rPr>
        <w:t xml:space="preserve">One possible explanation </w:t>
      </w:r>
      <w:r w:rsidRPr="007E7D05">
        <w:rPr>
          <w:color w:val="000000" w:themeColor="text1"/>
        </w:rPr>
        <w:t>is that the impacts of digital transformation on entrepreneurship can take longer to be realized or need other economic considerations.</w:t>
      </w:r>
    </w:p>
    <w:p w14:paraId="59833B4F" w14:textId="77777777" w:rsidR="006A130E" w:rsidRPr="007E7D05" w:rsidRDefault="00FF230C" w:rsidP="006A130E">
      <w:pPr>
        <w:jc w:val="both"/>
        <w:rPr>
          <w:color w:val="000000" w:themeColor="text1"/>
        </w:rPr>
      </w:pPr>
      <w:r w:rsidRPr="007E7D05">
        <w:rPr>
          <w:b/>
          <w:color w:val="000000" w:themeColor="text1"/>
        </w:rPr>
        <w:t>4.7 ARDL Estimation Results</w:t>
      </w:r>
    </w:p>
    <w:p w14:paraId="1A873379" w14:textId="77777777" w:rsidR="00FF230C" w:rsidRPr="007E7D05" w:rsidRDefault="006A130E" w:rsidP="00FF230C">
      <w:pPr>
        <w:keepNext/>
        <w:jc w:val="both"/>
        <w:rPr>
          <w:color w:val="000000" w:themeColor="text1"/>
        </w:rPr>
      </w:pPr>
      <w:r w:rsidRPr="007E7D05">
        <w:rPr>
          <w:noProof/>
          <w:color w:val="000000" w:themeColor="text1"/>
        </w:rPr>
        <w:lastRenderedPageBreak/>
        <w:drawing>
          <wp:inline distT="0" distB="0" distL="0" distR="0" wp14:anchorId="028AE527" wp14:editId="2585B05B">
            <wp:extent cx="5582429" cy="295316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2429" cy="2953162"/>
                    </a:xfrm>
                    <a:prstGeom prst="rect">
                      <a:avLst/>
                    </a:prstGeom>
                  </pic:spPr>
                </pic:pic>
              </a:graphicData>
            </a:graphic>
          </wp:inline>
        </w:drawing>
      </w:r>
    </w:p>
    <w:p w14:paraId="4FCE6067" w14:textId="167FB886" w:rsidR="006A130E" w:rsidRPr="007E7D05" w:rsidRDefault="00FF230C" w:rsidP="00FF230C">
      <w:pPr>
        <w:pStyle w:val="Caption"/>
        <w:jc w:val="center"/>
        <w:rPr>
          <w:b/>
          <w:i w:val="0"/>
          <w:color w:val="000000" w:themeColor="text1"/>
          <w:sz w:val="22"/>
          <w:szCs w:val="22"/>
        </w:rPr>
      </w:pPr>
      <w:r w:rsidRPr="007E7D05">
        <w:rPr>
          <w:b/>
          <w:i w:val="0"/>
          <w:color w:val="000000" w:themeColor="text1"/>
          <w:sz w:val="22"/>
          <w:szCs w:val="22"/>
        </w:rPr>
        <w:t>Figure</w:t>
      </w:r>
      <w:r w:rsidR="000D06E7" w:rsidRPr="007E7D05">
        <w:rPr>
          <w:b/>
          <w:i w:val="0"/>
          <w:color w:val="000000" w:themeColor="text1"/>
          <w:sz w:val="22"/>
          <w:szCs w:val="22"/>
        </w:rPr>
        <w:t xml:space="preserve"> </w:t>
      </w:r>
      <w:r w:rsidR="00DD3DD3">
        <w:rPr>
          <w:b/>
          <w:i w:val="0"/>
          <w:color w:val="000000" w:themeColor="text1"/>
          <w:sz w:val="22"/>
          <w:szCs w:val="22"/>
        </w:rPr>
        <w:t>3</w:t>
      </w:r>
      <w:r w:rsidRPr="007E7D05">
        <w:rPr>
          <w:b/>
          <w:i w:val="0"/>
          <w:color w:val="000000" w:themeColor="text1"/>
          <w:sz w:val="22"/>
          <w:szCs w:val="22"/>
        </w:rPr>
        <w:t>: ARDL Estimation Results</w:t>
      </w:r>
    </w:p>
    <w:p w14:paraId="0D583599" w14:textId="083A12BC" w:rsidR="0015047F" w:rsidRPr="007E7D05" w:rsidRDefault="0015047F" w:rsidP="00974BFE">
      <w:pPr>
        <w:jc w:val="both"/>
        <w:rPr>
          <w:color w:val="000000" w:themeColor="text1"/>
        </w:rPr>
      </w:pPr>
      <w:r w:rsidRPr="007E7D05">
        <w:rPr>
          <w:color w:val="000000" w:themeColor="text1"/>
        </w:rPr>
        <w:t xml:space="preserve">Fig. 10 shows the estimation results of the </w:t>
      </w:r>
      <w:proofErr w:type="gramStart"/>
      <w:r w:rsidRPr="007E7D05">
        <w:rPr>
          <w:color w:val="000000" w:themeColor="text1"/>
        </w:rPr>
        <w:t>ARDL(</w:t>
      </w:r>
      <w:proofErr w:type="gramEnd"/>
      <w:r w:rsidRPr="007E7D05">
        <w:rPr>
          <w:color w:val="000000" w:themeColor="text1"/>
        </w:rPr>
        <w:t>1,1) model to investigate the  relationship between the DTI and NBD in Nepal. The ARDL estimation result can be formulated as:</w:t>
      </w:r>
      <w:r w:rsidRPr="007E7D05" w:rsidDel="0015047F">
        <w:rPr>
          <w:color w:val="000000" w:themeColor="text1"/>
        </w:rPr>
        <w:t xml:space="preserve"> </w:t>
      </w:r>
    </w:p>
    <w:p w14:paraId="1679CB1A" w14:textId="78B7E61D" w:rsidR="00FD349E" w:rsidRPr="007E7D05" w:rsidRDefault="00FD349E" w:rsidP="00974BFE">
      <w:pPr>
        <w:jc w:val="both"/>
        <w:rPr>
          <w:rFonts w:ascii="Cambria Math" w:eastAsiaTheme="minorEastAsia" w:hAnsi="Cambria Math" w:cs="Cambria Math"/>
          <w:color w:val="000000" w:themeColor="text1"/>
        </w:rPr>
      </w:pPr>
      <w:r w:rsidRPr="007E7D05">
        <w:rPr>
          <w:color w:val="000000" w:themeColor="text1"/>
        </w:rPr>
        <w:t xml:space="preserve">                       </w:t>
      </w:r>
      <m:oMath>
        <m:r>
          <w:rPr>
            <w:rFonts w:ascii="Cambria Math" w:hAnsi="Cambria Math"/>
            <w:color w:val="000000" w:themeColor="text1"/>
          </w:rPr>
          <m:t>NBDₜ = 1.5909 - 0.6194NBD</m:t>
        </m:r>
        <m:sSup>
          <m:sSupPr>
            <m:ctrlPr>
              <w:rPr>
                <w:rFonts w:ascii="Cambria Math" w:hAnsi="Cambria Math"/>
                <w:i/>
                <w:color w:val="000000" w:themeColor="text1"/>
              </w:rPr>
            </m:ctrlPr>
          </m:sSupPr>
          <m:e>
            <m:r>
              <w:rPr>
                <w:rFonts w:ascii="Cambria Math" w:hAnsi="Cambria Math"/>
                <w:color w:val="000000" w:themeColor="text1"/>
              </w:rPr>
              <m:t>ₜ</m:t>
            </m:r>
          </m:e>
          <m:sup>
            <m:r>
              <w:rPr>
                <w:rFonts w:ascii="Cambria Math" w:hAnsi="Cambria Math"/>
                <w:color w:val="000000" w:themeColor="text1"/>
              </w:rPr>
              <m:t>-1</m:t>
            </m:r>
          </m:sup>
        </m:sSup>
        <m:r>
          <w:rPr>
            <w:rFonts w:ascii="Cambria Math" w:hAnsi="Cambria Math"/>
            <w:color w:val="000000" w:themeColor="text1"/>
          </w:rPr>
          <m:t>+ 0.6094DTIₜ - 0.2539DTI</m:t>
        </m:r>
        <m:sSup>
          <m:sSupPr>
            <m:ctrlPr>
              <w:rPr>
                <w:rFonts w:ascii="Cambria Math" w:hAnsi="Cambria Math"/>
                <w:i/>
                <w:color w:val="000000" w:themeColor="text1"/>
              </w:rPr>
            </m:ctrlPr>
          </m:sSupPr>
          <m:e>
            <m:r>
              <w:rPr>
                <w:rFonts w:ascii="Cambria Math" w:hAnsi="Cambria Math"/>
                <w:color w:val="000000" w:themeColor="text1"/>
              </w:rPr>
              <m:t>ₜ</m:t>
            </m:r>
          </m:e>
          <m:sup>
            <m:r>
              <w:rPr>
                <w:rFonts w:ascii="Cambria Math" w:hAnsi="Cambria Math"/>
                <w:color w:val="000000" w:themeColor="text1"/>
              </w:rPr>
              <m:t>-1</m:t>
            </m:r>
          </m:sup>
        </m:sSup>
        <m:r>
          <w:rPr>
            <w:rFonts w:ascii="Cambria Math" w:hAnsi="Cambria Math"/>
            <w:color w:val="000000" w:themeColor="text1"/>
          </w:rPr>
          <m:t>+ εₜ</m:t>
        </m:r>
      </m:oMath>
    </w:p>
    <w:p w14:paraId="5941D7C1" w14:textId="3AC0E6EB" w:rsidR="00EB4336" w:rsidRPr="007E7D05" w:rsidRDefault="00FD349E">
      <w:pPr>
        <w:jc w:val="both"/>
        <w:rPr>
          <w:color w:val="000000" w:themeColor="text1"/>
        </w:rPr>
      </w:pPr>
      <w:r w:rsidRPr="007E7D05">
        <w:rPr>
          <w:rFonts w:ascii="Cambria Math" w:eastAsiaTheme="minorEastAsia" w:hAnsi="Cambria Math" w:cs="Cambria Math"/>
          <w:bCs/>
          <w:color w:val="000000" w:themeColor="text1"/>
        </w:rPr>
        <w:t>Where,</w:t>
      </w:r>
      <w:r w:rsidRPr="007E7D05">
        <w:rPr>
          <w:rFonts w:ascii="Cambria Math" w:eastAsiaTheme="minorEastAsia" w:hAnsi="Cambria Math" w:cs="Cambria Math"/>
          <w:color w:val="000000" w:themeColor="text1"/>
        </w:rPr>
        <w:t xml:space="preserve"> 1.5909 is the estimated intercept (constant term), −0.6194 is the estimated coefficient of the one-period lag of New Business </w:t>
      </w:r>
      <w:proofErr w:type="gramStart"/>
      <w:r w:rsidRPr="007E7D05">
        <w:rPr>
          <w:rFonts w:ascii="Cambria Math" w:eastAsiaTheme="minorEastAsia" w:hAnsi="Cambria Math" w:cs="Cambria Math"/>
          <w:color w:val="000000" w:themeColor="text1"/>
        </w:rPr>
        <w:t>Density ,</w:t>
      </w:r>
      <w:proofErr w:type="gramEnd"/>
      <w:r w:rsidRPr="007E7D05">
        <w:rPr>
          <w:rFonts w:ascii="Cambria Math" w:eastAsiaTheme="minorEastAsia" w:hAnsi="Cambria Math" w:cs="Cambria Math"/>
          <w:color w:val="000000" w:themeColor="text1"/>
        </w:rPr>
        <w:t xml:space="preserve"> 0.6094 is the estimated coefficient of the current Digital Transformation Index, −0.2539 is the estimated coefficient of the one-period lag of t</w:t>
      </w:r>
      <w:r w:rsidR="00210844" w:rsidRPr="007E7D05">
        <w:rPr>
          <w:rFonts w:ascii="Cambria Math" w:eastAsiaTheme="minorEastAsia" w:hAnsi="Cambria Math" w:cs="Cambria Math"/>
          <w:color w:val="000000" w:themeColor="text1"/>
        </w:rPr>
        <w:t xml:space="preserve">he DTI </w:t>
      </w:r>
      <w:r w:rsidRPr="007E7D05">
        <w:rPr>
          <w:rFonts w:ascii="Cambria Math" w:eastAsiaTheme="minorEastAsia" w:hAnsi="Cambria Math" w:cs="Cambria Math"/>
          <w:color w:val="000000" w:themeColor="text1"/>
        </w:rPr>
        <w:t xml:space="preserve">and </w:t>
      </w:r>
      <w:proofErr w:type="spellStart"/>
      <w:r w:rsidRPr="007E7D05">
        <w:rPr>
          <w:rFonts w:ascii="Cambria Math" w:eastAsiaTheme="minorEastAsia" w:hAnsi="Cambria Math" w:cs="Cambria Math"/>
          <w:color w:val="000000" w:themeColor="text1"/>
        </w:rPr>
        <w:t>εt</w:t>
      </w:r>
      <w:proofErr w:type="spellEnd"/>
      <w:r w:rsidRPr="007E7D05">
        <w:rPr>
          <w:rFonts w:ascii="Cambria Math" w:eastAsiaTheme="minorEastAsia" w:hAnsi="Cambria Math" w:cs="Cambria Math"/>
          <w:color w:val="000000" w:themeColor="text1"/>
        </w:rPr>
        <w:t>​ is the error term .</w:t>
      </w:r>
    </w:p>
    <w:p w14:paraId="3772A619" w14:textId="1567A44F" w:rsidR="0015047F" w:rsidRPr="007E7D05" w:rsidRDefault="0015047F" w:rsidP="00974BFE">
      <w:pPr>
        <w:jc w:val="both"/>
        <w:rPr>
          <w:color w:val="000000" w:themeColor="text1"/>
        </w:rPr>
      </w:pPr>
      <w:r w:rsidRPr="007E7D05">
        <w:rPr>
          <w:color w:val="000000" w:themeColor="text1"/>
        </w:rPr>
        <w:t xml:space="preserve">The coefficient of the DTI in the same period is estimated to be 0.6094, implying that a unit increase in the </w:t>
      </w:r>
      <w:r w:rsidR="00210844" w:rsidRPr="007E7D05">
        <w:rPr>
          <w:color w:val="000000" w:themeColor="text1"/>
        </w:rPr>
        <w:t xml:space="preserve">DTI </w:t>
      </w:r>
      <w:r w:rsidRPr="007E7D05">
        <w:rPr>
          <w:color w:val="000000" w:themeColor="text1"/>
        </w:rPr>
        <w:t>causes a 0.6094 increase in New Business Density, other things being equal. However, the coefficient is only marginally significant at the 5% significance level (p=0.052) but significant at the 10% significance level, implying weak evidence for positive short-run relationship between digital transformation and entrepreneurial development.</w:t>
      </w:r>
    </w:p>
    <w:p w14:paraId="6646BB8C" w14:textId="77777777" w:rsidR="0015047F" w:rsidRPr="007E7D05" w:rsidRDefault="0015047F" w:rsidP="00A53E86">
      <w:pPr>
        <w:jc w:val="both"/>
        <w:rPr>
          <w:color w:val="000000" w:themeColor="text1"/>
        </w:rPr>
      </w:pPr>
      <w:r w:rsidRPr="007E7D05">
        <w:rPr>
          <w:color w:val="000000" w:themeColor="text1"/>
        </w:rPr>
        <w:t>Coefficient for the lagged Digital Transformation Index (DTI</w:t>
      </w:r>
      <w:r w:rsidRPr="007E7D05">
        <w:rPr>
          <w:rFonts w:ascii="Cambria Math" w:hAnsi="Cambria Math" w:cs="Cambria Math"/>
          <w:color w:val="000000" w:themeColor="text1"/>
        </w:rPr>
        <w:t>ₜ</w:t>
      </w:r>
      <w:r w:rsidRPr="007E7D05">
        <w:rPr>
          <w:rFonts w:ascii="Calibri" w:hAnsi="Calibri" w:cs="Calibri"/>
          <w:color w:val="000000" w:themeColor="text1"/>
        </w:rPr>
        <w:t>₋₁</w:t>
      </w:r>
      <w:r w:rsidRPr="007E7D05">
        <w:rPr>
          <w:color w:val="000000" w:themeColor="text1"/>
        </w:rPr>
        <w:t>) is -0.2539, which is statistically insignificant (p-value = 0.322). This means that the level of digital transformation in the previous year does not have any significant effect on the current level of entrepreneurial growth. In the same manner, the coefficient for the lagged dependent variable, NBD</w:t>
      </w:r>
      <w:r w:rsidRPr="007E7D05">
        <w:rPr>
          <w:rFonts w:ascii="Cambria Math" w:hAnsi="Cambria Math" w:cs="Cambria Math"/>
          <w:color w:val="000000" w:themeColor="text1"/>
        </w:rPr>
        <w:t>ₜ</w:t>
      </w:r>
      <w:r w:rsidRPr="007E7D05">
        <w:rPr>
          <w:rFonts w:ascii="Calibri" w:hAnsi="Calibri" w:cs="Calibri"/>
          <w:color w:val="000000" w:themeColor="text1"/>
        </w:rPr>
        <w:t>₋₁</w:t>
      </w:r>
      <w:r w:rsidRPr="007E7D05">
        <w:rPr>
          <w:color w:val="000000" w:themeColor="text1"/>
        </w:rPr>
        <w:t xml:space="preserve"> is -0.6194, which is statistically insignificant (p-value = 0.148).</w:t>
      </w:r>
    </w:p>
    <w:p w14:paraId="7417A155" w14:textId="4417237F" w:rsidR="000D06E7" w:rsidRPr="007E7D05" w:rsidRDefault="0015047F" w:rsidP="00A53E86">
      <w:pPr>
        <w:jc w:val="both"/>
        <w:rPr>
          <w:color w:val="000000" w:themeColor="text1"/>
        </w:rPr>
      </w:pPr>
      <w:r w:rsidRPr="007E7D05">
        <w:rPr>
          <w:color w:val="000000" w:themeColor="text1"/>
        </w:rPr>
        <w:t>The overall ARDL analysis results show that there is a positive contemporaneous relationship between digital transformation and entrepreneurial development. nonetheless, the effect is insignificant and there are no lagged significant effects either. These results imply that improvements in digital transformation can help entrepreneurship in the contemporary period, though the results are not robust enough and are insignificant at the conventional 5% significance level. It is also important to note that the results should be the results should be interpreted with caution because the ARDL approach is estimated on only 11 annual observations which may limit the statistical power and reliability of estimates.</w:t>
      </w:r>
    </w:p>
    <w:p w14:paraId="2FB55C84" w14:textId="6682EE07" w:rsidR="00434A88" w:rsidRPr="007E7D05" w:rsidDel="00A847D9" w:rsidRDefault="00434A88" w:rsidP="00974BFE">
      <w:pPr>
        <w:jc w:val="both"/>
        <w:rPr>
          <w:del w:id="1432" w:author="Dell" w:date="2026-08-01T14:27:00Z"/>
          <w:b/>
          <w:color w:val="000000" w:themeColor="text1"/>
        </w:rPr>
      </w:pPr>
      <w:r w:rsidRPr="007E7D05">
        <w:rPr>
          <w:b/>
          <w:color w:val="000000" w:themeColor="text1"/>
        </w:rPr>
        <w:lastRenderedPageBreak/>
        <w:t xml:space="preserve"> 4.8 ARDL Bounds Test </w:t>
      </w:r>
    </w:p>
    <w:p w14:paraId="51A13457" w14:textId="77777777" w:rsidR="00A847D9" w:rsidRPr="007E7D05" w:rsidRDefault="00434A88" w:rsidP="00A847D9">
      <w:pPr>
        <w:jc w:val="both"/>
        <w:rPr>
          <w:ins w:id="1433" w:author="Dell" w:date="2026-08-01T14:25:00Z"/>
          <w:color w:val="000000" w:themeColor="text1"/>
          <w:rPrChange w:id="1434" w:author="Dell" w:date="2026-08-01T14:26:00Z">
            <w:rPr>
              <w:ins w:id="1435" w:author="Dell" w:date="2026-08-01T14:25:00Z"/>
            </w:rPr>
          </w:rPrChange>
        </w:rPr>
        <w:pPrChange w:id="1436" w:author="Dell" w:date="2026-08-01T14:27:00Z">
          <w:pPr>
            <w:keepNext/>
            <w:jc w:val="both"/>
          </w:pPr>
        </w:pPrChange>
      </w:pPr>
      <w:del w:id="1437" w:author="Dell" w:date="2026-08-01T14:25:00Z">
        <w:r w:rsidRPr="007E7D05" w:rsidDel="00A847D9">
          <w:rPr>
            <w:b/>
            <w:noProof/>
            <w:color w:val="000000" w:themeColor="text1"/>
          </w:rPr>
          <w:drawing>
            <wp:inline distT="0" distB="0" distL="0" distR="0" wp14:anchorId="14CB6CD4" wp14:editId="18ECB90D">
              <wp:extent cx="3124636" cy="2353003"/>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636" cy="2353003"/>
                      </a:xfrm>
                      <a:prstGeom prst="rect">
                        <a:avLst/>
                      </a:prstGeom>
                    </pic:spPr>
                  </pic:pic>
                </a:graphicData>
              </a:graphic>
            </wp:inline>
          </w:drawing>
        </w:r>
      </w:del>
    </w:p>
    <w:p w14:paraId="51B029B8" w14:textId="74489C57" w:rsidR="00A847D9" w:rsidRPr="007E7D05" w:rsidRDefault="00A847D9" w:rsidP="00A847D9">
      <w:pPr>
        <w:pStyle w:val="Caption"/>
        <w:keepNext/>
        <w:jc w:val="center"/>
        <w:rPr>
          <w:ins w:id="1438" w:author="Dell" w:date="2026-08-01T14:26:00Z"/>
          <w:b/>
          <w:i w:val="0"/>
          <w:color w:val="000000" w:themeColor="text1"/>
          <w:sz w:val="22"/>
          <w:szCs w:val="22"/>
          <w:rPrChange w:id="1439" w:author="Dell" w:date="2026-08-01T14:26:00Z">
            <w:rPr>
              <w:ins w:id="1440" w:author="Dell" w:date="2026-08-01T14:26:00Z"/>
            </w:rPr>
          </w:rPrChange>
        </w:rPr>
        <w:pPrChange w:id="1441" w:author="Dell" w:date="2026-08-01T14:26:00Z">
          <w:pPr/>
        </w:pPrChange>
      </w:pPr>
      <w:ins w:id="1442" w:author="Dell" w:date="2026-08-01T14:26:00Z">
        <w:r w:rsidRPr="007E7D05">
          <w:rPr>
            <w:b/>
            <w:i w:val="0"/>
            <w:color w:val="000000" w:themeColor="text1"/>
            <w:sz w:val="22"/>
            <w:szCs w:val="22"/>
            <w:rPrChange w:id="1443" w:author="Dell" w:date="2026-08-01T14:26:00Z">
              <w:rPr/>
            </w:rPrChange>
          </w:rPr>
          <w:t>Table</w:t>
        </w:r>
      </w:ins>
      <w:r w:rsidR="00DD3DD3">
        <w:rPr>
          <w:b/>
          <w:i w:val="0"/>
          <w:color w:val="000000" w:themeColor="text1"/>
          <w:sz w:val="22"/>
          <w:szCs w:val="22"/>
        </w:rPr>
        <w:t xml:space="preserve"> </w:t>
      </w:r>
      <w:proofErr w:type="gramStart"/>
      <w:r w:rsidR="00DD3DD3">
        <w:rPr>
          <w:b/>
          <w:i w:val="0"/>
          <w:color w:val="000000" w:themeColor="text1"/>
          <w:sz w:val="22"/>
          <w:szCs w:val="22"/>
        </w:rPr>
        <w:t xml:space="preserve">7 </w:t>
      </w:r>
      <w:ins w:id="1444" w:author="Dell" w:date="2026-08-01T14:26:00Z">
        <w:r w:rsidRPr="007E7D05">
          <w:rPr>
            <w:b/>
            <w:i w:val="0"/>
            <w:color w:val="000000" w:themeColor="text1"/>
            <w:sz w:val="22"/>
            <w:szCs w:val="22"/>
            <w:rPrChange w:id="1445" w:author="Dell" w:date="2026-08-01T14:26:00Z">
              <w:rPr/>
            </w:rPrChange>
          </w:rPr>
          <w:t>:ARDL</w:t>
        </w:r>
        <w:proofErr w:type="gramEnd"/>
        <w:r w:rsidRPr="007E7D05">
          <w:rPr>
            <w:b/>
            <w:i w:val="0"/>
            <w:color w:val="000000" w:themeColor="text1"/>
            <w:sz w:val="22"/>
            <w:szCs w:val="22"/>
            <w:rPrChange w:id="1446" w:author="Dell" w:date="2026-08-01T14:26:00Z">
              <w:rPr/>
            </w:rPrChange>
          </w:rPr>
          <w:t xml:space="preserve"> Bounds Test Results</w:t>
        </w:r>
      </w:ins>
    </w:p>
    <w:tbl>
      <w:tblPr>
        <w:tblStyle w:val="TableGrid"/>
        <w:tblW w:w="6227" w:type="dxa"/>
        <w:tblLook w:val="04A0" w:firstRow="1" w:lastRow="0" w:firstColumn="1" w:lastColumn="0" w:noHBand="0" w:noVBand="1"/>
      </w:tblPr>
      <w:tblGrid>
        <w:gridCol w:w="3315"/>
        <w:gridCol w:w="2912"/>
        <w:tblGridChange w:id="1447">
          <w:tblGrid>
            <w:gridCol w:w="3315"/>
            <w:gridCol w:w="2912"/>
          </w:tblGrid>
        </w:tblGridChange>
      </w:tblGrid>
      <w:tr w:rsidR="007E7D05" w:rsidRPr="007E7D05" w14:paraId="5B11E1EC" w14:textId="77777777" w:rsidTr="00DD3DD3">
        <w:trPr>
          <w:trHeight w:val="186"/>
          <w:ins w:id="1448" w:author="Dell" w:date="2026-08-01T14:25:00Z"/>
        </w:trPr>
        <w:tc>
          <w:tcPr>
            <w:tcW w:w="0" w:type="auto"/>
            <w:hideMark/>
          </w:tcPr>
          <w:p w14:paraId="3061DE60" w14:textId="77777777" w:rsidR="00A847D9" w:rsidRPr="007E7D05" w:rsidRDefault="00A847D9" w:rsidP="00A847D9">
            <w:pPr>
              <w:keepNext/>
              <w:spacing w:after="160" w:line="259" w:lineRule="auto"/>
              <w:jc w:val="both"/>
              <w:rPr>
                <w:ins w:id="1449" w:author="Dell" w:date="2026-08-01T14:25:00Z"/>
                <w:b/>
                <w:bCs/>
                <w:color w:val="000000" w:themeColor="text1"/>
              </w:rPr>
            </w:pPr>
            <w:ins w:id="1450" w:author="Dell" w:date="2026-08-01T14:25:00Z">
              <w:r w:rsidRPr="007E7D05">
                <w:rPr>
                  <w:b/>
                  <w:bCs/>
                  <w:color w:val="000000" w:themeColor="text1"/>
                </w:rPr>
                <w:t>Test Statistic</w:t>
              </w:r>
            </w:ins>
          </w:p>
        </w:tc>
        <w:tc>
          <w:tcPr>
            <w:tcW w:w="0" w:type="auto"/>
            <w:hideMark/>
          </w:tcPr>
          <w:p w14:paraId="359CCA83" w14:textId="77777777" w:rsidR="00A847D9" w:rsidRPr="007E7D05" w:rsidRDefault="00A847D9" w:rsidP="00A847D9">
            <w:pPr>
              <w:keepNext/>
              <w:spacing w:after="160" w:line="259" w:lineRule="auto"/>
              <w:jc w:val="both"/>
              <w:rPr>
                <w:ins w:id="1451" w:author="Dell" w:date="2026-08-01T14:25:00Z"/>
                <w:b/>
                <w:bCs/>
                <w:color w:val="000000" w:themeColor="text1"/>
              </w:rPr>
            </w:pPr>
            <w:ins w:id="1452" w:author="Dell" w:date="2026-08-01T14:25:00Z">
              <w:r w:rsidRPr="007E7D05">
                <w:rPr>
                  <w:b/>
                  <w:bCs/>
                  <w:color w:val="000000" w:themeColor="text1"/>
                </w:rPr>
                <w:t>Value</w:t>
              </w:r>
            </w:ins>
          </w:p>
        </w:tc>
      </w:tr>
      <w:tr w:rsidR="007E7D05" w:rsidRPr="007E7D05" w14:paraId="02114AEB" w14:textId="77777777" w:rsidTr="00DD3DD3">
        <w:trPr>
          <w:trHeight w:val="180"/>
          <w:ins w:id="1453" w:author="Dell" w:date="2026-08-01T14:25:00Z"/>
        </w:trPr>
        <w:tc>
          <w:tcPr>
            <w:tcW w:w="0" w:type="auto"/>
            <w:hideMark/>
          </w:tcPr>
          <w:p w14:paraId="58150EDF" w14:textId="77777777" w:rsidR="00A847D9" w:rsidRPr="007E7D05" w:rsidRDefault="00A847D9" w:rsidP="00A847D9">
            <w:pPr>
              <w:keepNext/>
              <w:spacing w:after="160" w:line="259" w:lineRule="auto"/>
              <w:jc w:val="both"/>
              <w:rPr>
                <w:ins w:id="1454" w:author="Dell" w:date="2026-08-01T14:25:00Z"/>
                <w:color w:val="000000" w:themeColor="text1"/>
              </w:rPr>
            </w:pPr>
            <w:ins w:id="1455" w:author="Dell" w:date="2026-08-01T14:25:00Z">
              <w:r w:rsidRPr="007E7D05">
                <w:rPr>
                  <w:color w:val="000000" w:themeColor="text1"/>
                </w:rPr>
                <w:t>F-statistic</w:t>
              </w:r>
            </w:ins>
          </w:p>
        </w:tc>
        <w:tc>
          <w:tcPr>
            <w:tcW w:w="0" w:type="auto"/>
            <w:hideMark/>
          </w:tcPr>
          <w:p w14:paraId="3AE86FAE" w14:textId="77777777" w:rsidR="00A847D9" w:rsidRPr="007E7D05" w:rsidRDefault="00A847D9" w:rsidP="00A847D9">
            <w:pPr>
              <w:keepNext/>
              <w:spacing w:after="160" w:line="259" w:lineRule="auto"/>
              <w:jc w:val="both"/>
              <w:rPr>
                <w:ins w:id="1456" w:author="Dell" w:date="2026-08-01T14:25:00Z"/>
                <w:color w:val="000000" w:themeColor="text1"/>
              </w:rPr>
            </w:pPr>
            <w:ins w:id="1457" w:author="Dell" w:date="2026-08-01T14:25:00Z">
              <w:r w:rsidRPr="007E7D05">
                <w:rPr>
                  <w:color w:val="000000" w:themeColor="text1"/>
                </w:rPr>
                <w:t>9.692</w:t>
              </w:r>
            </w:ins>
          </w:p>
        </w:tc>
      </w:tr>
      <w:tr w:rsidR="007E7D05" w:rsidRPr="007E7D05" w14:paraId="1F7E2856" w14:textId="77777777" w:rsidTr="00DD3DD3">
        <w:trPr>
          <w:trHeight w:val="186"/>
          <w:ins w:id="1458" w:author="Dell" w:date="2026-08-01T14:25:00Z"/>
        </w:trPr>
        <w:tc>
          <w:tcPr>
            <w:tcW w:w="0" w:type="auto"/>
            <w:hideMark/>
          </w:tcPr>
          <w:p w14:paraId="6C73D1A4" w14:textId="77777777" w:rsidR="00A847D9" w:rsidRPr="007E7D05" w:rsidRDefault="00A847D9" w:rsidP="00A847D9">
            <w:pPr>
              <w:keepNext/>
              <w:spacing w:after="160" w:line="259" w:lineRule="auto"/>
              <w:jc w:val="both"/>
              <w:rPr>
                <w:ins w:id="1459" w:author="Dell" w:date="2026-08-01T14:25:00Z"/>
                <w:color w:val="000000" w:themeColor="text1"/>
              </w:rPr>
            </w:pPr>
            <w:ins w:id="1460" w:author="Dell" w:date="2026-08-01T14:25:00Z">
              <w:r w:rsidRPr="007E7D05">
                <w:rPr>
                  <w:color w:val="000000" w:themeColor="text1"/>
                </w:rPr>
                <w:t>Lower Bound, I(0) (5%)</w:t>
              </w:r>
            </w:ins>
          </w:p>
        </w:tc>
        <w:tc>
          <w:tcPr>
            <w:tcW w:w="0" w:type="auto"/>
            <w:hideMark/>
          </w:tcPr>
          <w:p w14:paraId="323E6A3B" w14:textId="77777777" w:rsidR="00A847D9" w:rsidRPr="007E7D05" w:rsidRDefault="00A847D9" w:rsidP="00A847D9">
            <w:pPr>
              <w:keepNext/>
              <w:spacing w:after="160" w:line="259" w:lineRule="auto"/>
              <w:jc w:val="both"/>
              <w:rPr>
                <w:ins w:id="1461" w:author="Dell" w:date="2026-08-01T14:25:00Z"/>
                <w:color w:val="000000" w:themeColor="text1"/>
              </w:rPr>
            </w:pPr>
            <w:ins w:id="1462" w:author="Dell" w:date="2026-08-01T14:25:00Z">
              <w:r w:rsidRPr="007E7D05">
                <w:rPr>
                  <w:color w:val="000000" w:themeColor="text1"/>
                </w:rPr>
                <w:t>3.802</w:t>
              </w:r>
            </w:ins>
          </w:p>
        </w:tc>
      </w:tr>
      <w:tr w:rsidR="007E7D05" w:rsidRPr="007E7D05" w14:paraId="34DF2E5D" w14:textId="77777777" w:rsidTr="00DD3DD3">
        <w:trPr>
          <w:trHeight w:val="186"/>
          <w:ins w:id="1463" w:author="Dell" w:date="2026-08-01T14:25:00Z"/>
        </w:trPr>
        <w:tc>
          <w:tcPr>
            <w:tcW w:w="0" w:type="auto"/>
            <w:hideMark/>
          </w:tcPr>
          <w:p w14:paraId="45DE28FC" w14:textId="77777777" w:rsidR="00A847D9" w:rsidRPr="007E7D05" w:rsidRDefault="00A847D9" w:rsidP="00A847D9">
            <w:pPr>
              <w:keepNext/>
              <w:spacing w:after="160" w:line="259" w:lineRule="auto"/>
              <w:jc w:val="both"/>
              <w:rPr>
                <w:ins w:id="1464" w:author="Dell" w:date="2026-08-01T14:25:00Z"/>
                <w:color w:val="000000" w:themeColor="text1"/>
              </w:rPr>
            </w:pPr>
            <w:ins w:id="1465" w:author="Dell" w:date="2026-08-01T14:25:00Z">
              <w:r w:rsidRPr="007E7D05">
                <w:rPr>
                  <w:color w:val="000000" w:themeColor="text1"/>
                </w:rPr>
                <w:t>Upper Bound, I(1) (5%)</w:t>
              </w:r>
            </w:ins>
          </w:p>
        </w:tc>
        <w:tc>
          <w:tcPr>
            <w:tcW w:w="0" w:type="auto"/>
            <w:hideMark/>
          </w:tcPr>
          <w:p w14:paraId="76D718CC" w14:textId="77777777" w:rsidR="00A847D9" w:rsidRPr="007E7D05" w:rsidRDefault="00A847D9" w:rsidP="00A847D9">
            <w:pPr>
              <w:keepNext/>
              <w:spacing w:after="160" w:line="259" w:lineRule="auto"/>
              <w:jc w:val="both"/>
              <w:rPr>
                <w:ins w:id="1466" w:author="Dell" w:date="2026-08-01T14:25:00Z"/>
                <w:color w:val="000000" w:themeColor="text1"/>
              </w:rPr>
            </w:pPr>
            <w:ins w:id="1467" w:author="Dell" w:date="2026-08-01T14:25:00Z">
              <w:r w:rsidRPr="007E7D05">
                <w:rPr>
                  <w:color w:val="000000" w:themeColor="text1"/>
                </w:rPr>
                <w:t>4.812</w:t>
              </w:r>
            </w:ins>
          </w:p>
        </w:tc>
      </w:tr>
      <w:tr w:rsidR="007E7D05" w:rsidRPr="007E7D05" w14:paraId="5EE42776" w14:textId="77777777" w:rsidTr="00DD3DD3">
        <w:trPr>
          <w:trHeight w:val="180"/>
          <w:ins w:id="1468" w:author="Dell" w:date="2026-08-01T14:25:00Z"/>
        </w:trPr>
        <w:tc>
          <w:tcPr>
            <w:tcW w:w="0" w:type="auto"/>
            <w:hideMark/>
          </w:tcPr>
          <w:p w14:paraId="7102811F" w14:textId="77777777" w:rsidR="00A847D9" w:rsidRPr="007E7D05" w:rsidRDefault="00A847D9" w:rsidP="00A847D9">
            <w:pPr>
              <w:keepNext/>
              <w:spacing w:after="160" w:line="259" w:lineRule="auto"/>
              <w:jc w:val="both"/>
              <w:rPr>
                <w:ins w:id="1469" w:author="Dell" w:date="2026-08-01T14:25:00Z"/>
                <w:color w:val="000000" w:themeColor="text1"/>
              </w:rPr>
            </w:pPr>
            <w:ins w:id="1470" w:author="Dell" w:date="2026-08-01T14:25:00Z">
              <w:r w:rsidRPr="007E7D05">
                <w:rPr>
                  <w:color w:val="000000" w:themeColor="text1"/>
                </w:rPr>
                <w:t>Decision</w:t>
              </w:r>
            </w:ins>
          </w:p>
        </w:tc>
        <w:tc>
          <w:tcPr>
            <w:tcW w:w="0" w:type="auto"/>
            <w:hideMark/>
          </w:tcPr>
          <w:p w14:paraId="08206C37" w14:textId="77777777" w:rsidR="00A847D9" w:rsidRPr="007E7D05" w:rsidRDefault="00A847D9" w:rsidP="00A847D9">
            <w:pPr>
              <w:keepNext/>
              <w:spacing w:after="160" w:line="259" w:lineRule="auto"/>
              <w:jc w:val="both"/>
              <w:rPr>
                <w:ins w:id="1471" w:author="Dell" w:date="2026-08-01T14:25:00Z"/>
                <w:color w:val="000000" w:themeColor="text1"/>
              </w:rPr>
            </w:pPr>
            <w:proofErr w:type="spellStart"/>
            <w:ins w:id="1472" w:author="Dell" w:date="2026-08-01T14:25:00Z">
              <w:r w:rsidRPr="007E7D05">
                <w:rPr>
                  <w:color w:val="000000" w:themeColor="text1"/>
                </w:rPr>
                <w:t>Cointegration</w:t>
              </w:r>
              <w:proofErr w:type="spellEnd"/>
              <w:r w:rsidRPr="007E7D05">
                <w:rPr>
                  <w:color w:val="000000" w:themeColor="text1"/>
                </w:rPr>
                <w:t xml:space="preserve"> Exists</w:t>
              </w:r>
            </w:ins>
          </w:p>
        </w:tc>
      </w:tr>
    </w:tbl>
    <w:p w14:paraId="35374F8E" w14:textId="1A1DA491" w:rsidR="00642700" w:rsidRDefault="00642700" w:rsidP="00923CD4">
      <w:pPr>
        <w:jc w:val="both"/>
        <w:rPr>
          <w:color w:val="000000" w:themeColor="text1"/>
        </w:rPr>
      </w:pPr>
    </w:p>
    <w:p w14:paraId="7E3F0898" w14:textId="77777777" w:rsidR="00DD3DD3" w:rsidRPr="007E7D05" w:rsidDel="00A847D9" w:rsidRDefault="00DD3DD3" w:rsidP="00434A88">
      <w:pPr>
        <w:keepNext/>
        <w:jc w:val="both"/>
        <w:rPr>
          <w:del w:id="1473" w:author="Dell" w:date="2026-08-01T14:26:00Z"/>
          <w:color w:val="000000" w:themeColor="text1"/>
        </w:rPr>
      </w:pPr>
    </w:p>
    <w:p w14:paraId="4AE6E5CF" w14:textId="6DFDB823" w:rsidR="00434A88" w:rsidRPr="007E7D05" w:rsidDel="00A847D9" w:rsidRDefault="00434A88" w:rsidP="00434A88">
      <w:pPr>
        <w:pStyle w:val="Caption"/>
        <w:jc w:val="center"/>
        <w:rPr>
          <w:del w:id="1474" w:author="Dell" w:date="2026-08-01T14:26:00Z"/>
          <w:i w:val="0"/>
          <w:color w:val="000000" w:themeColor="text1"/>
          <w:sz w:val="22"/>
          <w:szCs w:val="22"/>
        </w:rPr>
      </w:pPr>
      <w:del w:id="1475" w:author="Dell" w:date="2026-08-01T14:26:00Z">
        <w:r w:rsidRPr="007E7D05" w:rsidDel="00A847D9">
          <w:rPr>
            <w:i w:val="0"/>
            <w:color w:val="000000" w:themeColor="text1"/>
            <w:sz w:val="22"/>
            <w:szCs w:val="22"/>
          </w:rPr>
          <w:delText>Figure</w:delText>
        </w:r>
        <w:r w:rsidR="000D06E7" w:rsidRPr="007E7D05" w:rsidDel="00A847D9">
          <w:rPr>
            <w:i w:val="0"/>
            <w:color w:val="000000" w:themeColor="text1"/>
            <w:sz w:val="22"/>
            <w:szCs w:val="22"/>
          </w:rPr>
          <w:delText xml:space="preserve"> </w:delText>
        </w:r>
        <w:r w:rsidR="00F978E6" w:rsidRPr="007E7D05" w:rsidDel="00A847D9">
          <w:rPr>
            <w:i w:val="0"/>
            <w:color w:val="000000" w:themeColor="text1"/>
            <w:sz w:val="22"/>
            <w:szCs w:val="22"/>
          </w:rPr>
          <w:delText>9</w:delText>
        </w:r>
        <w:r w:rsidRPr="007E7D05" w:rsidDel="00A847D9">
          <w:rPr>
            <w:i w:val="0"/>
            <w:color w:val="000000" w:themeColor="text1"/>
            <w:sz w:val="22"/>
            <w:szCs w:val="22"/>
          </w:rPr>
          <w:delText>: ARDL Bounds Test Results</w:delText>
        </w:r>
      </w:del>
    </w:p>
    <w:p w14:paraId="47F169EC" w14:textId="34CB215E" w:rsidR="00FD349E" w:rsidRPr="007E7D05" w:rsidRDefault="00A847D9" w:rsidP="00923CD4">
      <w:pPr>
        <w:jc w:val="both"/>
        <w:rPr>
          <w:color w:val="000000" w:themeColor="text1"/>
        </w:rPr>
      </w:pPr>
      <w:ins w:id="1476" w:author="Dell" w:date="2026-08-01T14:26:00Z">
        <w:r w:rsidRPr="007E7D05">
          <w:rPr>
            <w:bCs/>
            <w:color w:val="000000" w:themeColor="text1"/>
          </w:rPr>
          <w:t xml:space="preserve">Table </w:t>
        </w:r>
      </w:ins>
      <w:r w:rsidR="00DD3DD3">
        <w:rPr>
          <w:bCs/>
          <w:color w:val="000000" w:themeColor="text1"/>
        </w:rPr>
        <w:t>7</w:t>
      </w:r>
      <w:del w:id="1477" w:author="Dell" w:date="2026-08-01T14:26:00Z">
        <w:r w:rsidR="00A53E86" w:rsidRPr="007E7D05" w:rsidDel="00A847D9">
          <w:rPr>
            <w:bCs/>
            <w:color w:val="000000" w:themeColor="text1"/>
          </w:rPr>
          <w:delText xml:space="preserve">Figure </w:delText>
        </w:r>
        <w:r w:rsidR="00E91E5C" w:rsidRPr="007E7D05" w:rsidDel="00A847D9">
          <w:rPr>
            <w:bCs/>
            <w:color w:val="000000" w:themeColor="text1"/>
          </w:rPr>
          <w:delText>11</w:delText>
        </w:r>
      </w:del>
      <w:r w:rsidR="00A53E86" w:rsidRPr="007E7D05">
        <w:rPr>
          <w:color w:val="000000" w:themeColor="text1"/>
        </w:rPr>
        <w:t xml:space="preserve"> presents the results of the </w:t>
      </w:r>
      <w:r w:rsidR="00A53E86" w:rsidRPr="007E7D05">
        <w:rPr>
          <w:bCs/>
          <w:color w:val="000000" w:themeColor="text1"/>
        </w:rPr>
        <w:t>ARDL Bounds Test</w:t>
      </w:r>
      <w:r w:rsidR="00A53E86" w:rsidRPr="007E7D05">
        <w:rPr>
          <w:color w:val="000000" w:themeColor="text1"/>
        </w:rPr>
        <w:t xml:space="preserve"> examining the relationship between the</w:t>
      </w:r>
      <w:del w:id="1478" w:author="Dell" w:date="2026-08-01T13:57:00Z">
        <w:r w:rsidR="00A53E86" w:rsidRPr="007E7D05" w:rsidDel="00D60CAF">
          <w:rPr>
            <w:color w:val="000000" w:themeColor="text1"/>
          </w:rPr>
          <w:delText xml:space="preserve"> </w:delText>
        </w:r>
      </w:del>
      <w:r w:rsidR="00CC4EB9" w:rsidRPr="007E7D05">
        <w:rPr>
          <w:bCs/>
          <w:color w:val="000000" w:themeColor="text1"/>
        </w:rPr>
        <w:t xml:space="preserve"> </w:t>
      </w:r>
      <w:r w:rsidR="00A53E86" w:rsidRPr="007E7D05">
        <w:rPr>
          <w:bCs/>
          <w:color w:val="000000" w:themeColor="text1"/>
        </w:rPr>
        <w:t>DTI</w:t>
      </w:r>
      <w:r w:rsidR="00CC4EB9" w:rsidRPr="007E7D05">
        <w:rPr>
          <w:color w:val="000000" w:themeColor="text1"/>
        </w:rPr>
        <w:t xml:space="preserve"> </w:t>
      </w:r>
      <w:r w:rsidR="00A53E86" w:rsidRPr="007E7D05">
        <w:rPr>
          <w:color w:val="000000" w:themeColor="text1"/>
        </w:rPr>
        <w:t xml:space="preserve">and </w:t>
      </w:r>
      <w:r w:rsidR="00A53E86" w:rsidRPr="007E7D05">
        <w:rPr>
          <w:bCs/>
          <w:color w:val="000000" w:themeColor="text1"/>
        </w:rPr>
        <w:t>NBD.</w:t>
      </w:r>
      <w:r w:rsidR="00A52354" w:rsidRPr="007E7D05">
        <w:rPr>
          <w:bCs/>
          <w:color w:val="000000" w:themeColor="text1"/>
        </w:rPr>
        <w:t xml:space="preserve"> </w:t>
      </w:r>
      <w:r w:rsidR="00434A88" w:rsidRPr="007E7D05">
        <w:rPr>
          <w:color w:val="000000" w:themeColor="text1"/>
        </w:rPr>
        <w:t xml:space="preserve">The computed F-statistic for this test is 9.692, which is greater than the upper critical bound of 4.812 at the </w:t>
      </w:r>
      <w:r w:rsidR="00A52354" w:rsidRPr="007E7D05">
        <w:rPr>
          <w:color w:val="000000" w:themeColor="text1"/>
        </w:rPr>
        <w:t>5% significance level</w:t>
      </w:r>
      <w:r w:rsidR="00434A88" w:rsidRPr="007E7D05">
        <w:rPr>
          <w:color w:val="000000" w:themeColor="text1"/>
        </w:rPr>
        <w:t xml:space="preserve">. Therefore, the null hypothesis of no </w:t>
      </w:r>
      <w:proofErr w:type="spellStart"/>
      <w:r w:rsidR="00434A88" w:rsidRPr="007E7D05">
        <w:rPr>
          <w:color w:val="000000" w:themeColor="text1"/>
        </w:rPr>
        <w:t>cointegration</w:t>
      </w:r>
      <w:proofErr w:type="spellEnd"/>
      <w:r w:rsidR="00434A88" w:rsidRPr="007E7D05">
        <w:rPr>
          <w:color w:val="000000" w:themeColor="text1"/>
        </w:rPr>
        <w:t xml:space="preserve"> is rejected, </w:t>
      </w:r>
      <w:r w:rsidR="00A52354" w:rsidRPr="007E7D05">
        <w:rPr>
          <w:color w:val="000000" w:themeColor="text1"/>
        </w:rPr>
        <w:t xml:space="preserve">indicating the existence of </w:t>
      </w:r>
      <w:r w:rsidR="00434A88" w:rsidRPr="007E7D05">
        <w:rPr>
          <w:color w:val="000000" w:themeColor="text1"/>
        </w:rPr>
        <w:t xml:space="preserve">a long-run equilibrium relationship between digital transformation and entrepreneurial development in Nepal. In addition, the </w:t>
      </w:r>
      <w:r w:rsidR="00A52354" w:rsidRPr="007E7D05">
        <w:rPr>
          <w:color w:val="000000" w:themeColor="text1"/>
        </w:rPr>
        <w:t xml:space="preserve">upper and lower bound p-values </w:t>
      </w:r>
      <w:r w:rsidR="00434A88" w:rsidRPr="007E7D05">
        <w:rPr>
          <w:color w:val="000000" w:themeColor="text1"/>
        </w:rPr>
        <w:t xml:space="preserve">also confirm this. However, since the ARDL model is estimated using 11 years of data, the long-run relationship </w:t>
      </w:r>
      <w:r w:rsidR="00A52354" w:rsidRPr="007E7D05">
        <w:rPr>
          <w:color w:val="000000" w:themeColor="text1"/>
        </w:rPr>
        <w:t>should be interpreted with caution</w:t>
      </w:r>
      <w:r w:rsidR="00434A88" w:rsidRPr="007E7D05">
        <w:rPr>
          <w:color w:val="000000" w:themeColor="text1"/>
        </w:rPr>
        <w:t xml:space="preserve">. Therefore, the long-run estimates </w:t>
      </w:r>
      <w:r w:rsidR="00A52354" w:rsidRPr="007E7D05">
        <w:rPr>
          <w:color w:val="000000" w:themeColor="text1"/>
        </w:rPr>
        <w:t xml:space="preserve">obtained from </w:t>
      </w:r>
      <w:r w:rsidR="00434A88" w:rsidRPr="007E7D05">
        <w:rPr>
          <w:color w:val="000000" w:themeColor="text1"/>
        </w:rPr>
        <w:t xml:space="preserve">the Error Correction Model (UECM) are considered as merely illustrative while the estimates derived through </w:t>
      </w:r>
      <w:r w:rsidR="00A52354" w:rsidRPr="007E7D05">
        <w:rPr>
          <w:color w:val="000000" w:themeColor="text1"/>
        </w:rPr>
        <w:t xml:space="preserve">first-differenced OLS model </w:t>
      </w:r>
      <w:r w:rsidR="00434A88" w:rsidRPr="007E7D05">
        <w:rPr>
          <w:color w:val="000000" w:themeColor="text1"/>
        </w:rPr>
        <w:t xml:space="preserve">are </w:t>
      </w:r>
      <w:r w:rsidR="00A52354" w:rsidRPr="007E7D05">
        <w:rPr>
          <w:color w:val="000000" w:themeColor="text1"/>
        </w:rPr>
        <w:t>considered the primary findings of this study</w:t>
      </w:r>
      <w:r w:rsidR="00434A88" w:rsidRPr="007E7D05">
        <w:rPr>
          <w:color w:val="000000" w:themeColor="text1"/>
        </w:rPr>
        <w:t>.</w:t>
      </w:r>
    </w:p>
    <w:p w14:paraId="688D4471" w14:textId="77777777" w:rsidR="00C57231" w:rsidRPr="007E7D05" w:rsidRDefault="00C57231" w:rsidP="00974BFE">
      <w:pPr>
        <w:jc w:val="both"/>
        <w:rPr>
          <w:rFonts w:cstheme="minorHAnsi"/>
          <w:b/>
          <w:bCs/>
          <w:color w:val="000000" w:themeColor="text1"/>
        </w:rPr>
      </w:pPr>
    </w:p>
    <w:p w14:paraId="0E8785E2" w14:textId="77777777" w:rsidR="00434A88" w:rsidRPr="007E7D05" w:rsidRDefault="00434A88" w:rsidP="00974BFE">
      <w:pPr>
        <w:jc w:val="both"/>
        <w:rPr>
          <w:rFonts w:cstheme="minorHAnsi"/>
          <w:b/>
          <w:bCs/>
          <w:color w:val="000000" w:themeColor="text1"/>
        </w:rPr>
      </w:pPr>
      <w:r w:rsidRPr="007E7D05">
        <w:rPr>
          <w:rFonts w:cstheme="minorHAnsi"/>
          <w:b/>
          <w:bCs/>
          <w:color w:val="000000" w:themeColor="text1"/>
        </w:rPr>
        <w:t>4.9 Short-Run and Long-Run UECM Results</w:t>
      </w:r>
    </w:p>
    <w:p w14:paraId="6A643D9D" w14:textId="77777777" w:rsidR="00A847D9" w:rsidRPr="007E7D05" w:rsidRDefault="00882756" w:rsidP="00C57231">
      <w:pPr>
        <w:keepNext/>
        <w:jc w:val="both"/>
        <w:rPr>
          <w:ins w:id="1479" w:author="Dell" w:date="2026-08-01T14:30:00Z"/>
          <w:color w:val="000000" w:themeColor="text1"/>
        </w:rPr>
      </w:pPr>
      <w:r w:rsidRPr="007E7D05">
        <w:rPr>
          <w:color w:val="000000" w:themeColor="text1"/>
        </w:rPr>
        <w:t xml:space="preserve">     </w:t>
      </w:r>
      <w:del w:id="1480" w:author="Dell" w:date="2026-08-01T14:30:00Z">
        <w:r w:rsidR="00C57231" w:rsidRPr="007E7D05" w:rsidDel="00A847D9">
          <w:rPr>
            <w:rFonts w:cstheme="minorHAnsi"/>
            <w:b/>
            <w:bCs/>
            <w:noProof/>
            <w:color w:val="000000" w:themeColor="text1"/>
          </w:rPr>
          <w:drawing>
            <wp:inline distT="0" distB="0" distL="0" distR="0" wp14:anchorId="2BB8E9DE" wp14:editId="749B4111">
              <wp:extent cx="5839640" cy="2267266"/>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9640" cy="2267266"/>
                      </a:xfrm>
                      <a:prstGeom prst="rect">
                        <a:avLst/>
                      </a:prstGeom>
                    </pic:spPr>
                  </pic:pic>
                </a:graphicData>
              </a:graphic>
            </wp:inline>
          </w:drawing>
        </w:r>
      </w:del>
    </w:p>
    <w:p w14:paraId="25EFB1A4" w14:textId="7908B43C" w:rsidR="00A847D9" w:rsidRPr="007E7D05" w:rsidRDefault="00A847D9" w:rsidP="00A847D9">
      <w:pPr>
        <w:pStyle w:val="Caption"/>
        <w:keepNext/>
        <w:jc w:val="center"/>
        <w:rPr>
          <w:ins w:id="1481" w:author="Dell" w:date="2026-08-01T14:31:00Z"/>
          <w:b/>
          <w:i w:val="0"/>
          <w:color w:val="000000" w:themeColor="text1"/>
          <w:sz w:val="22"/>
          <w:szCs w:val="22"/>
          <w:rPrChange w:id="1482" w:author="Dell" w:date="2026-08-01T14:35:00Z">
            <w:rPr>
              <w:ins w:id="1483" w:author="Dell" w:date="2026-08-01T14:31:00Z"/>
            </w:rPr>
          </w:rPrChange>
        </w:rPr>
        <w:pPrChange w:id="1484" w:author="Dell" w:date="2026-08-01T14:31:00Z">
          <w:pPr/>
        </w:pPrChange>
      </w:pPr>
      <w:ins w:id="1485" w:author="Dell" w:date="2026-08-01T14:31:00Z">
        <w:r w:rsidRPr="007E7D05">
          <w:rPr>
            <w:b/>
            <w:i w:val="0"/>
            <w:color w:val="000000" w:themeColor="text1"/>
            <w:sz w:val="22"/>
            <w:szCs w:val="22"/>
            <w:rPrChange w:id="1486" w:author="Dell" w:date="2026-08-01T14:31:00Z">
              <w:rPr/>
            </w:rPrChange>
          </w:rPr>
          <w:t>Table</w:t>
        </w:r>
      </w:ins>
      <w:r w:rsidR="00DD3DD3">
        <w:rPr>
          <w:b/>
          <w:i w:val="0"/>
          <w:color w:val="000000" w:themeColor="text1"/>
          <w:sz w:val="22"/>
          <w:szCs w:val="22"/>
        </w:rPr>
        <w:t xml:space="preserve"> 8</w:t>
      </w:r>
      <w:ins w:id="1487" w:author="Dell" w:date="2026-08-01T14:31:00Z">
        <w:r w:rsidRPr="007E7D05">
          <w:rPr>
            <w:b/>
            <w:i w:val="0"/>
            <w:color w:val="000000" w:themeColor="text1"/>
            <w:sz w:val="22"/>
            <w:szCs w:val="22"/>
            <w:rPrChange w:id="1488" w:author="Dell" w:date="2026-08-01T14:31:00Z">
              <w:rPr/>
            </w:rPrChange>
          </w:rPr>
          <w:t>:</w:t>
        </w:r>
        <w:r w:rsidRPr="007E7D05">
          <w:rPr>
            <w:b/>
            <w:i w:val="0"/>
            <w:color w:val="000000" w:themeColor="text1"/>
            <w:sz w:val="22"/>
            <w:szCs w:val="22"/>
            <w:rPrChange w:id="1489" w:author="Dell" w:date="2026-08-01T14:31:00Z">
              <w:rPr>
                <w:b/>
                <w:i/>
                <w:color w:val="000000" w:themeColor="text1"/>
              </w:rPr>
            </w:rPrChange>
          </w:rPr>
          <w:t xml:space="preserve"> </w:t>
        </w:r>
      </w:ins>
      <w:ins w:id="1490" w:author="Dell" w:date="2026-08-01T14:35:00Z">
        <w:r w:rsidRPr="007E7D05">
          <w:rPr>
            <w:b/>
            <w:i w:val="0"/>
            <w:color w:val="000000" w:themeColor="text1"/>
            <w:sz w:val="22"/>
            <w:szCs w:val="22"/>
            <w:rPrChange w:id="1491" w:author="Dell" w:date="2026-08-01T14:35:00Z">
              <w:rPr>
                <w:b/>
                <w:i/>
              </w:rPr>
            </w:rPrChange>
          </w:rPr>
          <w:t>Short-Run and Long-Run UECM Results</w:t>
        </w:r>
      </w:ins>
    </w:p>
    <w:tbl>
      <w:tblPr>
        <w:tblStyle w:val="TableGrid"/>
        <w:tblW w:w="7926" w:type="dxa"/>
        <w:tblLook w:val="04A0" w:firstRow="1" w:lastRow="0" w:firstColumn="1" w:lastColumn="0" w:noHBand="0" w:noVBand="1"/>
      </w:tblPr>
      <w:tblGrid>
        <w:gridCol w:w="2153"/>
        <w:gridCol w:w="1560"/>
        <w:gridCol w:w="1402"/>
        <w:gridCol w:w="1449"/>
        <w:gridCol w:w="1362"/>
        <w:tblGridChange w:id="1492">
          <w:tblGrid>
            <w:gridCol w:w="2153"/>
            <w:gridCol w:w="1560"/>
            <w:gridCol w:w="1402"/>
            <w:gridCol w:w="1449"/>
            <w:gridCol w:w="1362"/>
          </w:tblGrid>
        </w:tblGridChange>
      </w:tblGrid>
      <w:tr w:rsidR="007E7D05" w:rsidRPr="007E7D05" w14:paraId="45092519" w14:textId="77777777" w:rsidTr="00A847D9">
        <w:trPr>
          <w:trHeight w:val="309"/>
          <w:ins w:id="1493" w:author="Dell" w:date="2026-08-01T14:30:00Z"/>
        </w:trPr>
        <w:tc>
          <w:tcPr>
            <w:tcW w:w="0" w:type="auto"/>
            <w:hideMark/>
          </w:tcPr>
          <w:p w14:paraId="229CA872" w14:textId="77777777" w:rsidR="00A847D9" w:rsidRPr="007E7D05" w:rsidRDefault="00A847D9" w:rsidP="00A847D9">
            <w:pPr>
              <w:keepNext/>
              <w:spacing w:after="160" w:line="259" w:lineRule="auto"/>
              <w:jc w:val="both"/>
              <w:rPr>
                <w:ins w:id="1494" w:author="Dell" w:date="2026-08-01T14:30:00Z"/>
                <w:b/>
                <w:bCs/>
                <w:color w:val="000000" w:themeColor="text1"/>
              </w:rPr>
            </w:pPr>
            <w:ins w:id="1495" w:author="Dell" w:date="2026-08-01T14:30:00Z">
              <w:r w:rsidRPr="007E7D05">
                <w:rPr>
                  <w:b/>
                  <w:bCs/>
                  <w:color w:val="000000" w:themeColor="text1"/>
                </w:rPr>
                <w:t>Variable</w:t>
              </w:r>
            </w:ins>
          </w:p>
        </w:tc>
        <w:tc>
          <w:tcPr>
            <w:tcW w:w="0" w:type="auto"/>
            <w:hideMark/>
          </w:tcPr>
          <w:p w14:paraId="6EF6F348" w14:textId="77777777" w:rsidR="00A847D9" w:rsidRPr="007E7D05" w:rsidRDefault="00A847D9" w:rsidP="00A847D9">
            <w:pPr>
              <w:keepNext/>
              <w:spacing w:after="160" w:line="259" w:lineRule="auto"/>
              <w:jc w:val="both"/>
              <w:rPr>
                <w:ins w:id="1496" w:author="Dell" w:date="2026-08-01T14:30:00Z"/>
                <w:b/>
                <w:bCs/>
                <w:color w:val="000000" w:themeColor="text1"/>
              </w:rPr>
            </w:pPr>
            <w:ins w:id="1497" w:author="Dell" w:date="2026-08-01T14:30:00Z">
              <w:r w:rsidRPr="007E7D05">
                <w:rPr>
                  <w:b/>
                  <w:bCs/>
                  <w:color w:val="000000" w:themeColor="text1"/>
                </w:rPr>
                <w:t>Coefficient</w:t>
              </w:r>
            </w:ins>
          </w:p>
        </w:tc>
        <w:tc>
          <w:tcPr>
            <w:tcW w:w="0" w:type="auto"/>
            <w:hideMark/>
          </w:tcPr>
          <w:p w14:paraId="12DFF124" w14:textId="77777777" w:rsidR="00A847D9" w:rsidRPr="007E7D05" w:rsidRDefault="00A847D9" w:rsidP="00A847D9">
            <w:pPr>
              <w:keepNext/>
              <w:spacing w:after="160" w:line="259" w:lineRule="auto"/>
              <w:jc w:val="both"/>
              <w:rPr>
                <w:ins w:id="1498" w:author="Dell" w:date="2026-08-01T14:30:00Z"/>
                <w:b/>
                <w:bCs/>
                <w:color w:val="000000" w:themeColor="text1"/>
              </w:rPr>
            </w:pPr>
            <w:ins w:id="1499" w:author="Dell" w:date="2026-08-01T14:30:00Z">
              <w:r w:rsidRPr="007E7D05">
                <w:rPr>
                  <w:b/>
                  <w:bCs/>
                  <w:color w:val="000000" w:themeColor="text1"/>
                </w:rPr>
                <w:t>Std. Error</w:t>
              </w:r>
            </w:ins>
          </w:p>
        </w:tc>
        <w:tc>
          <w:tcPr>
            <w:tcW w:w="0" w:type="auto"/>
            <w:hideMark/>
          </w:tcPr>
          <w:p w14:paraId="3432BFC8" w14:textId="77777777" w:rsidR="00A847D9" w:rsidRPr="007E7D05" w:rsidRDefault="00A847D9" w:rsidP="00A847D9">
            <w:pPr>
              <w:keepNext/>
              <w:spacing w:after="160" w:line="259" w:lineRule="auto"/>
              <w:jc w:val="both"/>
              <w:rPr>
                <w:ins w:id="1500" w:author="Dell" w:date="2026-08-01T14:30:00Z"/>
                <w:b/>
                <w:bCs/>
                <w:color w:val="000000" w:themeColor="text1"/>
              </w:rPr>
            </w:pPr>
            <w:ins w:id="1501" w:author="Dell" w:date="2026-08-01T14:30:00Z">
              <w:r w:rsidRPr="007E7D05">
                <w:rPr>
                  <w:b/>
                  <w:bCs/>
                  <w:color w:val="000000" w:themeColor="text1"/>
                </w:rPr>
                <w:t>t-Statistic</w:t>
              </w:r>
            </w:ins>
          </w:p>
        </w:tc>
        <w:tc>
          <w:tcPr>
            <w:tcW w:w="0" w:type="auto"/>
            <w:hideMark/>
          </w:tcPr>
          <w:p w14:paraId="19F41CFF" w14:textId="77777777" w:rsidR="00A847D9" w:rsidRPr="007E7D05" w:rsidRDefault="00A847D9" w:rsidP="00A847D9">
            <w:pPr>
              <w:keepNext/>
              <w:spacing w:after="160" w:line="259" w:lineRule="auto"/>
              <w:jc w:val="both"/>
              <w:rPr>
                <w:ins w:id="1502" w:author="Dell" w:date="2026-08-01T14:30:00Z"/>
                <w:b/>
                <w:bCs/>
                <w:color w:val="000000" w:themeColor="text1"/>
              </w:rPr>
            </w:pPr>
            <w:ins w:id="1503" w:author="Dell" w:date="2026-08-01T14:30:00Z">
              <w:r w:rsidRPr="007E7D05">
                <w:rPr>
                  <w:b/>
                  <w:bCs/>
                  <w:color w:val="000000" w:themeColor="text1"/>
                </w:rPr>
                <w:t>p-value</w:t>
              </w:r>
            </w:ins>
          </w:p>
        </w:tc>
      </w:tr>
      <w:tr w:rsidR="007E7D05" w:rsidRPr="007E7D05" w14:paraId="677961A1" w14:textId="77777777" w:rsidTr="007E7D05">
        <w:trPr>
          <w:trHeight w:val="299"/>
          <w:ins w:id="1504" w:author="Dell" w:date="2026-08-01T14:34:00Z"/>
        </w:trPr>
        <w:tc>
          <w:tcPr>
            <w:tcW w:w="0" w:type="auto"/>
            <w:gridSpan w:val="5"/>
          </w:tcPr>
          <w:p w14:paraId="7A1735D7" w14:textId="452B2E1A" w:rsidR="00A847D9" w:rsidRPr="007E7D05" w:rsidRDefault="00A847D9" w:rsidP="00A847D9">
            <w:pPr>
              <w:keepNext/>
              <w:jc w:val="both"/>
              <w:rPr>
                <w:ins w:id="1505" w:author="Dell" w:date="2026-08-01T14:34:00Z"/>
                <w:b/>
                <w:color w:val="000000" w:themeColor="text1"/>
                <w:rPrChange w:id="1506" w:author="Dell" w:date="2026-08-01T14:34:00Z">
                  <w:rPr>
                    <w:ins w:id="1507" w:author="Dell" w:date="2026-08-01T14:34:00Z"/>
                  </w:rPr>
                </w:rPrChange>
              </w:rPr>
            </w:pPr>
            <w:ins w:id="1508" w:author="Dell" w:date="2026-08-01T14:34:00Z">
              <w:r w:rsidRPr="007E7D05">
                <w:rPr>
                  <w:b/>
                  <w:color w:val="000000" w:themeColor="text1"/>
                  <w:rPrChange w:id="1509" w:author="Dell" w:date="2026-08-01T14:34:00Z">
                    <w:rPr/>
                  </w:rPrChange>
                </w:rPr>
                <w:t>Short-Run Coefficients</w:t>
              </w:r>
            </w:ins>
          </w:p>
        </w:tc>
      </w:tr>
      <w:tr w:rsidR="007E7D05" w:rsidRPr="007E7D05" w14:paraId="0CF7BFD8" w14:textId="77777777" w:rsidTr="00A847D9">
        <w:trPr>
          <w:trHeight w:val="299"/>
          <w:ins w:id="1510" w:author="Dell" w:date="2026-08-01T14:30:00Z"/>
        </w:trPr>
        <w:tc>
          <w:tcPr>
            <w:tcW w:w="0" w:type="auto"/>
            <w:hideMark/>
          </w:tcPr>
          <w:p w14:paraId="0AE10E58" w14:textId="45C4D2DE" w:rsidR="00A847D9" w:rsidRPr="007E7D05" w:rsidRDefault="00A847D9" w:rsidP="00A847D9">
            <w:pPr>
              <w:keepNext/>
              <w:spacing w:after="160" w:line="259" w:lineRule="auto"/>
              <w:jc w:val="both"/>
              <w:rPr>
                <w:ins w:id="1511" w:author="Dell" w:date="2026-08-01T14:30:00Z"/>
                <w:color w:val="000000" w:themeColor="text1"/>
              </w:rPr>
            </w:pPr>
            <w:ins w:id="1512" w:author="Dell" w:date="2026-08-01T14:30:00Z">
              <w:r w:rsidRPr="007E7D05">
                <w:rPr>
                  <w:color w:val="000000" w:themeColor="text1"/>
                </w:rPr>
                <w:t>ΔDTI</w:t>
              </w:r>
            </w:ins>
            <w:ins w:id="1513" w:author="Dell" w:date="2026-08-01T14:32:00Z">
              <w:r w:rsidRPr="007E7D05">
                <w:rPr>
                  <w:color w:val="000000" w:themeColor="text1"/>
                </w:rPr>
                <w:t xml:space="preserve"> (short-run)</w:t>
              </w:r>
            </w:ins>
          </w:p>
        </w:tc>
        <w:tc>
          <w:tcPr>
            <w:tcW w:w="0" w:type="auto"/>
            <w:hideMark/>
          </w:tcPr>
          <w:p w14:paraId="76F00CC6" w14:textId="77777777" w:rsidR="00A847D9" w:rsidRPr="007E7D05" w:rsidRDefault="00A847D9" w:rsidP="00A847D9">
            <w:pPr>
              <w:keepNext/>
              <w:spacing w:after="160" w:line="259" w:lineRule="auto"/>
              <w:jc w:val="both"/>
              <w:rPr>
                <w:ins w:id="1514" w:author="Dell" w:date="2026-08-01T14:30:00Z"/>
                <w:color w:val="000000" w:themeColor="text1"/>
              </w:rPr>
            </w:pPr>
            <w:ins w:id="1515" w:author="Dell" w:date="2026-08-01T14:30:00Z">
              <w:r w:rsidRPr="007E7D05">
                <w:rPr>
                  <w:color w:val="000000" w:themeColor="text1"/>
                </w:rPr>
                <w:t>0.609432</w:t>
              </w:r>
            </w:ins>
          </w:p>
        </w:tc>
        <w:tc>
          <w:tcPr>
            <w:tcW w:w="0" w:type="auto"/>
            <w:hideMark/>
          </w:tcPr>
          <w:p w14:paraId="7226FAB8" w14:textId="77777777" w:rsidR="00A847D9" w:rsidRPr="007E7D05" w:rsidRDefault="00A847D9" w:rsidP="00A847D9">
            <w:pPr>
              <w:keepNext/>
              <w:spacing w:after="160" w:line="259" w:lineRule="auto"/>
              <w:jc w:val="both"/>
              <w:rPr>
                <w:ins w:id="1516" w:author="Dell" w:date="2026-08-01T14:30:00Z"/>
                <w:color w:val="000000" w:themeColor="text1"/>
              </w:rPr>
            </w:pPr>
            <w:ins w:id="1517" w:author="Dell" w:date="2026-08-01T14:30:00Z">
              <w:r w:rsidRPr="007E7D05">
                <w:rPr>
                  <w:color w:val="000000" w:themeColor="text1"/>
                </w:rPr>
                <w:t>0.251922</w:t>
              </w:r>
            </w:ins>
          </w:p>
        </w:tc>
        <w:tc>
          <w:tcPr>
            <w:tcW w:w="0" w:type="auto"/>
            <w:hideMark/>
          </w:tcPr>
          <w:p w14:paraId="5C6D492C" w14:textId="77777777" w:rsidR="00A847D9" w:rsidRPr="007E7D05" w:rsidRDefault="00A847D9" w:rsidP="00A847D9">
            <w:pPr>
              <w:keepNext/>
              <w:spacing w:after="160" w:line="259" w:lineRule="auto"/>
              <w:jc w:val="both"/>
              <w:rPr>
                <w:ins w:id="1518" w:author="Dell" w:date="2026-08-01T14:30:00Z"/>
                <w:color w:val="000000" w:themeColor="text1"/>
              </w:rPr>
            </w:pPr>
            <w:ins w:id="1519" w:author="Dell" w:date="2026-08-01T14:30:00Z">
              <w:r w:rsidRPr="007E7D05">
                <w:rPr>
                  <w:color w:val="000000" w:themeColor="text1"/>
                </w:rPr>
                <w:t>2.419131</w:t>
              </w:r>
            </w:ins>
          </w:p>
        </w:tc>
        <w:tc>
          <w:tcPr>
            <w:tcW w:w="0" w:type="auto"/>
            <w:hideMark/>
          </w:tcPr>
          <w:p w14:paraId="679CFF37" w14:textId="77777777" w:rsidR="00A847D9" w:rsidRPr="007E7D05" w:rsidRDefault="00A847D9" w:rsidP="00A847D9">
            <w:pPr>
              <w:keepNext/>
              <w:spacing w:after="160" w:line="259" w:lineRule="auto"/>
              <w:jc w:val="both"/>
              <w:rPr>
                <w:ins w:id="1520" w:author="Dell" w:date="2026-08-01T14:30:00Z"/>
                <w:color w:val="000000" w:themeColor="text1"/>
              </w:rPr>
            </w:pPr>
            <w:ins w:id="1521" w:author="Dell" w:date="2026-08-01T14:30:00Z">
              <w:r w:rsidRPr="007E7D05">
                <w:rPr>
                  <w:color w:val="000000" w:themeColor="text1"/>
                </w:rPr>
                <w:t>0.051924</w:t>
              </w:r>
            </w:ins>
          </w:p>
        </w:tc>
      </w:tr>
      <w:tr w:rsidR="007E7D05" w:rsidRPr="007E7D05" w14:paraId="5B2162B2" w14:textId="77777777" w:rsidTr="007E7D05">
        <w:trPr>
          <w:ins w:id="1522" w:author="Dell" w:date="2026-08-01T14:32:00Z"/>
        </w:trPr>
        <w:tc>
          <w:tcPr>
            <w:tcW w:w="0" w:type="auto"/>
            <w:gridSpan w:val="5"/>
          </w:tcPr>
          <w:p w14:paraId="14D56F74" w14:textId="0E46BEA7" w:rsidR="00A847D9" w:rsidRPr="007E7D05" w:rsidRDefault="00A847D9" w:rsidP="00A847D9">
            <w:pPr>
              <w:keepNext/>
              <w:jc w:val="both"/>
              <w:rPr>
                <w:ins w:id="1523" w:author="Dell" w:date="2026-08-01T14:32:00Z"/>
                <w:b/>
                <w:color w:val="000000" w:themeColor="text1"/>
                <w:rPrChange w:id="1524" w:author="Dell" w:date="2026-08-01T14:34:00Z">
                  <w:rPr>
                    <w:ins w:id="1525" w:author="Dell" w:date="2026-08-01T14:32:00Z"/>
                  </w:rPr>
                </w:rPrChange>
              </w:rPr>
            </w:pPr>
            <w:ins w:id="1526" w:author="Dell" w:date="2026-08-01T14:33:00Z">
              <w:r w:rsidRPr="007E7D05">
                <w:rPr>
                  <w:b/>
                  <w:color w:val="000000" w:themeColor="text1"/>
                  <w:rPrChange w:id="1527" w:author="Dell" w:date="2026-08-01T14:34:00Z">
                    <w:rPr/>
                  </w:rPrChange>
                </w:rPr>
                <w:t>Error Correction Model (ECM) / Long-Run Coefficients</w:t>
              </w:r>
            </w:ins>
          </w:p>
        </w:tc>
      </w:tr>
      <w:tr w:rsidR="007E7D05" w:rsidRPr="007E7D05" w14:paraId="26327BAE" w14:textId="77777777" w:rsidTr="00A847D9">
        <w:trPr>
          <w:ins w:id="1528" w:author="Dell" w:date="2026-08-01T14:31:00Z"/>
        </w:trPr>
        <w:tc>
          <w:tcPr>
            <w:tcW w:w="0" w:type="auto"/>
            <w:hideMark/>
          </w:tcPr>
          <w:p w14:paraId="73CDFDB3" w14:textId="77777777" w:rsidR="00A847D9" w:rsidRPr="007E7D05" w:rsidRDefault="00A847D9" w:rsidP="00A847D9">
            <w:pPr>
              <w:keepNext/>
              <w:spacing w:after="160" w:line="259" w:lineRule="auto"/>
              <w:jc w:val="both"/>
              <w:rPr>
                <w:ins w:id="1529" w:author="Dell" w:date="2026-08-01T14:31:00Z"/>
                <w:color w:val="000000" w:themeColor="text1"/>
              </w:rPr>
            </w:pPr>
            <w:ins w:id="1530" w:author="Dell" w:date="2026-08-01T14:31:00Z">
              <w:r w:rsidRPr="007E7D05">
                <w:rPr>
                  <w:color w:val="000000" w:themeColor="text1"/>
                </w:rPr>
                <w:t>Constant</w:t>
              </w:r>
            </w:ins>
          </w:p>
        </w:tc>
        <w:tc>
          <w:tcPr>
            <w:tcW w:w="0" w:type="auto"/>
            <w:hideMark/>
          </w:tcPr>
          <w:p w14:paraId="408AA5FA" w14:textId="77777777" w:rsidR="00A847D9" w:rsidRPr="007E7D05" w:rsidRDefault="00A847D9" w:rsidP="00A847D9">
            <w:pPr>
              <w:keepNext/>
              <w:spacing w:after="160" w:line="259" w:lineRule="auto"/>
              <w:jc w:val="both"/>
              <w:rPr>
                <w:ins w:id="1531" w:author="Dell" w:date="2026-08-01T14:31:00Z"/>
                <w:color w:val="000000" w:themeColor="text1"/>
              </w:rPr>
            </w:pPr>
            <w:ins w:id="1532" w:author="Dell" w:date="2026-08-01T14:31:00Z">
              <w:r w:rsidRPr="007E7D05">
                <w:rPr>
                  <w:color w:val="000000" w:themeColor="text1"/>
                </w:rPr>
                <w:t>1.590870</w:t>
              </w:r>
            </w:ins>
          </w:p>
        </w:tc>
        <w:tc>
          <w:tcPr>
            <w:tcW w:w="0" w:type="auto"/>
            <w:hideMark/>
          </w:tcPr>
          <w:p w14:paraId="220E3BAB" w14:textId="77777777" w:rsidR="00A847D9" w:rsidRPr="007E7D05" w:rsidRDefault="00A847D9" w:rsidP="00A847D9">
            <w:pPr>
              <w:keepNext/>
              <w:spacing w:after="160" w:line="259" w:lineRule="auto"/>
              <w:jc w:val="both"/>
              <w:rPr>
                <w:ins w:id="1533" w:author="Dell" w:date="2026-08-01T14:31:00Z"/>
                <w:color w:val="000000" w:themeColor="text1"/>
              </w:rPr>
            </w:pPr>
            <w:ins w:id="1534" w:author="Dell" w:date="2026-08-01T14:31:00Z">
              <w:r w:rsidRPr="007E7D05">
                <w:rPr>
                  <w:color w:val="000000" w:themeColor="text1"/>
                </w:rPr>
                <w:t>0.362522</w:t>
              </w:r>
            </w:ins>
          </w:p>
        </w:tc>
        <w:tc>
          <w:tcPr>
            <w:tcW w:w="0" w:type="auto"/>
            <w:hideMark/>
          </w:tcPr>
          <w:p w14:paraId="1713CC6A" w14:textId="77777777" w:rsidR="00A847D9" w:rsidRPr="007E7D05" w:rsidRDefault="00A847D9" w:rsidP="00A847D9">
            <w:pPr>
              <w:keepNext/>
              <w:spacing w:after="160" w:line="259" w:lineRule="auto"/>
              <w:jc w:val="both"/>
              <w:rPr>
                <w:ins w:id="1535" w:author="Dell" w:date="2026-08-01T14:31:00Z"/>
                <w:color w:val="000000" w:themeColor="text1"/>
              </w:rPr>
            </w:pPr>
            <w:ins w:id="1536" w:author="Dell" w:date="2026-08-01T14:31:00Z">
              <w:r w:rsidRPr="007E7D05">
                <w:rPr>
                  <w:color w:val="000000" w:themeColor="text1"/>
                </w:rPr>
                <w:t>4.388343</w:t>
              </w:r>
            </w:ins>
          </w:p>
        </w:tc>
        <w:tc>
          <w:tcPr>
            <w:tcW w:w="0" w:type="auto"/>
            <w:hideMark/>
          </w:tcPr>
          <w:p w14:paraId="6D95C84F" w14:textId="77777777" w:rsidR="00A847D9" w:rsidRPr="007E7D05" w:rsidRDefault="00A847D9" w:rsidP="00A847D9">
            <w:pPr>
              <w:keepNext/>
              <w:spacing w:after="160" w:line="259" w:lineRule="auto"/>
              <w:jc w:val="both"/>
              <w:rPr>
                <w:ins w:id="1537" w:author="Dell" w:date="2026-08-01T14:31:00Z"/>
                <w:color w:val="000000" w:themeColor="text1"/>
              </w:rPr>
            </w:pPr>
            <w:ins w:id="1538" w:author="Dell" w:date="2026-08-01T14:31:00Z">
              <w:r w:rsidRPr="007E7D05">
                <w:rPr>
                  <w:color w:val="000000" w:themeColor="text1"/>
                </w:rPr>
                <w:t>0.004626</w:t>
              </w:r>
            </w:ins>
          </w:p>
        </w:tc>
      </w:tr>
      <w:tr w:rsidR="007E7D05" w:rsidRPr="007E7D05" w14:paraId="49FC76A5" w14:textId="77777777" w:rsidTr="00A847D9">
        <w:trPr>
          <w:ins w:id="1539" w:author="Dell" w:date="2026-08-01T14:31:00Z"/>
        </w:trPr>
        <w:tc>
          <w:tcPr>
            <w:tcW w:w="0" w:type="auto"/>
            <w:hideMark/>
          </w:tcPr>
          <w:p w14:paraId="79BF9B26" w14:textId="77777777" w:rsidR="00A847D9" w:rsidRPr="007E7D05" w:rsidRDefault="00A847D9" w:rsidP="00A847D9">
            <w:pPr>
              <w:keepNext/>
              <w:spacing w:after="160" w:line="259" w:lineRule="auto"/>
              <w:jc w:val="both"/>
              <w:rPr>
                <w:ins w:id="1540" w:author="Dell" w:date="2026-08-01T14:31:00Z"/>
                <w:color w:val="000000" w:themeColor="text1"/>
              </w:rPr>
            </w:pPr>
            <w:ins w:id="1541" w:author="Dell" w:date="2026-08-01T14:31:00Z">
              <w:r w:rsidRPr="007E7D05">
                <w:rPr>
                  <w:color w:val="000000" w:themeColor="text1"/>
                </w:rPr>
                <w:t>ECT (NBD.L1)</w:t>
              </w:r>
            </w:ins>
          </w:p>
        </w:tc>
        <w:tc>
          <w:tcPr>
            <w:tcW w:w="0" w:type="auto"/>
            <w:hideMark/>
          </w:tcPr>
          <w:p w14:paraId="46AFF1F2" w14:textId="77777777" w:rsidR="00A847D9" w:rsidRPr="007E7D05" w:rsidRDefault="00A847D9" w:rsidP="00A847D9">
            <w:pPr>
              <w:keepNext/>
              <w:spacing w:after="160" w:line="259" w:lineRule="auto"/>
              <w:jc w:val="both"/>
              <w:rPr>
                <w:ins w:id="1542" w:author="Dell" w:date="2026-08-01T14:31:00Z"/>
                <w:color w:val="000000" w:themeColor="text1"/>
              </w:rPr>
            </w:pPr>
            <w:ins w:id="1543" w:author="Dell" w:date="2026-08-01T14:31:00Z">
              <w:r w:rsidRPr="007E7D05">
                <w:rPr>
                  <w:color w:val="000000" w:themeColor="text1"/>
                </w:rPr>
                <w:t>-1.619355</w:t>
              </w:r>
            </w:ins>
          </w:p>
        </w:tc>
        <w:tc>
          <w:tcPr>
            <w:tcW w:w="0" w:type="auto"/>
            <w:hideMark/>
          </w:tcPr>
          <w:p w14:paraId="66E1B58A" w14:textId="77777777" w:rsidR="00A847D9" w:rsidRPr="007E7D05" w:rsidRDefault="00A847D9" w:rsidP="00A847D9">
            <w:pPr>
              <w:keepNext/>
              <w:spacing w:after="160" w:line="259" w:lineRule="auto"/>
              <w:jc w:val="both"/>
              <w:rPr>
                <w:ins w:id="1544" w:author="Dell" w:date="2026-08-01T14:31:00Z"/>
                <w:color w:val="000000" w:themeColor="text1"/>
              </w:rPr>
            </w:pPr>
            <w:ins w:id="1545" w:author="Dell" w:date="2026-08-01T14:31:00Z">
              <w:r w:rsidRPr="007E7D05">
                <w:rPr>
                  <w:color w:val="000000" w:themeColor="text1"/>
                </w:rPr>
                <w:t>0.373071</w:t>
              </w:r>
            </w:ins>
          </w:p>
        </w:tc>
        <w:tc>
          <w:tcPr>
            <w:tcW w:w="0" w:type="auto"/>
            <w:hideMark/>
          </w:tcPr>
          <w:p w14:paraId="7BFE6D29" w14:textId="77777777" w:rsidR="00A847D9" w:rsidRPr="007E7D05" w:rsidRDefault="00A847D9" w:rsidP="00A847D9">
            <w:pPr>
              <w:keepNext/>
              <w:spacing w:after="160" w:line="259" w:lineRule="auto"/>
              <w:jc w:val="both"/>
              <w:rPr>
                <w:ins w:id="1546" w:author="Dell" w:date="2026-08-01T14:31:00Z"/>
                <w:color w:val="000000" w:themeColor="text1"/>
              </w:rPr>
            </w:pPr>
            <w:ins w:id="1547" w:author="Dell" w:date="2026-08-01T14:31:00Z">
              <w:r w:rsidRPr="007E7D05">
                <w:rPr>
                  <w:color w:val="000000" w:themeColor="text1"/>
                </w:rPr>
                <w:t>-4.340608</w:t>
              </w:r>
            </w:ins>
          </w:p>
        </w:tc>
        <w:tc>
          <w:tcPr>
            <w:tcW w:w="0" w:type="auto"/>
            <w:hideMark/>
          </w:tcPr>
          <w:p w14:paraId="6AAEABAA" w14:textId="77777777" w:rsidR="00A847D9" w:rsidRPr="007E7D05" w:rsidRDefault="00A847D9" w:rsidP="00A847D9">
            <w:pPr>
              <w:keepNext/>
              <w:spacing w:after="160" w:line="259" w:lineRule="auto"/>
              <w:jc w:val="both"/>
              <w:rPr>
                <w:ins w:id="1548" w:author="Dell" w:date="2026-08-01T14:31:00Z"/>
                <w:color w:val="000000" w:themeColor="text1"/>
              </w:rPr>
            </w:pPr>
            <w:ins w:id="1549" w:author="Dell" w:date="2026-08-01T14:31:00Z">
              <w:r w:rsidRPr="007E7D05">
                <w:rPr>
                  <w:color w:val="000000" w:themeColor="text1"/>
                </w:rPr>
                <w:t>0.004872</w:t>
              </w:r>
            </w:ins>
          </w:p>
        </w:tc>
      </w:tr>
      <w:tr w:rsidR="007E7D05" w:rsidRPr="007E7D05" w14:paraId="71C061CD" w14:textId="77777777" w:rsidTr="00A847D9">
        <w:trPr>
          <w:ins w:id="1550" w:author="Dell" w:date="2026-08-01T14:31:00Z"/>
        </w:trPr>
        <w:tc>
          <w:tcPr>
            <w:tcW w:w="0" w:type="auto"/>
            <w:hideMark/>
          </w:tcPr>
          <w:p w14:paraId="75606244" w14:textId="77777777" w:rsidR="00A847D9" w:rsidRPr="007E7D05" w:rsidRDefault="00A847D9" w:rsidP="00A847D9">
            <w:pPr>
              <w:keepNext/>
              <w:spacing w:after="160" w:line="259" w:lineRule="auto"/>
              <w:jc w:val="both"/>
              <w:rPr>
                <w:ins w:id="1551" w:author="Dell" w:date="2026-08-01T14:31:00Z"/>
                <w:color w:val="000000" w:themeColor="text1"/>
              </w:rPr>
            </w:pPr>
            <w:ins w:id="1552" w:author="Dell" w:date="2026-08-01T14:31:00Z">
              <w:r w:rsidRPr="007E7D05">
                <w:rPr>
                  <w:color w:val="000000" w:themeColor="text1"/>
                </w:rPr>
                <w:t>DTI</w:t>
              </w:r>
            </w:ins>
          </w:p>
        </w:tc>
        <w:tc>
          <w:tcPr>
            <w:tcW w:w="0" w:type="auto"/>
            <w:hideMark/>
          </w:tcPr>
          <w:p w14:paraId="0DA6D21A" w14:textId="77777777" w:rsidR="00A847D9" w:rsidRPr="007E7D05" w:rsidRDefault="00A847D9" w:rsidP="00A847D9">
            <w:pPr>
              <w:keepNext/>
              <w:spacing w:after="160" w:line="259" w:lineRule="auto"/>
              <w:jc w:val="both"/>
              <w:rPr>
                <w:ins w:id="1553" w:author="Dell" w:date="2026-08-01T14:31:00Z"/>
                <w:color w:val="000000" w:themeColor="text1"/>
              </w:rPr>
            </w:pPr>
            <w:ins w:id="1554" w:author="Dell" w:date="2026-08-01T14:31:00Z">
              <w:r w:rsidRPr="007E7D05">
                <w:rPr>
                  <w:color w:val="000000" w:themeColor="text1"/>
                </w:rPr>
                <w:t>0.355494</w:t>
              </w:r>
            </w:ins>
          </w:p>
        </w:tc>
        <w:tc>
          <w:tcPr>
            <w:tcW w:w="0" w:type="auto"/>
            <w:hideMark/>
          </w:tcPr>
          <w:p w14:paraId="53D6EB9D" w14:textId="77777777" w:rsidR="00A847D9" w:rsidRPr="007E7D05" w:rsidRDefault="00A847D9" w:rsidP="00A847D9">
            <w:pPr>
              <w:keepNext/>
              <w:spacing w:after="160" w:line="259" w:lineRule="auto"/>
              <w:jc w:val="both"/>
              <w:rPr>
                <w:ins w:id="1555" w:author="Dell" w:date="2026-08-01T14:31:00Z"/>
                <w:color w:val="000000" w:themeColor="text1"/>
              </w:rPr>
            </w:pPr>
            <w:ins w:id="1556" w:author="Dell" w:date="2026-08-01T14:31:00Z">
              <w:r w:rsidRPr="007E7D05">
                <w:rPr>
                  <w:color w:val="000000" w:themeColor="text1"/>
                </w:rPr>
                <w:t>0.084367</w:t>
              </w:r>
            </w:ins>
          </w:p>
        </w:tc>
        <w:tc>
          <w:tcPr>
            <w:tcW w:w="0" w:type="auto"/>
            <w:hideMark/>
          </w:tcPr>
          <w:p w14:paraId="7719BA67" w14:textId="77777777" w:rsidR="00A847D9" w:rsidRPr="007E7D05" w:rsidRDefault="00A847D9" w:rsidP="00A847D9">
            <w:pPr>
              <w:keepNext/>
              <w:spacing w:after="160" w:line="259" w:lineRule="auto"/>
              <w:jc w:val="both"/>
              <w:rPr>
                <w:ins w:id="1557" w:author="Dell" w:date="2026-08-01T14:31:00Z"/>
                <w:color w:val="000000" w:themeColor="text1"/>
              </w:rPr>
            </w:pPr>
            <w:ins w:id="1558" w:author="Dell" w:date="2026-08-01T14:31:00Z">
              <w:r w:rsidRPr="007E7D05">
                <w:rPr>
                  <w:color w:val="000000" w:themeColor="text1"/>
                </w:rPr>
                <w:t>4.213656</w:t>
              </w:r>
            </w:ins>
          </w:p>
        </w:tc>
        <w:tc>
          <w:tcPr>
            <w:tcW w:w="0" w:type="auto"/>
            <w:hideMark/>
          </w:tcPr>
          <w:p w14:paraId="3110EF7D" w14:textId="77777777" w:rsidR="00A847D9" w:rsidRPr="007E7D05" w:rsidRDefault="00A847D9" w:rsidP="00A847D9">
            <w:pPr>
              <w:keepNext/>
              <w:spacing w:after="160" w:line="259" w:lineRule="auto"/>
              <w:jc w:val="both"/>
              <w:rPr>
                <w:ins w:id="1559" w:author="Dell" w:date="2026-08-01T14:31:00Z"/>
                <w:color w:val="000000" w:themeColor="text1"/>
              </w:rPr>
            </w:pPr>
            <w:ins w:id="1560" w:author="Dell" w:date="2026-08-01T14:31:00Z">
              <w:r w:rsidRPr="007E7D05">
                <w:rPr>
                  <w:color w:val="000000" w:themeColor="text1"/>
                </w:rPr>
                <w:t>0.005600</w:t>
              </w:r>
            </w:ins>
          </w:p>
        </w:tc>
      </w:tr>
    </w:tbl>
    <w:p w14:paraId="0027F8FC" w14:textId="789E0F34" w:rsidR="00C57231" w:rsidRDefault="00C57231" w:rsidP="00974BFE">
      <w:pPr>
        <w:jc w:val="both"/>
        <w:rPr>
          <w:color w:val="000000" w:themeColor="text1"/>
        </w:rPr>
      </w:pPr>
    </w:p>
    <w:p w14:paraId="62BA3540" w14:textId="77777777" w:rsidR="00DD3DD3" w:rsidRPr="007E7D05" w:rsidDel="00A847D9" w:rsidRDefault="00DD3DD3" w:rsidP="00C57231">
      <w:pPr>
        <w:keepNext/>
        <w:jc w:val="both"/>
        <w:rPr>
          <w:del w:id="1561" w:author="Dell" w:date="2026-08-01T14:35:00Z"/>
          <w:color w:val="000000" w:themeColor="text1"/>
        </w:rPr>
      </w:pPr>
    </w:p>
    <w:p w14:paraId="188792C6" w14:textId="4FF0FFBF" w:rsidR="00C57231" w:rsidRPr="007E7D05" w:rsidDel="00A847D9" w:rsidRDefault="00C57231" w:rsidP="00C57231">
      <w:pPr>
        <w:pStyle w:val="Caption"/>
        <w:jc w:val="center"/>
        <w:rPr>
          <w:del w:id="1562" w:author="Dell" w:date="2026-08-01T14:35:00Z"/>
          <w:rFonts w:cstheme="minorHAnsi"/>
          <w:b/>
          <w:bCs/>
          <w:i w:val="0"/>
          <w:color w:val="000000" w:themeColor="text1"/>
          <w:sz w:val="22"/>
          <w:szCs w:val="22"/>
        </w:rPr>
      </w:pPr>
      <w:del w:id="1563" w:author="Dell" w:date="2026-08-01T14:35:00Z">
        <w:r w:rsidRPr="007E7D05" w:rsidDel="00A847D9">
          <w:rPr>
            <w:b/>
            <w:i w:val="0"/>
            <w:color w:val="000000" w:themeColor="text1"/>
            <w:sz w:val="22"/>
            <w:szCs w:val="22"/>
          </w:rPr>
          <w:delText>Figure</w:delText>
        </w:r>
        <w:r w:rsidR="000D06E7" w:rsidRPr="007E7D05" w:rsidDel="00A847D9">
          <w:rPr>
            <w:b/>
            <w:i w:val="0"/>
            <w:color w:val="000000" w:themeColor="text1"/>
            <w:sz w:val="22"/>
            <w:szCs w:val="22"/>
          </w:rPr>
          <w:delText xml:space="preserve"> 1</w:delText>
        </w:r>
        <w:r w:rsidR="00F978E6" w:rsidRPr="007E7D05" w:rsidDel="00A847D9">
          <w:rPr>
            <w:b/>
            <w:i w:val="0"/>
            <w:color w:val="000000" w:themeColor="text1"/>
            <w:sz w:val="22"/>
            <w:szCs w:val="22"/>
          </w:rPr>
          <w:delText>0</w:delText>
        </w:r>
        <w:r w:rsidRPr="007E7D05" w:rsidDel="00A847D9">
          <w:rPr>
            <w:b/>
            <w:i w:val="0"/>
            <w:color w:val="000000" w:themeColor="text1"/>
            <w:sz w:val="22"/>
            <w:szCs w:val="22"/>
          </w:rPr>
          <w:delText>: Short-Run and Long-Run UECM Results</w:delText>
        </w:r>
      </w:del>
    </w:p>
    <w:p w14:paraId="24166464" w14:textId="35D7F3D3" w:rsidR="00C57231" w:rsidRPr="007E7D05" w:rsidDel="00A847D9" w:rsidRDefault="00C57231" w:rsidP="00974BFE">
      <w:pPr>
        <w:jc w:val="both"/>
        <w:rPr>
          <w:del w:id="1564" w:author="Dell" w:date="2026-08-01T14:35:00Z"/>
          <w:rFonts w:cstheme="minorHAnsi"/>
          <w:b/>
          <w:bCs/>
          <w:color w:val="000000" w:themeColor="text1"/>
        </w:rPr>
      </w:pPr>
    </w:p>
    <w:p w14:paraId="0A16037D" w14:textId="53379387" w:rsidR="00434A88" w:rsidRPr="007E7D05" w:rsidRDefault="00DD3DD3" w:rsidP="00974BFE">
      <w:pPr>
        <w:jc w:val="both"/>
        <w:rPr>
          <w:rFonts w:cstheme="minorHAnsi"/>
          <w:bCs/>
          <w:color w:val="000000" w:themeColor="text1"/>
        </w:rPr>
      </w:pPr>
      <w:r>
        <w:rPr>
          <w:rFonts w:cstheme="minorHAnsi"/>
          <w:bCs/>
          <w:color w:val="000000" w:themeColor="text1"/>
        </w:rPr>
        <w:t>Table 8</w:t>
      </w:r>
      <w:r w:rsidR="00A52354" w:rsidRPr="007E7D05">
        <w:rPr>
          <w:rFonts w:cstheme="minorHAnsi"/>
          <w:bCs/>
          <w:color w:val="000000" w:themeColor="text1"/>
        </w:rPr>
        <w:t xml:space="preserve"> presents </w:t>
      </w:r>
      <w:r w:rsidR="00C57231" w:rsidRPr="007E7D05">
        <w:rPr>
          <w:rFonts w:cstheme="minorHAnsi"/>
          <w:bCs/>
          <w:color w:val="000000" w:themeColor="text1"/>
        </w:rPr>
        <w:t xml:space="preserve">the short-run and long-run coefficients that </w:t>
      </w:r>
      <w:r w:rsidR="00A52354" w:rsidRPr="007E7D05">
        <w:rPr>
          <w:rFonts w:cstheme="minorHAnsi"/>
          <w:bCs/>
          <w:color w:val="000000" w:themeColor="text1"/>
        </w:rPr>
        <w:t xml:space="preserve">estimated </w:t>
      </w:r>
      <w:r w:rsidR="00C57231" w:rsidRPr="007E7D05">
        <w:rPr>
          <w:rFonts w:cstheme="minorHAnsi"/>
          <w:bCs/>
          <w:color w:val="000000" w:themeColor="text1"/>
        </w:rPr>
        <w:t xml:space="preserve">from the UECM model. The short-run coefficient of ΔDTI is 0.6094, which means that </w:t>
      </w:r>
      <w:r w:rsidR="00A52354" w:rsidRPr="007E7D05">
        <w:rPr>
          <w:rFonts w:cstheme="minorHAnsi"/>
          <w:bCs/>
          <w:color w:val="000000" w:themeColor="text1"/>
        </w:rPr>
        <w:t>a one-unit increase</w:t>
      </w:r>
      <w:r w:rsidR="00C57231" w:rsidRPr="007E7D05">
        <w:rPr>
          <w:rFonts w:cstheme="minorHAnsi"/>
          <w:bCs/>
          <w:color w:val="000000" w:themeColor="text1"/>
        </w:rPr>
        <w:t xml:space="preserve"> in t</w:t>
      </w:r>
      <w:r w:rsidR="00A52354" w:rsidRPr="007E7D05">
        <w:rPr>
          <w:rFonts w:cstheme="minorHAnsi"/>
          <w:bCs/>
          <w:color w:val="000000" w:themeColor="text1"/>
        </w:rPr>
        <w:t>he Index</w:t>
      </w:r>
      <w:r w:rsidR="00C57231" w:rsidRPr="007E7D05">
        <w:rPr>
          <w:rFonts w:cstheme="minorHAnsi"/>
          <w:bCs/>
          <w:color w:val="000000" w:themeColor="text1"/>
        </w:rPr>
        <w:t xml:space="preserve"> </w:t>
      </w:r>
      <w:r w:rsidR="00A52354" w:rsidRPr="007E7D05">
        <w:rPr>
          <w:rFonts w:cstheme="minorHAnsi"/>
          <w:bCs/>
          <w:color w:val="000000" w:themeColor="text1"/>
        </w:rPr>
        <w:t xml:space="preserve">is associated with </w:t>
      </w:r>
      <w:r w:rsidR="00210844" w:rsidRPr="007E7D05">
        <w:rPr>
          <w:rFonts w:cstheme="minorHAnsi"/>
          <w:bCs/>
          <w:color w:val="000000" w:themeColor="text1"/>
        </w:rPr>
        <w:t xml:space="preserve">NBD </w:t>
      </w:r>
      <w:r w:rsidR="00C57231" w:rsidRPr="007E7D05">
        <w:rPr>
          <w:rFonts w:cstheme="minorHAnsi"/>
          <w:bCs/>
          <w:color w:val="000000" w:themeColor="text1"/>
        </w:rPr>
        <w:t>will be increased by 0.609 units.</w:t>
      </w:r>
      <w:r w:rsidR="00C57231" w:rsidRPr="007E7D05">
        <w:rPr>
          <w:color w:val="000000" w:themeColor="text1"/>
        </w:rPr>
        <w:t xml:space="preserve"> </w:t>
      </w:r>
      <w:r w:rsidR="00C57231" w:rsidRPr="007E7D05">
        <w:rPr>
          <w:rFonts w:cstheme="minorHAnsi"/>
          <w:bCs/>
          <w:color w:val="000000" w:themeColor="text1"/>
        </w:rPr>
        <w:t xml:space="preserve">However, the coefficient is </w:t>
      </w:r>
      <w:r w:rsidR="00A52354" w:rsidRPr="007E7D05">
        <w:rPr>
          <w:rFonts w:cstheme="minorHAnsi"/>
          <w:bCs/>
          <w:color w:val="000000" w:themeColor="text1"/>
        </w:rPr>
        <w:t xml:space="preserve">not statistically significant </w:t>
      </w:r>
      <w:r w:rsidR="00C57231" w:rsidRPr="007E7D05">
        <w:rPr>
          <w:rFonts w:cstheme="minorHAnsi"/>
          <w:bCs/>
          <w:color w:val="000000" w:themeColor="text1"/>
        </w:rPr>
        <w:t xml:space="preserve">at 5% significance </w:t>
      </w:r>
      <w:r w:rsidR="00C57231" w:rsidRPr="007E7D05">
        <w:rPr>
          <w:rFonts w:cstheme="minorHAnsi"/>
          <w:bCs/>
          <w:color w:val="000000" w:themeColor="text1"/>
        </w:rPr>
        <w:lastRenderedPageBreak/>
        <w:t xml:space="preserve">level (p = 0.052), yet it is </w:t>
      </w:r>
      <w:r w:rsidR="00A52354" w:rsidRPr="007E7D05">
        <w:rPr>
          <w:rFonts w:cstheme="minorHAnsi"/>
          <w:bCs/>
          <w:color w:val="000000" w:themeColor="text1"/>
        </w:rPr>
        <w:t xml:space="preserve">statistically significant </w:t>
      </w:r>
      <w:r w:rsidR="00C57231" w:rsidRPr="007E7D05">
        <w:rPr>
          <w:rFonts w:cstheme="minorHAnsi"/>
          <w:bCs/>
          <w:color w:val="000000" w:themeColor="text1"/>
        </w:rPr>
        <w:t xml:space="preserve">10% significance level. This implies that there is </w:t>
      </w:r>
      <w:r w:rsidR="00A52354" w:rsidRPr="007E7D05">
        <w:rPr>
          <w:rFonts w:cstheme="minorHAnsi"/>
          <w:bCs/>
          <w:color w:val="000000" w:themeColor="text1"/>
        </w:rPr>
        <w:t xml:space="preserve">weak evidence </w:t>
      </w:r>
      <w:r w:rsidR="00C57231" w:rsidRPr="007E7D05">
        <w:rPr>
          <w:rFonts w:cstheme="minorHAnsi"/>
          <w:bCs/>
          <w:color w:val="000000" w:themeColor="text1"/>
        </w:rPr>
        <w:t>for the short run impact of digital transformation on entrepreneurship development.</w:t>
      </w:r>
      <w:r w:rsidR="00FD349E" w:rsidRPr="007E7D05">
        <w:rPr>
          <w:rFonts w:cstheme="minorHAnsi"/>
          <w:bCs/>
          <w:color w:val="000000" w:themeColor="text1"/>
        </w:rPr>
        <w:t xml:space="preserve"> </w:t>
      </w:r>
    </w:p>
    <w:p w14:paraId="73B9C2A3" w14:textId="033284EC" w:rsidR="00FD349E" w:rsidRPr="007E7D05" w:rsidRDefault="00FD349E" w:rsidP="00974BFE">
      <w:pPr>
        <w:jc w:val="both"/>
        <w:rPr>
          <w:rFonts w:cstheme="minorHAnsi"/>
          <w:bCs/>
          <w:color w:val="000000" w:themeColor="text1"/>
        </w:rPr>
      </w:pPr>
      <w:r w:rsidRPr="007E7D05">
        <w:rPr>
          <w:rFonts w:cstheme="minorHAnsi"/>
          <w:bCs/>
          <w:color w:val="000000" w:themeColor="text1"/>
        </w:rPr>
        <w:t xml:space="preserve">   ΔNBD</w:t>
      </w:r>
      <w:r w:rsidRPr="007E7D05">
        <w:rPr>
          <w:rFonts w:ascii="Cambria Math" w:hAnsi="Cambria Math" w:cs="Cambria Math"/>
          <w:bCs/>
          <w:color w:val="000000" w:themeColor="text1"/>
        </w:rPr>
        <w:t>ₜ</w:t>
      </w:r>
      <w:r w:rsidRPr="007E7D05">
        <w:rPr>
          <w:rFonts w:cstheme="minorHAnsi"/>
          <w:bCs/>
          <w:color w:val="000000" w:themeColor="text1"/>
        </w:rPr>
        <w:t xml:space="preserve"> = 1.5909 </w:t>
      </w:r>
      <w:r w:rsidRPr="007E7D05">
        <w:rPr>
          <w:rFonts w:ascii="Calibri" w:hAnsi="Calibri" w:cs="Calibri"/>
          <w:bCs/>
          <w:color w:val="000000" w:themeColor="text1"/>
        </w:rPr>
        <w:t>−</w:t>
      </w:r>
      <w:r w:rsidRPr="007E7D05">
        <w:rPr>
          <w:rFonts w:cstheme="minorHAnsi"/>
          <w:bCs/>
          <w:color w:val="000000" w:themeColor="text1"/>
        </w:rPr>
        <w:t xml:space="preserve"> 1.6194NBD</w:t>
      </w:r>
      <w:r w:rsidRPr="007E7D05">
        <w:rPr>
          <w:rFonts w:ascii="Cambria Math" w:hAnsi="Cambria Math" w:cs="Cambria Math"/>
          <w:bCs/>
          <w:color w:val="000000" w:themeColor="text1"/>
        </w:rPr>
        <w:t>ₜ</w:t>
      </w:r>
      <w:r w:rsidRPr="007E7D05">
        <w:rPr>
          <w:rFonts w:ascii="Calibri" w:hAnsi="Calibri" w:cs="Calibri"/>
          <w:bCs/>
          <w:color w:val="000000" w:themeColor="text1"/>
        </w:rPr>
        <w:t>₋₁</w:t>
      </w:r>
      <w:r w:rsidRPr="007E7D05">
        <w:rPr>
          <w:rFonts w:cstheme="minorHAnsi"/>
          <w:bCs/>
          <w:color w:val="000000" w:themeColor="text1"/>
        </w:rPr>
        <w:t xml:space="preserve"> + 0.3555DTI</w:t>
      </w:r>
      <w:r w:rsidRPr="007E7D05">
        <w:rPr>
          <w:rFonts w:ascii="Cambria Math" w:hAnsi="Cambria Math" w:cs="Cambria Math"/>
          <w:bCs/>
          <w:color w:val="000000" w:themeColor="text1"/>
        </w:rPr>
        <w:t>ₜ</w:t>
      </w:r>
      <w:r w:rsidRPr="007E7D05">
        <w:rPr>
          <w:rFonts w:ascii="Calibri" w:hAnsi="Calibri" w:cs="Calibri"/>
          <w:bCs/>
          <w:color w:val="000000" w:themeColor="text1"/>
        </w:rPr>
        <w:t>₋₁</w:t>
      </w:r>
      <w:r w:rsidRPr="007E7D05">
        <w:rPr>
          <w:rFonts w:cstheme="minorHAnsi"/>
          <w:bCs/>
          <w:color w:val="000000" w:themeColor="text1"/>
        </w:rPr>
        <w:t xml:space="preserve"> + 0.6094</w:t>
      </w:r>
      <w:r w:rsidRPr="007E7D05">
        <w:rPr>
          <w:rFonts w:ascii="Calibri" w:hAnsi="Calibri" w:cs="Calibri"/>
          <w:bCs/>
          <w:color w:val="000000" w:themeColor="text1"/>
        </w:rPr>
        <w:t>Δ</w:t>
      </w:r>
      <w:r w:rsidRPr="007E7D05">
        <w:rPr>
          <w:rFonts w:cstheme="minorHAnsi"/>
          <w:bCs/>
          <w:color w:val="000000" w:themeColor="text1"/>
        </w:rPr>
        <w:t>DTI</w:t>
      </w:r>
      <w:r w:rsidRPr="007E7D05">
        <w:rPr>
          <w:rFonts w:ascii="Cambria Math" w:hAnsi="Cambria Math" w:cs="Cambria Math"/>
          <w:bCs/>
          <w:color w:val="000000" w:themeColor="text1"/>
        </w:rPr>
        <w:t>ₜ</w:t>
      </w:r>
      <w:r w:rsidRPr="007E7D05">
        <w:rPr>
          <w:rFonts w:cstheme="minorHAnsi"/>
          <w:bCs/>
          <w:color w:val="000000" w:themeColor="text1"/>
        </w:rPr>
        <w:t xml:space="preserve"> + </w:t>
      </w:r>
      <w:r w:rsidRPr="007E7D05">
        <w:rPr>
          <w:rFonts w:ascii="Calibri" w:hAnsi="Calibri" w:cs="Calibri"/>
          <w:bCs/>
          <w:color w:val="000000" w:themeColor="text1"/>
        </w:rPr>
        <w:t>ε</w:t>
      </w:r>
      <w:r w:rsidRPr="007E7D05">
        <w:rPr>
          <w:rFonts w:ascii="Cambria Math" w:hAnsi="Cambria Math" w:cs="Cambria Math"/>
          <w:bCs/>
          <w:color w:val="000000" w:themeColor="text1"/>
        </w:rPr>
        <w:t>ₜ</w:t>
      </w:r>
    </w:p>
    <w:p w14:paraId="09909014" w14:textId="77777777" w:rsidR="00434A88" w:rsidRPr="007E7D05" w:rsidRDefault="00A52354" w:rsidP="00974BFE">
      <w:pPr>
        <w:jc w:val="both"/>
        <w:rPr>
          <w:rFonts w:cstheme="minorHAnsi"/>
          <w:bCs/>
          <w:color w:val="000000" w:themeColor="text1"/>
        </w:rPr>
      </w:pPr>
      <w:r w:rsidRPr="007E7D05">
        <w:rPr>
          <w:rFonts w:cstheme="minorHAnsi"/>
          <w:bCs/>
          <w:color w:val="000000" w:themeColor="text1"/>
        </w:rPr>
        <w:t xml:space="preserve">The long-run results show </w:t>
      </w:r>
      <w:r w:rsidR="00C57231" w:rsidRPr="007E7D05">
        <w:rPr>
          <w:rFonts w:cstheme="minorHAnsi"/>
          <w:bCs/>
          <w:color w:val="000000" w:themeColor="text1"/>
        </w:rPr>
        <w:t xml:space="preserve">that the value of the error correction term (ECT), given by the coefficient of NBD.L1, is −1.6194 and statistically significant (p=0.005). The negative and statistically significant ECT shows that </w:t>
      </w:r>
      <w:r w:rsidRPr="007E7D05">
        <w:rPr>
          <w:rFonts w:cstheme="minorHAnsi"/>
          <w:bCs/>
          <w:color w:val="000000" w:themeColor="text1"/>
        </w:rPr>
        <w:t xml:space="preserve">there is a long-run equilibrium relationship </w:t>
      </w:r>
      <w:r w:rsidR="00C57231" w:rsidRPr="007E7D05">
        <w:rPr>
          <w:rFonts w:cstheme="minorHAnsi"/>
          <w:bCs/>
          <w:color w:val="000000" w:themeColor="text1"/>
        </w:rPr>
        <w:t>between the DTI and NBD.</w:t>
      </w:r>
      <w:r w:rsidR="00C57231" w:rsidRPr="007E7D05">
        <w:rPr>
          <w:color w:val="000000" w:themeColor="text1"/>
        </w:rPr>
        <w:t xml:space="preserve"> </w:t>
      </w:r>
      <w:r w:rsidR="00C57231" w:rsidRPr="007E7D05">
        <w:rPr>
          <w:rFonts w:cstheme="minorHAnsi"/>
          <w:bCs/>
          <w:color w:val="000000" w:themeColor="text1"/>
        </w:rPr>
        <w:t xml:space="preserve">It also suggests that any deviation from the long-term equilibrium is corrected over time, with a </w:t>
      </w:r>
      <w:r w:rsidRPr="007E7D05">
        <w:rPr>
          <w:rFonts w:cstheme="minorHAnsi"/>
          <w:bCs/>
          <w:color w:val="000000" w:themeColor="text1"/>
        </w:rPr>
        <w:t>relatively rapid rate of adjustment</w:t>
      </w:r>
      <w:r w:rsidR="00C57231" w:rsidRPr="007E7D05">
        <w:rPr>
          <w:rFonts w:cstheme="minorHAnsi"/>
          <w:bCs/>
          <w:color w:val="000000" w:themeColor="text1"/>
        </w:rPr>
        <w:t xml:space="preserve">. The long-term coefficient of DTI is 0.3555 and statistically significant at p=0.006, implying that </w:t>
      </w:r>
      <w:r w:rsidRPr="007E7D05">
        <w:rPr>
          <w:rFonts w:cstheme="minorHAnsi"/>
          <w:bCs/>
          <w:color w:val="000000" w:themeColor="text1"/>
        </w:rPr>
        <w:t xml:space="preserve">higher levels of digital transformation are associated with </w:t>
      </w:r>
      <w:r w:rsidR="00C57231" w:rsidRPr="007E7D05">
        <w:rPr>
          <w:rFonts w:cstheme="minorHAnsi"/>
          <w:bCs/>
          <w:color w:val="000000" w:themeColor="text1"/>
        </w:rPr>
        <w:t>entrepreneurial development in the long run.</w:t>
      </w:r>
      <w:r w:rsidR="00C57231" w:rsidRPr="007E7D05">
        <w:rPr>
          <w:color w:val="000000" w:themeColor="text1"/>
        </w:rPr>
        <w:t xml:space="preserve"> </w:t>
      </w:r>
      <w:r w:rsidR="00C57231" w:rsidRPr="007E7D05">
        <w:rPr>
          <w:rFonts w:cstheme="minorHAnsi"/>
          <w:bCs/>
          <w:color w:val="000000" w:themeColor="text1"/>
        </w:rPr>
        <w:t xml:space="preserve">But due to the fact that the estimates are made on the basis of only </w:t>
      </w:r>
      <w:r w:rsidRPr="007E7D05">
        <w:rPr>
          <w:rFonts w:cstheme="minorHAnsi"/>
          <w:bCs/>
          <w:color w:val="000000" w:themeColor="text1"/>
        </w:rPr>
        <w:t>11 annual observations</w:t>
      </w:r>
      <w:r w:rsidR="00C57231" w:rsidRPr="007E7D05">
        <w:rPr>
          <w:rFonts w:cstheme="minorHAnsi"/>
          <w:bCs/>
          <w:color w:val="000000" w:themeColor="text1"/>
        </w:rPr>
        <w:t xml:space="preserve">, they must be treated cautiously and </w:t>
      </w:r>
      <w:r w:rsidRPr="007E7D05">
        <w:rPr>
          <w:rFonts w:cstheme="minorHAnsi"/>
          <w:bCs/>
          <w:color w:val="000000" w:themeColor="text1"/>
        </w:rPr>
        <w:t>regarded as illustrative rather than conclusive</w:t>
      </w:r>
      <w:r w:rsidR="00C57231" w:rsidRPr="007E7D05">
        <w:rPr>
          <w:rFonts w:cstheme="minorHAnsi"/>
          <w:bCs/>
          <w:color w:val="000000" w:themeColor="text1"/>
        </w:rPr>
        <w:t>, as suggested in the study.</w:t>
      </w:r>
    </w:p>
    <w:p w14:paraId="09F4158D" w14:textId="4CFA6EB5" w:rsidR="00974BFE" w:rsidRPr="007E7D05" w:rsidDel="00A847D9" w:rsidRDefault="00974BFE" w:rsidP="00974BFE">
      <w:pPr>
        <w:jc w:val="both"/>
        <w:rPr>
          <w:del w:id="1565" w:author="Dell" w:date="2026-08-01T14:28:00Z"/>
          <w:rFonts w:cstheme="minorHAnsi"/>
          <w:b/>
          <w:bCs/>
          <w:color w:val="000000" w:themeColor="text1"/>
        </w:rPr>
      </w:pPr>
      <w:r w:rsidRPr="007E7D05">
        <w:rPr>
          <w:rFonts w:cstheme="minorHAnsi"/>
          <w:b/>
          <w:bCs/>
          <w:color w:val="000000" w:themeColor="text1"/>
        </w:rPr>
        <w:t>4.6 Granger Causality</w:t>
      </w:r>
    </w:p>
    <w:p w14:paraId="666F5B01" w14:textId="6455534F" w:rsidR="00A847D9" w:rsidRPr="007E7D05" w:rsidRDefault="00C57231" w:rsidP="007E7D05">
      <w:pPr>
        <w:jc w:val="both"/>
        <w:rPr>
          <w:ins w:id="1566" w:author="Dell" w:date="2026-08-01T14:28:00Z"/>
          <w:color w:val="000000" w:themeColor="text1"/>
          <w:rPrChange w:id="1567" w:author="Dell" w:date="2026-08-01T14:28:00Z">
            <w:rPr>
              <w:ins w:id="1568" w:author="Dell" w:date="2026-08-01T14:28:00Z"/>
            </w:rPr>
          </w:rPrChange>
        </w:rPr>
        <w:pPrChange w:id="1569" w:author="Dell" w:date="2026-08-01T14:37:00Z">
          <w:pPr/>
        </w:pPrChange>
      </w:pPr>
      <w:del w:id="1570" w:author="Dell" w:date="2026-08-01T14:27:00Z">
        <w:r w:rsidRPr="007E7D05" w:rsidDel="00A847D9">
          <w:rPr>
            <w:rFonts w:cstheme="minorHAnsi"/>
            <w:b/>
            <w:bCs/>
            <w:noProof/>
            <w:color w:val="000000" w:themeColor="text1"/>
          </w:rPr>
          <w:drawing>
            <wp:inline distT="0" distB="0" distL="0" distR="0" wp14:anchorId="00DC175B" wp14:editId="4022F817">
              <wp:extent cx="3915321" cy="1019317"/>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5321" cy="1019317"/>
                      </a:xfrm>
                      <a:prstGeom prst="rect">
                        <a:avLst/>
                      </a:prstGeom>
                    </pic:spPr>
                  </pic:pic>
                </a:graphicData>
              </a:graphic>
            </wp:inline>
          </w:drawing>
        </w:r>
      </w:del>
    </w:p>
    <w:p w14:paraId="04342E9D" w14:textId="11257961" w:rsidR="007E7D05" w:rsidRPr="007E7D05" w:rsidRDefault="007E7D05" w:rsidP="007E7D05">
      <w:pPr>
        <w:pStyle w:val="Caption"/>
        <w:keepNext/>
        <w:jc w:val="center"/>
        <w:rPr>
          <w:ins w:id="1571" w:author="Dell" w:date="2026-08-01T14:37:00Z"/>
          <w:b/>
          <w:i w:val="0"/>
          <w:color w:val="000000" w:themeColor="text1"/>
          <w:sz w:val="22"/>
          <w:szCs w:val="22"/>
          <w:rPrChange w:id="1572" w:author="Dell" w:date="2026-08-01T14:37:00Z">
            <w:rPr>
              <w:ins w:id="1573" w:author="Dell" w:date="2026-08-01T14:37:00Z"/>
            </w:rPr>
          </w:rPrChange>
        </w:rPr>
        <w:pPrChange w:id="1574" w:author="Dell" w:date="2026-08-01T14:37:00Z">
          <w:pPr/>
        </w:pPrChange>
      </w:pPr>
      <w:ins w:id="1575" w:author="Dell" w:date="2026-08-01T14:37:00Z">
        <w:r w:rsidRPr="007E7D05">
          <w:rPr>
            <w:b/>
            <w:i w:val="0"/>
            <w:color w:val="000000" w:themeColor="text1"/>
            <w:sz w:val="22"/>
            <w:szCs w:val="22"/>
            <w:rPrChange w:id="1576" w:author="Dell" w:date="2026-08-01T14:37:00Z">
              <w:rPr/>
            </w:rPrChange>
          </w:rPr>
          <w:t>Table</w:t>
        </w:r>
      </w:ins>
      <w:r w:rsidR="00DD3DD3">
        <w:rPr>
          <w:b/>
          <w:i w:val="0"/>
          <w:color w:val="000000" w:themeColor="text1"/>
          <w:sz w:val="22"/>
          <w:szCs w:val="22"/>
        </w:rPr>
        <w:t xml:space="preserve"> 9</w:t>
      </w:r>
      <w:ins w:id="1577" w:author="Dell" w:date="2026-08-01T14:37:00Z">
        <w:r w:rsidRPr="007E7D05">
          <w:rPr>
            <w:b/>
            <w:i w:val="0"/>
            <w:color w:val="000000" w:themeColor="text1"/>
            <w:sz w:val="22"/>
            <w:szCs w:val="22"/>
            <w:rPrChange w:id="1578" w:author="Dell" w:date="2026-08-01T14:37:00Z">
              <w:rPr/>
            </w:rPrChange>
          </w:rPr>
          <w:t xml:space="preserve">: </w:t>
        </w:r>
        <w:r w:rsidRPr="007E7D05">
          <w:rPr>
            <w:b/>
            <w:i w:val="0"/>
            <w:color w:val="000000" w:themeColor="text1"/>
            <w:sz w:val="22"/>
            <w:szCs w:val="22"/>
            <w:rPrChange w:id="1579" w:author="Dell" w:date="2026-08-01T14:37:00Z">
              <w:rPr>
                <w:i/>
              </w:rPr>
            </w:rPrChange>
          </w:rPr>
          <w:t>Granger</w:t>
        </w:r>
        <w:r w:rsidRPr="007E7D05">
          <w:rPr>
            <w:b/>
            <w:i w:val="0"/>
            <w:color w:val="000000" w:themeColor="text1"/>
            <w:sz w:val="22"/>
            <w:szCs w:val="22"/>
            <w:rPrChange w:id="1580" w:author="Dell" w:date="2026-08-01T14:37:00Z">
              <w:rPr/>
            </w:rPrChange>
          </w:rPr>
          <w:t xml:space="preserve"> Causality Test Results</w:t>
        </w:r>
      </w:ins>
    </w:p>
    <w:tbl>
      <w:tblPr>
        <w:tblStyle w:val="TableGrid"/>
        <w:tblW w:w="7394" w:type="dxa"/>
        <w:tblLook w:val="04A0" w:firstRow="1" w:lastRow="0" w:firstColumn="1" w:lastColumn="0" w:noHBand="0" w:noVBand="1"/>
      </w:tblPr>
      <w:tblGrid>
        <w:gridCol w:w="1662"/>
        <w:gridCol w:w="716"/>
        <w:gridCol w:w="1529"/>
        <w:gridCol w:w="1231"/>
        <w:gridCol w:w="2256"/>
        <w:tblGridChange w:id="1581">
          <w:tblGrid>
            <w:gridCol w:w="1662"/>
            <w:gridCol w:w="716"/>
            <w:gridCol w:w="1529"/>
            <w:gridCol w:w="1231"/>
            <w:gridCol w:w="2256"/>
          </w:tblGrid>
        </w:tblGridChange>
      </w:tblGrid>
      <w:tr w:rsidR="007E7D05" w:rsidRPr="007E7D05" w14:paraId="1FC29B69" w14:textId="77777777" w:rsidTr="00A847D9">
        <w:trPr>
          <w:trHeight w:val="352"/>
          <w:ins w:id="1582" w:author="Dell" w:date="2026-08-01T14:27:00Z"/>
        </w:trPr>
        <w:tc>
          <w:tcPr>
            <w:tcW w:w="0" w:type="auto"/>
            <w:hideMark/>
          </w:tcPr>
          <w:p w14:paraId="079C7E36" w14:textId="77777777" w:rsidR="00A847D9" w:rsidRPr="007E7D05" w:rsidRDefault="00A847D9" w:rsidP="00A847D9">
            <w:pPr>
              <w:keepNext/>
              <w:spacing w:after="160" w:line="259" w:lineRule="auto"/>
              <w:jc w:val="both"/>
              <w:rPr>
                <w:ins w:id="1583" w:author="Dell" w:date="2026-08-01T14:27:00Z"/>
                <w:b/>
                <w:bCs/>
                <w:color w:val="000000" w:themeColor="text1"/>
              </w:rPr>
            </w:pPr>
            <w:ins w:id="1584" w:author="Dell" w:date="2026-08-01T14:27:00Z">
              <w:r w:rsidRPr="007E7D05">
                <w:rPr>
                  <w:b/>
                  <w:bCs/>
                  <w:color w:val="000000" w:themeColor="text1"/>
                </w:rPr>
                <w:t>Direction</w:t>
              </w:r>
            </w:ins>
          </w:p>
        </w:tc>
        <w:tc>
          <w:tcPr>
            <w:tcW w:w="0" w:type="auto"/>
            <w:hideMark/>
          </w:tcPr>
          <w:p w14:paraId="19A284BC" w14:textId="77777777" w:rsidR="00A847D9" w:rsidRPr="007E7D05" w:rsidRDefault="00A847D9" w:rsidP="00A847D9">
            <w:pPr>
              <w:keepNext/>
              <w:spacing w:after="160" w:line="259" w:lineRule="auto"/>
              <w:jc w:val="both"/>
              <w:rPr>
                <w:ins w:id="1585" w:author="Dell" w:date="2026-08-01T14:27:00Z"/>
                <w:b/>
                <w:bCs/>
                <w:color w:val="000000" w:themeColor="text1"/>
              </w:rPr>
            </w:pPr>
            <w:ins w:id="1586" w:author="Dell" w:date="2026-08-01T14:27:00Z">
              <w:r w:rsidRPr="007E7D05">
                <w:rPr>
                  <w:b/>
                  <w:bCs/>
                  <w:color w:val="000000" w:themeColor="text1"/>
                </w:rPr>
                <w:t>Lag</w:t>
              </w:r>
            </w:ins>
          </w:p>
        </w:tc>
        <w:tc>
          <w:tcPr>
            <w:tcW w:w="0" w:type="auto"/>
            <w:hideMark/>
          </w:tcPr>
          <w:p w14:paraId="0ACACCBC" w14:textId="77777777" w:rsidR="00A847D9" w:rsidRPr="007E7D05" w:rsidRDefault="00A847D9" w:rsidP="00A847D9">
            <w:pPr>
              <w:keepNext/>
              <w:spacing w:after="160" w:line="259" w:lineRule="auto"/>
              <w:jc w:val="both"/>
              <w:rPr>
                <w:ins w:id="1587" w:author="Dell" w:date="2026-08-01T14:27:00Z"/>
                <w:b/>
                <w:bCs/>
                <w:color w:val="000000" w:themeColor="text1"/>
              </w:rPr>
            </w:pPr>
            <w:ins w:id="1588" w:author="Dell" w:date="2026-08-01T14:27:00Z">
              <w:r w:rsidRPr="007E7D05">
                <w:rPr>
                  <w:b/>
                  <w:bCs/>
                  <w:color w:val="000000" w:themeColor="text1"/>
                </w:rPr>
                <w:t>F-Statistic</w:t>
              </w:r>
            </w:ins>
          </w:p>
        </w:tc>
        <w:tc>
          <w:tcPr>
            <w:tcW w:w="0" w:type="auto"/>
            <w:hideMark/>
          </w:tcPr>
          <w:p w14:paraId="211CF0C3" w14:textId="77777777" w:rsidR="00A847D9" w:rsidRPr="007E7D05" w:rsidRDefault="00A847D9" w:rsidP="00A847D9">
            <w:pPr>
              <w:keepNext/>
              <w:spacing w:after="160" w:line="259" w:lineRule="auto"/>
              <w:jc w:val="both"/>
              <w:rPr>
                <w:ins w:id="1589" w:author="Dell" w:date="2026-08-01T14:27:00Z"/>
                <w:b/>
                <w:bCs/>
                <w:color w:val="000000" w:themeColor="text1"/>
              </w:rPr>
            </w:pPr>
            <w:ins w:id="1590" w:author="Dell" w:date="2026-08-01T14:27:00Z">
              <w:r w:rsidRPr="007E7D05">
                <w:rPr>
                  <w:b/>
                  <w:bCs/>
                  <w:color w:val="000000" w:themeColor="text1"/>
                </w:rPr>
                <w:t>p-value</w:t>
              </w:r>
            </w:ins>
          </w:p>
        </w:tc>
        <w:tc>
          <w:tcPr>
            <w:tcW w:w="0" w:type="auto"/>
            <w:hideMark/>
          </w:tcPr>
          <w:p w14:paraId="6E4D1F9C" w14:textId="77777777" w:rsidR="00A847D9" w:rsidRPr="007E7D05" w:rsidRDefault="00A847D9" w:rsidP="00A847D9">
            <w:pPr>
              <w:keepNext/>
              <w:spacing w:after="160" w:line="259" w:lineRule="auto"/>
              <w:jc w:val="both"/>
              <w:rPr>
                <w:ins w:id="1591" w:author="Dell" w:date="2026-08-01T14:27:00Z"/>
                <w:b/>
                <w:bCs/>
                <w:color w:val="000000" w:themeColor="text1"/>
              </w:rPr>
            </w:pPr>
            <w:ins w:id="1592" w:author="Dell" w:date="2026-08-01T14:27:00Z">
              <w:r w:rsidRPr="007E7D05">
                <w:rPr>
                  <w:b/>
                  <w:bCs/>
                  <w:color w:val="000000" w:themeColor="text1"/>
                </w:rPr>
                <w:t>Decision</w:t>
              </w:r>
            </w:ins>
          </w:p>
        </w:tc>
      </w:tr>
      <w:tr w:rsidR="007E7D05" w:rsidRPr="007E7D05" w14:paraId="3948073E" w14:textId="77777777" w:rsidTr="00A847D9">
        <w:trPr>
          <w:trHeight w:val="340"/>
          <w:ins w:id="1593" w:author="Dell" w:date="2026-08-01T14:27:00Z"/>
        </w:trPr>
        <w:tc>
          <w:tcPr>
            <w:tcW w:w="0" w:type="auto"/>
            <w:hideMark/>
          </w:tcPr>
          <w:p w14:paraId="07D0C8D0" w14:textId="77777777" w:rsidR="00A847D9" w:rsidRPr="007E7D05" w:rsidRDefault="00A847D9" w:rsidP="00A847D9">
            <w:pPr>
              <w:keepNext/>
              <w:spacing w:after="160" w:line="259" w:lineRule="auto"/>
              <w:jc w:val="both"/>
              <w:rPr>
                <w:ins w:id="1594" w:author="Dell" w:date="2026-08-01T14:27:00Z"/>
                <w:color w:val="000000" w:themeColor="text1"/>
              </w:rPr>
            </w:pPr>
            <w:ins w:id="1595" w:author="Dell" w:date="2026-08-01T14:27:00Z">
              <w:r w:rsidRPr="007E7D05">
                <w:rPr>
                  <w:color w:val="000000" w:themeColor="text1"/>
                </w:rPr>
                <w:t>DTI → NBD</w:t>
              </w:r>
            </w:ins>
          </w:p>
        </w:tc>
        <w:tc>
          <w:tcPr>
            <w:tcW w:w="0" w:type="auto"/>
            <w:hideMark/>
          </w:tcPr>
          <w:p w14:paraId="6FB499D8" w14:textId="77777777" w:rsidR="00A847D9" w:rsidRPr="007E7D05" w:rsidRDefault="00A847D9" w:rsidP="00A847D9">
            <w:pPr>
              <w:keepNext/>
              <w:spacing w:after="160" w:line="259" w:lineRule="auto"/>
              <w:jc w:val="both"/>
              <w:rPr>
                <w:ins w:id="1596" w:author="Dell" w:date="2026-08-01T14:27:00Z"/>
                <w:color w:val="000000" w:themeColor="text1"/>
              </w:rPr>
            </w:pPr>
            <w:ins w:id="1597" w:author="Dell" w:date="2026-08-01T14:27:00Z">
              <w:r w:rsidRPr="007E7D05">
                <w:rPr>
                  <w:color w:val="000000" w:themeColor="text1"/>
                </w:rPr>
                <w:t>1</w:t>
              </w:r>
            </w:ins>
          </w:p>
        </w:tc>
        <w:tc>
          <w:tcPr>
            <w:tcW w:w="0" w:type="auto"/>
            <w:hideMark/>
          </w:tcPr>
          <w:p w14:paraId="7E7EDBD7" w14:textId="77777777" w:rsidR="00A847D9" w:rsidRPr="007E7D05" w:rsidRDefault="00A847D9" w:rsidP="00A847D9">
            <w:pPr>
              <w:keepNext/>
              <w:spacing w:after="160" w:line="259" w:lineRule="auto"/>
              <w:jc w:val="both"/>
              <w:rPr>
                <w:ins w:id="1598" w:author="Dell" w:date="2026-08-01T14:27:00Z"/>
                <w:color w:val="000000" w:themeColor="text1"/>
              </w:rPr>
            </w:pPr>
            <w:ins w:id="1599" w:author="Dell" w:date="2026-08-01T14:27:00Z">
              <w:r w:rsidRPr="007E7D05">
                <w:rPr>
                  <w:color w:val="000000" w:themeColor="text1"/>
                </w:rPr>
                <w:t>0.307</w:t>
              </w:r>
            </w:ins>
          </w:p>
        </w:tc>
        <w:tc>
          <w:tcPr>
            <w:tcW w:w="0" w:type="auto"/>
            <w:hideMark/>
          </w:tcPr>
          <w:p w14:paraId="63C4C85B" w14:textId="77777777" w:rsidR="00A847D9" w:rsidRPr="007E7D05" w:rsidRDefault="00A847D9" w:rsidP="00A847D9">
            <w:pPr>
              <w:keepNext/>
              <w:spacing w:after="160" w:line="259" w:lineRule="auto"/>
              <w:jc w:val="both"/>
              <w:rPr>
                <w:ins w:id="1600" w:author="Dell" w:date="2026-08-01T14:27:00Z"/>
                <w:color w:val="000000" w:themeColor="text1"/>
              </w:rPr>
            </w:pPr>
            <w:ins w:id="1601" w:author="Dell" w:date="2026-08-01T14:27:00Z">
              <w:r w:rsidRPr="007E7D05">
                <w:rPr>
                  <w:color w:val="000000" w:themeColor="text1"/>
                </w:rPr>
                <w:t>0.5994</w:t>
              </w:r>
            </w:ins>
          </w:p>
        </w:tc>
        <w:tc>
          <w:tcPr>
            <w:tcW w:w="0" w:type="auto"/>
            <w:hideMark/>
          </w:tcPr>
          <w:p w14:paraId="0F4731A4" w14:textId="77777777" w:rsidR="00A847D9" w:rsidRPr="007E7D05" w:rsidRDefault="00A847D9" w:rsidP="00A847D9">
            <w:pPr>
              <w:keepNext/>
              <w:spacing w:after="160" w:line="259" w:lineRule="auto"/>
              <w:jc w:val="both"/>
              <w:rPr>
                <w:ins w:id="1602" w:author="Dell" w:date="2026-08-01T14:27:00Z"/>
                <w:color w:val="000000" w:themeColor="text1"/>
              </w:rPr>
            </w:pPr>
            <w:ins w:id="1603" w:author="Dell" w:date="2026-08-01T14:27:00Z">
              <w:r w:rsidRPr="007E7D05">
                <w:rPr>
                  <w:color w:val="000000" w:themeColor="text1"/>
                </w:rPr>
                <w:t>Fail to Reject H₀</w:t>
              </w:r>
            </w:ins>
          </w:p>
        </w:tc>
      </w:tr>
      <w:tr w:rsidR="007E7D05" w:rsidRPr="007E7D05" w14:paraId="30920334" w14:textId="77777777" w:rsidTr="00A847D9">
        <w:trPr>
          <w:trHeight w:val="352"/>
          <w:ins w:id="1604" w:author="Dell" w:date="2026-08-01T14:27:00Z"/>
        </w:trPr>
        <w:tc>
          <w:tcPr>
            <w:tcW w:w="0" w:type="auto"/>
            <w:hideMark/>
          </w:tcPr>
          <w:p w14:paraId="1B4AA4E0" w14:textId="77777777" w:rsidR="00A847D9" w:rsidRPr="007E7D05" w:rsidRDefault="00A847D9" w:rsidP="00A847D9">
            <w:pPr>
              <w:keepNext/>
              <w:spacing w:after="160" w:line="259" w:lineRule="auto"/>
              <w:jc w:val="both"/>
              <w:rPr>
                <w:ins w:id="1605" w:author="Dell" w:date="2026-08-01T14:27:00Z"/>
                <w:color w:val="000000" w:themeColor="text1"/>
              </w:rPr>
            </w:pPr>
            <w:ins w:id="1606" w:author="Dell" w:date="2026-08-01T14:27:00Z">
              <w:r w:rsidRPr="007E7D05">
                <w:rPr>
                  <w:color w:val="000000" w:themeColor="text1"/>
                </w:rPr>
                <w:t>NBD → DTI</w:t>
              </w:r>
            </w:ins>
          </w:p>
        </w:tc>
        <w:tc>
          <w:tcPr>
            <w:tcW w:w="0" w:type="auto"/>
            <w:hideMark/>
          </w:tcPr>
          <w:p w14:paraId="19A3E691" w14:textId="77777777" w:rsidR="00A847D9" w:rsidRPr="007E7D05" w:rsidRDefault="00A847D9" w:rsidP="00A847D9">
            <w:pPr>
              <w:keepNext/>
              <w:spacing w:after="160" w:line="259" w:lineRule="auto"/>
              <w:jc w:val="both"/>
              <w:rPr>
                <w:ins w:id="1607" w:author="Dell" w:date="2026-08-01T14:27:00Z"/>
                <w:color w:val="000000" w:themeColor="text1"/>
              </w:rPr>
            </w:pPr>
            <w:ins w:id="1608" w:author="Dell" w:date="2026-08-01T14:27:00Z">
              <w:r w:rsidRPr="007E7D05">
                <w:rPr>
                  <w:color w:val="000000" w:themeColor="text1"/>
                </w:rPr>
                <w:t>1</w:t>
              </w:r>
            </w:ins>
          </w:p>
        </w:tc>
        <w:tc>
          <w:tcPr>
            <w:tcW w:w="0" w:type="auto"/>
            <w:hideMark/>
          </w:tcPr>
          <w:p w14:paraId="3FD0FD33" w14:textId="77777777" w:rsidR="00A847D9" w:rsidRPr="007E7D05" w:rsidRDefault="00A847D9" w:rsidP="00A847D9">
            <w:pPr>
              <w:keepNext/>
              <w:spacing w:after="160" w:line="259" w:lineRule="auto"/>
              <w:jc w:val="both"/>
              <w:rPr>
                <w:ins w:id="1609" w:author="Dell" w:date="2026-08-01T14:27:00Z"/>
                <w:color w:val="000000" w:themeColor="text1"/>
              </w:rPr>
            </w:pPr>
            <w:ins w:id="1610" w:author="Dell" w:date="2026-08-01T14:27:00Z">
              <w:r w:rsidRPr="007E7D05">
                <w:rPr>
                  <w:color w:val="000000" w:themeColor="text1"/>
                </w:rPr>
                <w:t>2.092</w:t>
              </w:r>
            </w:ins>
          </w:p>
        </w:tc>
        <w:tc>
          <w:tcPr>
            <w:tcW w:w="0" w:type="auto"/>
            <w:hideMark/>
          </w:tcPr>
          <w:p w14:paraId="4F8E7407" w14:textId="77777777" w:rsidR="00A847D9" w:rsidRPr="007E7D05" w:rsidRDefault="00A847D9" w:rsidP="00A847D9">
            <w:pPr>
              <w:keepNext/>
              <w:spacing w:after="160" w:line="259" w:lineRule="auto"/>
              <w:jc w:val="both"/>
              <w:rPr>
                <w:ins w:id="1611" w:author="Dell" w:date="2026-08-01T14:27:00Z"/>
                <w:color w:val="000000" w:themeColor="text1"/>
              </w:rPr>
            </w:pPr>
            <w:ins w:id="1612" w:author="Dell" w:date="2026-08-01T14:27:00Z">
              <w:r w:rsidRPr="007E7D05">
                <w:rPr>
                  <w:color w:val="000000" w:themeColor="text1"/>
                </w:rPr>
                <w:t>0.1982</w:t>
              </w:r>
            </w:ins>
          </w:p>
        </w:tc>
        <w:tc>
          <w:tcPr>
            <w:tcW w:w="0" w:type="auto"/>
            <w:hideMark/>
          </w:tcPr>
          <w:p w14:paraId="27061CF7" w14:textId="77777777" w:rsidR="00A847D9" w:rsidRPr="007E7D05" w:rsidRDefault="00A847D9" w:rsidP="00A847D9">
            <w:pPr>
              <w:keepNext/>
              <w:spacing w:after="160" w:line="259" w:lineRule="auto"/>
              <w:jc w:val="both"/>
              <w:rPr>
                <w:ins w:id="1613" w:author="Dell" w:date="2026-08-01T14:27:00Z"/>
                <w:color w:val="000000" w:themeColor="text1"/>
              </w:rPr>
            </w:pPr>
            <w:ins w:id="1614" w:author="Dell" w:date="2026-08-01T14:27:00Z">
              <w:r w:rsidRPr="007E7D05">
                <w:rPr>
                  <w:color w:val="000000" w:themeColor="text1"/>
                </w:rPr>
                <w:t>Fail to Reject H₀</w:t>
              </w:r>
            </w:ins>
          </w:p>
        </w:tc>
      </w:tr>
    </w:tbl>
    <w:p w14:paraId="73EB843B" w14:textId="3F529DDF" w:rsidR="00C57231" w:rsidRPr="007E7D05" w:rsidDel="00A847D9" w:rsidRDefault="00C57231" w:rsidP="00E35E68">
      <w:pPr>
        <w:jc w:val="both"/>
        <w:rPr>
          <w:del w:id="1615" w:author="Dell" w:date="2026-08-01T14:28:00Z"/>
          <w:color w:val="000000" w:themeColor="text1"/>
        </w:rPr>
      </w:pPr>
    </w:p>
    <w:p w14:paraId="5F7F4741" w14:textId="795BA33F" w:rsidR="00A847D9" w:rsidRPr="007E7D05" w:rsidRDefault="00A847D9" w:rsidP="00C57231">
      <w:pPr>
        <w:keepNext/>
        <w:jc w:val="both"/>
        <w:rPr>
          <w:ins w:id="1616" w:author="Dell" w:date="2026-08-01T14:28:00Z"/>
          <w:color w:val="000000" w:themeColor="text1"/>
        </w:rPr>
      </w:pPr>
      <w:ins w:id="1617" w:author="Dell" w:date="2026-08-01T14:28:00Z">
        <w:r w:rsidRPr="007E7D05">
          <w:rPr>
            <w:b/>
            <w:bCs/>
            <w:color w:val="000000" w:themeColor="text1"/>
          </w:rPr>
          <w:t>Note:</w:t>
        </w:r>
        <w:r w:rsidRPr="007E7D05">
          <w:rPr>
            <w:color w:val="000000" w:themeColor="text1"/>
          </w:rPr>
          <w:t xml:space="preserve"> H₀: The independent variable does not Granger-cause the dependent variable.</w:t>
        </w:r>
      </w:ins>
    </w:p>
    <w:p w14:paraId="2D3CCC9D" w14:textId="2E9A16B3" w:rsidR="00C57231" w:rsidRPr="007E7D05" w:rsidDel="00A847D9" w:rsidRDefault="00C57231" w:rsidP="00C57231">
      <w:pPr>
        <w:pStyle w:val="Caption"/>
        <w:jc w:val="center"/>
        <w:rPr>
          <w:del w:id="1618" w:author="Dell" w:date="2026-08-01T14:28:00Z"/>
          <w:rFonts w:cstheme="minorHAnsi"/>
          <w:b/>
          <w:bCs/>
          <w:i w:val="0"/>
          <w:color w:val="000000" w:themeColor="text1"/>
          <w:sz w:val="22"/>
          <w:szCs w:val="22"/>
        </w:rPr>
      </w:pPr>
      <w:del w:id="1619" w:author="Dell" w:date="2026-08-01T14:28:00Z">
        <w:r w:rsidRPr="007E7D05" w:rsidDel="00A847D9">
          <w:rPr>
            <w:i w:val="0"/>
            <w:color w:val="000000" w:themeColor="text1"/>
            <w:sz w:val="22"/>
            <w:szCs w:val="22"/>
          </w:rPr>
          <w:delText>Figure</w:delText>
        </w:r>
        <w:r w:rsidR="000D06E7" w:rsidRPr="007E7D05" w:rsidDel="00A847D9">
          <w:rPr>
            <w:i w:val="0"/>
            <w:color w:val="000000" w:themeColor="text1"/>
            <w:sz w:val="22"/>
            <w:szCs w:val="22"/>
          </w:rPr>
          <w:delText xml:space="preserve"> 1</w:delText>
        </w:r>
        <w:r w:rsidR="00F978E6" w:rsidRPr="007E7D05" w:rsidDel="00A847D9">
          <w:rPr>
            <w:i w:val="0"/>
            <w:color w:val="000000" w:themeColor="text1"/>
            <w:sz w:val="22"/>
            <w:szCs w:val="22"/>
          </w:rPr>
          <w:delText>1</w:delText>
        </w:r>
        <w:r w:rsidRPr="007E7D05" w:rsidDel="00A847D9">
          <w:rPr>
            <w:i w:val="0"/>
            <w:color w:val="000000" w:themeColor="text1"/>
            <w:sz w:val="22"/>
            <w:szCs w:val="22"/>
          </w:rPr>
          <w:delText xml:space="preserve">: </w:delText>
        </w:r>
        <w:r w:rsidRPr="007E7D05" w:rsidDel="00A847D9">
          <w:rPr>
            <w:rFonts w:cstheme="minorHAnsi"/>
            <w:b/>
            <w:bCs/>
            <w:i w:val="0"/>
            <w:color w:val="000000" w:themeColor="text1"/>
            <w:sz w:val="22"/>
            <w:szCs w:val="22"/>
          </w:rPr>
          <w:delText>Granger Causality results</w:delText>
        </w:r>
      </w:del>
    </w:p>
    <w:p w14:paraId="10825C35" w14:textId="4425CDD5" w:rsidR="0044167A" w:rsidRPr="007E7D05" w:rsidRDefault="0044167A" w:rsidP="00E35E68">
      <w:pPr>
        <w:jc w:val="both"/>
        <w:rPr>
          <w:color w:val="000000" w:themeColor="text1"/>
        </w:rPr>
      </w:pPr>
      <w:r w:rsidRPr="007E7D05">
        <w:rPr>
          <w:color w:val="000000" w:themeColor="text1"/>
        </w:rPr>
        <w:t xml:space="preserve">The findings of the Granger causality test </w:t>
      </w:r>
      <w:r w:rsidR="00A52354" w:rsidRPr="007E7D05">
        <w:rPr>
          <w:color w:val="000000" w:themeColor="text1"/>
        </w:rPr>
        <w:t xml:space="preserve">examining the directional </w:t>
      </w:r>
      <w:r w:rsidRPr="007E7D05">
        <w:rPr>
          <w:color w:val="000000" w:themeColor="text1"/>
        </w:rPr>
        <w:t xml:space="preserve">relationship between </w:t>
      </w:r>
      <w:r w:rsidR="00CC4EB9" w:rsidRPr="007E7D05">
        <w:rPr>
          <w:color w:val="000000" w:themeColor="text1"/>
        </w:rPr>
        <w:t xml:space="preserve">DTI </w:t>
      </w:r>
      <w:r w:rsidRPr="007E7D05">
        <w:rPr>
          <w:color w:val="000000" w:themeColor="text1"/>
        </w:rPr>
        <w:t xml:space="preserve">and </w:t>
      </w:r>
      <w:r w:rsidR="00CC4EB9" w:rsidRPr="007E7D05">
        <w:rPr>
          <w:color w:val="000000" w:themeColor="text1"/>
        </w:rPr>
        <w:t xml:space="preserve">NBD </w:t>
      </w:r>
      <w:r w:rsidRPr="007E7D05">
        <w:rPr>
          <w:color w:val="000000" w:themeColor="text1"/>
        </w:rPr>
        <w:t>are prov</w:t>
      </w:r>
      <w:ins w:id="1620" w:author="Dell" w:date="2026-08-01T14:29:00Z">
        <w:r w:rsidR="00A847D9" w:rsidRPr="007E7D05">
          <w:rPr>
            <w:color w:val="000000" w:themeColor="text1"/>
          </w:rPr>
          <w:t>ided by above table.</w:t>
        </w:r>
      </w:ins>
      <w:del w:id="1621" w:author="Dell" w:date="2026-08-01T14:29:00Z">
        <w:r w:rsidRPr="007E7D05" w:rsidDel="00A847D9">
          <w:rPr>
            <w:color w:val="000000" w:themeColor="text1"/>
          </w:rPr>
          <w:delText>ided in  the above figure.</w:delText>
        </w:r>
      </w:del>
      <w:r w:rsidRPr="007E7D05">
        <w:rPr>
          <w:color w:val="000000" w:themeColor="text1"/>
        </w:rPr>
        <w:t xml:space="preserve"> </w:t>
      </w:r>
      <w:ins w:id="1622" w:author="Dell" w:date="2026-08-01T14:29:00Z">
        <w:r w:rsidR="00A847D9" w:rsidRPr="007E7D05">
          <w:rPr>
            <w:color w:val="000000" w:themeColor="text1"/>
          </w:rPr>
          <w:t xml:space="preserve">Table shows </w:t>
        </w:r>
      </w:ins>
      <w:r w:rsidRPr="007E7D05">
        <w:rPr>
          <w:color w:val="000000" w:themeColor="text1"/>
        </w:rPr>
        <w:t xml:space="preserve">there is no Granger causality from DTI to NBD because the calculated F-statistic equals 0.307 and the </w:t>
      </w:r>
      <w:r w:rsidR="00CE2F52" w:rsidRPr="007E7D05">
        <w:rPr>
          <w:color w:val="000000" w:themeColor="text1"/>
        </w:rPr>
        <w:t>p-value (0.599) exceeds the 5% significance level. S</w:t>
      </w:r>
      <w:r w:rsidRPr="007E7D05">
        <w:rPr>
          <w:color w:val="000000" w:themeColor="text1"/>
        </w:rPr>
        <w:t xml:space="preserve">imilarly, NBD does not </w:t>
      </w:r>
      <w:r w:rsidR="00CE2F52" w:rsidRPr="007E7D05">
        <w:rPr>
          <w:color w:val="000000" w:themeColor="text1"/>
        </w:rPr>
        <w:t xml:space="preserve">The results indicate that </w:t>
      </w:r>
      <w:r w:rsidRPr="007E7D05">
        <w:rPr>
          <w:color w:val="000000" w:themeColor="text1"/>
        </w:rPr>
        <w:t xml:space="preserve">Granger-cause DTI with an F-statistic value of 2.092 and a p-value of 0.198. Hence, </w:t>
      </w:r>
      <w:r w:rsidR="00CE2F52" w:rsidRPr="007E7D05">
        <w:rPr>
          <w:color w:val="000000" w:themeColor="text1"/>
        </w:rPr>
        <w:t xml:space="preserve">the null hypothesis of no Granger causality cannot be rejected </w:t>
      </w:r>
      <w:r w:rsidRPr="007E7D05">
        <w:rPr>
          <w:color w:val="000000" w:themeColor="text1"/>
        </w:rPr>
        <w:t xml:space="preserve">in both cases. The results obtained show that there is </w:t>
      </w:r>
      <w:r w:rsidR="00CE2F52" w:rsidRPr="007E7D05">
        <w:rPr>
          <w:color w:val="000000" w:themeColor="text1"/>
        </w:rPr>
        <w:t xml:space="preserve">no statistical evidence of a causal relationship </w:t>
      </w:r>
      <w:r w:rsidRPr="007E7D05">
        <w:rPr>
          <w:color w:val="000000" w:themeColor="text1"/>
        </w:rPr>
        <w:t>between digital transformation and entrepreneurial development in Nepal.</w:t>
      </w:r>
    </w:p>
    <w:p w14:paraId="7418276E" w14:textId="46BBD5AE" w:rsidR="00CE2F52" w:rsidRPr="007E7D05" w:rsidRDefault="0044167A" w:rsidP="00974BFE">
      <w:pPr>
        <w:jc w:val="both"/>
        <w:rPr>
          <w:color w:val="000000" w:themeColor="text1"/>
        </w:rPr>
      </w:pPr>
      <w:r w:rsidRPr="007E7D05">
        <w:rPr>
          <w:color w:val="000000" w:themeColor="text1"/>
        </w:rPr>
        <w:t xml:space="preserve">According to the Granger causality test, </w:t>
      </w:r>
      <w:r w:rsidR="00CE2F52" w:rsidRPr="007E7D05">
        <w:rPr>
          <w:color w:val="000000" w:themeColor="text1"/>
        </w:rPr>
        <w:t xml:space="preserve">there is no evidence of causality </w:t>
      </w:r>
      <w:r w:rsidRPr="007E7D05">
        <w:rPr>
          <w:color w:val="000000" w:themeColor="text1"/>
        </w:rPr>
        <w:t xml:space="preserve">either direction between the </w:t>
      </w:r>
      <w:r w:rsidR="00210844" w:rsidRPr="007E7D05">
        <w:rPr>
          <w:color w:val="000000" w:themeColor="text1"/>
        </w:rPr>
        <w:t xml:space="preserve">DTI </w:t>
      </w:r>
      <w:r w:rsidRPr="007E7D05">
        <w:rPr>
          <w:color w:val="000000" w:themeColor="text1"/>
        </w:rPr>
        <w:t xml:space="preserve">and </w:t>
      </w:r>
      <w:r w:rsidR="00210844" w:rsidRPr="007E7D05">
        <w:rPr>
          <w:color w:val="000000" w:themeColor="text1"/>
        </w:rPr>
        <w:t xml:space="preserve">NBD </w:t>
      </w:r>
      <w:r w:rsidRPr="007E7D05">
        <w:rPr>
          <w:color w:val="000000" w:themeColor="text1"/>
        </w:rPr>
        <w:t xml:space="preserve">during the period of the study. This implies that </w:t>
      </w:r>
      <w:r w:rsidR="00CE2F52" w:rsidRPr="007E7D05">
        <w:rPr>
          <w:color w:val="000000" w:themeColor="text1"/>
        </w:rPr>
        <w:t>changes in digital transformation do not significantly predict future changes in entrepreneurial development</w:t>
      </w:r>
      <w:r w:rsidRPr="007E7D05">
        <w:rPr>
          <w:color w:val="000000" w:themeColor="text1"/>
        </w:rPr>
        <w:t xml:space="preserve">, and vice versa. However, these results </w:t>
      </w:r>
      <w:r w:rsidR="00CE2F52" w:rsidRPr="007E7D05">
        <w:rPr>
          <w:color w:val="000000" w:themeColor="text1"/>
        </w:rPr>
        <w:t xml:space="preserve">should be interpreted with caution </w:t>
      </w:r>
      <w:r w:rsidRPr="007E7D05">
        <w:rPr>
          <w:color w:val="000000" w:themeColor="text1"/>
        </w:rPr>
        <w:t xml:space="preserve">since this particular study was conducted on a small sample size </w:t>
      </w:r>
      <w:r w:rsidR="00CE2F52" w:rsidRPr="007E7D05">
        <w:rPr>
          <w:color w:val="000000" w:themeColor="text1"/>
        </w:rPr>
        <w:t>using only a one-lag specification</w:t>
      </w:r>
    </w:p>
    <w:p w14:paraId="5DADA06B" w14:textId="433A80D3" w:rsidR="00974BFE" w:rsidRPr="007E7D05" w:rsidDel="007E7D05" w:rsidRDefault="00974BFE" w:rsidP="007E7D05">
      <w:pPr>
        <w:jc w:val="both"/>
        <w:rPr>
          <w:del w:id="1623" w:author="Dell" w:date="2026-08-01T14:36:00Z"/>
          <w:color w:val="000000" w:themeColor="text1"/>
        </w:rPr>
        <w:pPrChange w:id="1624" w:author="Dell" w:date="2026-08-01T14:36:00Z">
          <w:pPr>
            <w:keepNext/>
            <w:jc w:val="both"/>
          </w:pPr>
        </w:pPrChange>
      </w:pPr>
      <w:r w:rsidRPr="007E7D05">
        <w:rPr>
          <w:rFonts w:cstheme="minorHAnsi"/>
          <w:b/>
          <w:bCs/>
          <w:color w:val="000000" w:themeColor="text1"/>
        </w:rPr>
        <w:t>4.7 Diagnostics</w:t>
      </w:r>
    </w:p>
    <w:p w14:paraId="366CE95B" w14:textId="1BCA4D17" w:rsidR="007E7D05" w:rsidRPr="007E7D05" w:rsidRDefault="007E7D05" w:rsidP="00974BFE">
      <w:pPr>
        <w:jc w:val="both"/>
        <w:rPr>
          <w:ins w:id="1625" w:author="Dell" w:date="2026-08-01T14:36:00Z"/>
          <w:color w:val="000000" w:themeColor="text1"/>
        </w:rPr>
      </w:pPr>
    </w:p>
    <w:p w14:paraId="7372B8AF" w14:textId="4DACE12C" w:rsidR="007E7D05" w:rsidRPr="007E7D05" w:rsidRDefault="007E7D05" w:rsidP="007E7D05">
      <w:pPr>
        <w:pStyle w:val="Caption"/>
        <w:keepNext/>
        <w:jc w:val="center"/>
        <w:rPr>
          <w:ins w:id="1626" w:author="Dell" w:date="2026-08-01T14:38:00Z"/>
          <w:b/>
          <w:i w:val="0"/>
          <w:color w:val="000000" w:themeColor="text1"/>
          <w:sz w:val="22"/>
          <w:szCs w:val="22"/>
          <w:rPrChange w:id="1627" w:author="Dell" w:date="2026-08-01T14:38:00Z">
            <w:rPr>
              <w:ins w:id="1628" w:author="Dell" w:date="2026-08-01T14:38:00Z"/>
            </w:rPr>
          </w:rPrChange>
        </w:rPr>
        <w:pPrChange w:id="1629" w:author="Dell" w:date="2026-08-01T14:38:00Z">
          <w:pPr/>
        </w:pPrChange>
      </w:pPr>
      <w:ins w:id="1630" w:author="Dell" w:date="2026-08-01T14:38:00Z">
        <w:r w:rsidRPr="007E7D05">
          <w:rPr>
            <w:b/>
            <w:i w:val="0"/>
            <w:color w:val="000000" w:themeColor="text1"/>
            <w:sz w:val="22"/>
            <w:szCs w:val="22"/>
            <w:rPrChange w:id="1631" w:author="Dell" w:date="2026-08-01T14:38:00Z">
              <w:rPr/>
            </w:rPrChange>
          </w:rPr>
          <w:t xml:space="preserve">Table </w:t>
        </w:r>
      </w:ins>
      <w:proofErr w:type="gramStart"/>
      <w:r w:rsidR="00DD3DD3">
        <w:rPr>
          <w:b/>
          <w:i w:val="0"/>
          <w:color w:val="000000" w:themeColor="text1"/>
          <w:sz w:val="22"/>
          <w:szCs w:val="22"/>
        </w:rPr>
        <w:t>10</w:t>
      </w:r>
      <w:ins w:id="1632" w:author="Dell" w:date="2026-08-01T14:38:00Z">
        <w:r w:rsidRPr="007E7D05">
          <w:rPr>
            <w:b/>
            <w:i w:val="0"/>
            <w:color w:val="000000" w:themeColor="text1"/>
            <w:sz w:val="22"/>
            <w:szCs w:val="22"/>
          </w:rPr>
          <w:t xml:space="preserve"> </w:t>
        </w:r>
        <w:r w:rsidRPr="007E7D05">
          <w:rPr>
            <w:b/>
            <w:i w:val="0"/>
            <w:color w:val="000000" w:themeColor="text1"/>
            <w:sz w:val="22"/>
            <w:szCs w:val="22"/>
            <w:rPrChange w:id="1633" w:author="Dell" w:date="2026-08-01T14:38:00Z">
              <w:rPr/>
            </w:rPrChange>
          </w:rPr>
          <w:t>:</w:t>
        </w:r>
        <w:proofErr w:type="gramEnd"/>
        <w:r w:rsidRPr="007E7D05">
          <w:rPr>
            <w:b/>
            <w:i w:val="0"/>
            <w:color w:val="000000" w:themeColor="text1"/>
            <w:sz w:val="22"/>
            <w:szCs w:val="22"/>
          </w:rPr>
          <w:t xml:space="preserve"> Diagnostic Test Results for the estimated ARDL model</w:t>
        </w:r>
      </w:ins>
    </w:p>
    <w:tbl>
      <w:tblPr>
        <w:tblStyle w:val="TableGrid"/>
        <w:tblW w:w="0" w:type="auto"/>
        <w:tblLook w:val="04A0" w:firstRow="1" w:lastRow="0" w:firstColumn="1" w:lastColumn="0" w:noHBand="0" w:noVBand="1"/>
      </w:tblPr>
      <w:tblGrid>
        <w:gridCol w:w="2192"/>
        <w:gridCol w:w="1350"/>
        <w:gridCol w:w="880"/>
        <w:gridCol w:w="973"/>
        <w:gridCol w:w="3269"/>
        <w:tblGridChange w:id="1634">
          <w:tblGrid>
            <w:gridCol w:w="2192"/>
            <w:gridCol w:w="1350"/>
            <w:gridCol w:w="880"/>
            <w:gridCol w:w="973"/>
            <w:gridCol w:w="3269"/>
          </w:tblGrid>
        </w:tblGridChange>
      </w:tblGrid>
      <w:tr w:rsidR="007E7D05" w:rsidRPr="007E7D05" w14:paraId="61C866E2" w14:textId="77777777" w:rsidTr="007E7D05">
        <w:trPr>
          <w:ins w:id="1635" w:author="Dell" w:date="2026-08-01T14:36:00Z"/>
        </w:trPr>
        <w:tc>
          <w:tcPr>
            <w:tcW w:w="0" w:type="auto"/>
            <w:hideMark/>
          </w:tcPr>
          <w:p w14:paraId="4CAB92A9" w14:textId="77777777" w:rsidR="007E7D05" w:rsidRPr="007E7D05" w:rsidRDefault="007E7D05" w:rsidP="007E7D05">
            <w:pPr>
              <w:spacing w:after="160" w:line="259" w:lineRule="auto"/>
              <w:jc w:val="both"/>
              <w:rPr>
                <w:ins w:id="1636" w:author="Dell" w:date="2026-08-01T14:36:00Z"/>
                <w:rFonts w:cstheme="minorHAnsi"/>
                <w:bCs/>
                <w:color w:val="000000" w:themeColor="text1"/>
                <w:rPrChange w:id="1637" w:author="Dell" w:date="2026-08-01T14:36:00Z">
                  <w:rPr>
                    <w:ins w:id="1638" w:author="Dell" w:date="2026-08-01T14:36:00Z"/>
                    <w:rFonts w:cstheme="minorHAnsi"/>
                    <w:b/>
                    <w:bCs/>
                  </w:rPr>
                </w:rPrChange>
              </w:rPr>
            </w:pPr>
            <w:ins w:id="1639" w:author="Dell" w:date="2026-08-01T14:36:00Z">
              <w:r w:rsidRPr="007E7D05">
                <w:rPr>
                  <w:rFonts w:cstheme="minorHAnsi"/>
                  <w:bCs/>
                  <w:color w:val="000000" w:themeColor="text1"/>
                  <w:rPrChange w:id="1640" w:author="Dell" w:date="2026-08-01T14:36:00Z">
                    <w:rPr>
                      <w:rFonts w:cstheme="minorHAnsi"/>
                      <w:b/>
                      <w:bCs/>
                    </w:rPr>
                  </w:rPrChange>
                </w:rPr>
                <w:t>Diagnostic Test</w:t>
              </w:r>
            </w:ins>
          </w:p>
        </w:tc>
        <w:tc>
          <w:tcPr>
            <w:tcW w:w="0" w:type="auto"/>
            <w:hideMark/>
          </w:tcPr>
          <w:p w14:paraId="6D263D60" w14:textId="77777777" w:rsidR="007E7D05" w:rsidRPr="007E7D05" w:rsidRDefault="007E7D05" w:rsidP="007E7D05">
            <w:pPr>
              <w:spacing w:after="160" w:line="259" w:lineRule="auto"/>
              <w:jc w:val="both"/>
              <w:rPr>
                <w:ins w:id="1641" w:author="Dell" w:date="2026-08-01T14:36:00Z"/>
                <w:rFonts w:cstheme="minorHAnsi"/>
                <w:bCs/>
                <w:color w:val="000000" w:themeColor="text1"/>
                <w:rPrChange w:id="1642" w:author="Dell" w:date="2026-08-01T14:36:00Z">
                  <w:rPr>
                    <w:ins w:id="1643" w:author="Dell" w:date="2026-08-01T14:36:00Z"/>
                    <w:rFonts w:cstheme="minorHAnsi"/>
                    <w:b/>
                    <w:bCs/>
                  </w:rPr>
                </w:rPrChange>
              </w:rPr>
            </w:pPr>
            <w:ins w:id="1644" w:author="Dell" w:date="2026-08-01T14:36:00Z">
              <w:r w:rsidRPr="007E7D05">
                <w:rPr>
                  <w:rFonts w:cstheme="minorHAnsi"/>
                  <w:bCs/>
                  <w:color w:val="000000" w:themeColor="text1"/>
                  <w:rPrChange w:id="1645" w:author="Dell" w:date="2026-08-01T14:36:00Z">
                    <w:rPr>
                      <w:rFonts w:cstheme="minorHAnsi"/>
                      <w:b/>
                      <w:bCs/>
                    </w:rPr>
                  </w:rPrChange>
                </w:rPr>
                <w:t>Test Statistic</w:t>
              </w:r>
            </w:ins>
          </w:p>
        </w:tc>
        <w:tc>
          <w:tcPr>
            <w:tcW w:w="0" w:type="auto"/>
            <w:hideMark/>
          </w:tcPr>
          <w:p w14:paraId="6F0D7FDD" w14:textId="77777777" w:rsidR="007E7D05" w:rsidRPr="007E7D05" w:rsidRDefault="007E7D05" w:rsidP="007E7D05">
            <w:pPr>
              <w:spacing w:after="160" w:line="259" w:lineRule="auto"/>
              <w:jc w:val="both"/>
              <w:rPr>
                <w:ins w:id="1646" w:author="Dell" w:date="2026-08-01T14:36:00Z"/>
                <w:rFonts w:cstheme="minorHAnsi"/>
                <w:bCs/>
                <w:color w:val="000000" w:themeColor="text1"/>
                <w:rPrChange w:id="1647" w:author="Dell" w:date="2026-08-01T14:36:00Z">
                  <w:rPr>
                    <w:ins w:id="1648" w:author="Dell" w:date="2026-08-01T14:36:00Z"/>
                    <w:rFonts w:cstheme="minorHAnsi"/>
                    <w:b/>
                    <w:bCs/>
                  </w:rPr>
                </w:rPrChange>
              </w:rPr>
            </w:pPr>
            <w:ins w:id="1649" w:author="Dell" w:date="2026-08-01T14:36:00Z">
              <w:r w:rsidRPr="007E7D05">
                <w:rPr>
                  <w:rFonts w:cstheme="minorHAnsi"/>
                  <w:bCs/>
                  <w:color w:val="000000" w:themeColor="text1"/>
                  <w:rPrChange w:id="1650" w:author="Dell" w:date="2026-08-01T14:36:00Z">
                    <w:rPr>
                      <w:rFonts w:cstheme="minorHAnsi"/>
                      <w:b/>
                      <w:bCs/>
                    </w:rPr>
                  </w:rPrChange>
                </w:rPr>
                <w:t>p-value</w:t>
              </w:r>
            </w:ins>
          </w:p>
        </w:tc>
        <w:tc>
          <w:tcPr>
            <w:tcW w:w="0" w:type="auto"/>
            <w:hideMark/>
          </w:tcPr>
          <w:p w14:paraId="73EF2204" w14:textId="77777777" w:rsidR="007E7D05" w:rsidRPr="007E7D05" w:rsidRDefault="007E7D05" w:rsidP="007E7D05">
            <w:pPr>
              <w:spacing w:after="160" w:line="259" w:lineRule="auto"/>
              <w:jc w:val="both"/>
              <w:rPr>
                <w:ins w:id="1651" w:author="Dell" w:date="2026-08-01T14:36:00Z"/>
                <w:rFonts w:cstheme="minorHAnsi"/>
                <w:bCs/>
                <w:color w:val="000000" w:themeColor="text1"/>
                <w:rPrChange w:id="1652" w:author="Dell" w:date="2026-08-01T14:36:00Z">
                  <w:rPr>
                    <w:ins w:id="1653" w:author="Dell" w:date="2026-08-01T14:36:00Z"/>
                    <w:rFonts w:cstheme="minorHAnsi"/>
                    <w:b/>
                    <w:bCs/>
                  </w:rPr>
                </w:rPrChange>
              </w:rPr>
            </w:pPr>
            <w:ins w:id="1654" w:author="Dell" w:date="2026-08-01T14:36:00Z">
              <w:r w:rsidRPr="007E7D05">
                <w:rPr>
                  <w:rFonts w:cstheme="minorHAnsi"/>
                  <w:bCs/>
                  <w:color w:val="000000" w:themeColor="text1"/>
                  <w:rPrChange w:id="1655" w:author="Dell" w:date="2026-08-01T14:36:00Z">
                    <w:rPr>
                      <w:rFonts w:cstheme="minorHAnsi"/>
                      <w:b/>
                      <w:bCs/>
                    </w:rPr>
                  </w:rPrChange>
                </w:rPr>
                <w:t>Decision</w:t>
              </w:r>
            </w:ins>
          </w:p>
        </w:tc>
        <w:tc>
          <w:tcPr>
            <w:tcW w:w="0" w:type="auto"/>
            <w:hideMark/>
          </w:tcPr>
          <w:p w14:paraId="37F8E07A" w14:textId="77777777" w:rsidR="007E7D05" w:rsidRPr="007E7D05" w:rsidRDefault="007E7D05" w:rsidP="007E7D05">
            <w:pPr>
              <w:spacing w:after="160" w:line="259" w:lineRule="auto"/>
              <w:jc w:val="both"/>
              <w:rPr>
                <w:ins w:id="1656" w:author="Dell" w:date="2026-08-01T14:36:00Z"/>
                <w:rFonts w:cstheme="minorHAnsi"/>
                <w:bCs/>
                <w:color w:val="000000" w:themeColor="text1"/>
                <w:rPrChange w:id="1657" w:author="Dell" w:date="2026-08-01T14:36:00Z">
                  <w:rPr>
                    <w:ins w:id="1658" w:author="Dell" w:date="2026-08-01T14:36:00Z"/>
                    <w:rFonts w:cstheme="minorHAnsi"/>
                    <w:b/>
                    <w:bCs/>
                  </w:rPr>
                </w:rPrChange>
              </w:rPr>
            </w:pPr>
            <w:ins w:id="1659" w:author="Dell" w:date="2026-08-01T14:36:00Z">
              <w:r w:rsidRPr="007E7D05">
                <w:rPr>
                  <w:rFonts w:cstheme="minorHAnsi"/>
                  <w:bCs/>
                  <w:color w:val="000000" w:themeColor="text1"/>
                  <w:rPrChange w:id="1660" w:author="Dell" w:date="2026-08-01T14:36:00Z">
                    <w:rPr>
                      <w:rFonts w:cstheme="minorHAnsi"/>
                      <w:b/>
                      <w:bCs/>
                    </w:rPr>
                  </w:rPrChange>
                </w:rPr>
                <w:t>Interpretation</w:t>
              </w:r>
            </w:ins>
          </w:p>
        </w:tc>
      </w:tr>
      <w:tr w:rsidR="007E7D05" w:rsidRPr="007E7D05" w14:paraId="6BF4D606" w14:textId="77777777" w:rsidTr="007E7D05">
        <w:trPr>
          <w:ins w:id="1661" w:author="Dell" w:date="2026-08-01T14:36:00Z"/>
        </w:trPr>
        <w:tc>
          <w:tcPr>
            <w:tcW w:w="0" w:type="auto"/>
            <w:hideMark/>
          </w:tcPr>
          <w:p w14:paraId="601FDFA4" w14:textId="77777777" w:rsidR="007E7D05" w:rsidRPr="007E7D05" w:rsidRDefault="007E7D05" w:rsidP="007E7D05">
            <w:pPr>
              <w:spacing w:after="160" w:line="259" w:lineRule="auto"/>
              <w:jc w:val="both"/>
              <w:rPr>
                <w:ins w:id="1662" w:author="Dell" w:date="2026-08-01T14:36:00Z"/>
                <w:rFonts w:cstheme="minorHAnsi"/>
                <w:bCs/>
                <w:color w:val="000000" w:themeColor="text1"/>
                <w:rPrChange w:id="1663" w:author="Dell" w:date="2026-08-01T14:36:00Z">
                  <w:rPr>
                    <w:ins w:id="1664" w:author="Dell" w:date="2026-08-01T14:36:00Z"/>
                    <w:rFonts w:cstheme="minorHAnsi"/>
                    <w:b/>
                    <w:bCs/>
                  </w:rPr>
                </w:rPrChange>
              </w:rPr>
            </w:pPr>
            <w:proofErr w:type="spellStart"/>
            <w:ins w:id="1665" w:author="Dell" w:date="2026-08-01T14:36:00Z">
              <w:r w:rsidRPr="007E7D05">
                <w:rPr>
                  <w:rFonts w:cstheme="minorHAnsi"/>
                  <w:bCs/>
                  <w:color w:val="000000" w:themeColor="text1"/>
                  <w:rPrChange w:id="1666" w:author="Dell" w:date="2026-08-01T14:36:00Z">
                    <w:rPr>
                      <w:rFonts w:cstheme="minorHAnsi"/>
                      <w:b/>
                      <w:bCs/>
                    </w:rPr>
                  </w:rPrChange>
                </w:rPr>
                <w:t>Breusch</w:t>
              </w:r>
              <w:proofErr w:type="spellEnd"/>
              <w:r w:rsidRPr="007E7D05">
                <w:rPr>
                  <w:rFonts w:cstheme="minorHAnsi"/>
                  <w:bCs/>
                  <w:color w:val="000000" w:themeColor="text1"/>
                  <w:rPrChange w:id="1667" w:author="Dell" w:date="2026-08-01T14:36:00Z">
                    <w:rPr>
                      <w:rFonts w:cstheme="minorHAnsi"/>
                      <w:b/>
                      <w:bCs/>
                    </w:rPr>
                  </w:rPrChange>
                </w:rPr>
                <w:t>–Godfrey Test</w:t>
              </w:r>
            </w:ins>
          </w:p>
        </w:tc>
        <w:tc>
          <w:tcPr>
            <w:tcW w:w="0" w:type="auto"/>
            <w:hideMark/>
          </w:tcPr>
          <w:p w14:paraId="41D373DD" w14:textId="77777777" w:rsidR="007E7D05" w:rsidRPr="007E7D05" w:rsidRDefault="007E7D05" w:rsidP="007E7D05">
            <w:pPr>
              <w:spacing w:after="160" w:line="259" w:lineRule="auto"/>
              <w:jc w:val="both"/>
              <w:rPr>
                <w:ins w:id="1668" w:author="Dell" w:date="2026-08-01T14:36:00Z"/>
                <w:rFonts w:cstheme="minorHAnsi"/>
                <w:bCs/>
                <w:color w:val="000000" w:themeColor="text1"/>
                <w:rPrChange w:id="1669" w:author="Dell" w:date="2026-08-01T14:36:00Z">
                  <w:rPr>
                    <w:ins w:id="1670" w:author="Dell" w:date="2026-08-01T14:36:00Z"/>
                    <w:rFonts w:cstheme="minorHAnsi"/>
                    <w:b/>
                    <w:bCs/>
                  </w:rPr>
                </w:rPrChange>
              </w:rPr>
            </w:pPr>
            <w:ins w:id="1671" w:author="Dell" w:date="2026-08-01T14:36:00Z">
              <w:r w:rsidRPr="007E7D05">
                <w:rPr>
                  <w:rFonts w:cstheme="minorHAnsi"/>
                  <w:bCs/>
                  <w:color w:val="000000" w:themeColor="text1"/>
                  <w:rPrChange w:id="1672" w:author="Dell" w:date="2026-08-01T14:36:00Z">
                    <w:rPr>
                      <w:rFonts w:cstheme="minorHAnsi"/>
                      <w:b/>
                      <w:bCs/>
                    </w:rPr>
                  </w:rPrChange>
                </w:rPr>
                <w:t>2.759</w:t>
              </w:r>
            </w:ins>
          </w:p>
        </w:tc>
        <w:tc>
          <w:tcPr>
            <w:tcW w:w="0" w:type="auto"/>
            <w:hideMark/>
          </w:tcPr>
          <w:p w14:paraId="6810C498" w14:textId="77777777" w:rsidR="007E7D05" w:rsidRPr="007E7D05" w:rsidRDefault="007E7D05" w:rsidP="007E7D05">
            <w:pPr>
              <w:spacing w:after="160" w:line="259" w:lineRule="auto"/>
              <w:jc w:val="both"/>
              <w:rPr>
                <w:ins w:id="1673" w:author="Dell" w:date="2026-08-01T14:36:00Z"/>
                <w:rFonts w:cstheme="minorHAnsi"/>
                <w:bCs/>
                <w:color w:val="000000" w:themeColor="text1"/>
                <w:rPrChange w:id="1674" w:author="Dell" w:date="2026-08-01T14:36:00Z">
                  <w:rPr>
                    <w:ins w:id="1675" w:author="Dell" w:date="2026-08-01T14:36:00Z"/>
                    <w:rFonts w:cstheme="minorHAnsi"/>
                    <w:b/>
                    <w:bCs/>
                  </w:rPr>
                </w:rPrChange>
              </w:rPr>
            </w:pPr>
            <w:ins w:id="1676" w:author="Dell" w:date="2026-08-01T14:36:00Z">
              <w:r w:rsidRPr="007E7D05">
                <w:rPr>
                  <w:rFonts w:cstheme="minorHAnsi"/>
                  <w:bCs/>
                  <w:color w:val="000000" w:themeColor="text1"/>
                  <w:rPrChange w:id="1677" w:author="Dell" w:date="2026-08-01T14:36:00Z">
                    <w:rPr>
                      <w:rFonts w:cstheme="minorHAnsi"/>
                      <w:b/>
                      <w:bCs/>
                    </w:rPr>
                  </w:rPrChange>
                </w:rPr>
                <w:t>0.2517</w:t>
              </w:r>
            </w:ins>
          </w:p>
        </w:tc>
        <w:tc>
          <w:tcPr>
            <w:tcW w:w="0" w:type="auto"/>
            <w:hideMark/>
          </w:tcPr>
          <w:p w14:paraId="6652D6DB" w14:textId="77777777" w:rsidR="007E7D05" w:rsidRPr="007E7D05" w:rsidRDefault="007E7D05" w:rsidP="007E7D05">
            <w:pPr>
              <w:spacing w:after="160" w:line="259" w:lineRule="auto"/>
              <w:jc w:val="both"/>
              <w:rPr>
                <w:ins w:id="1678" w:author="Dell" w:date="2026-08-01T14:36:00Z"/>
                <w:rFonts w:cstheme="minorHAnsi"/>
                <w:bCs/>
                <w:color w:val="000000" w:themeColor="text1"/>
                <w:rPrChange w:id="1679" w:author="Dell" w:date="2026-08-01T14:36:00Z">
                  <w:rPr>
                    <w:ins w:id="1680" w:author="Dell" w:date="2026-08-01T14:36:00Z"/>
                    <w:rFonts w:cstheme="minorHAnsi"/>
                    <w:b/>
                    <w:bCs/>
                  </w:rPr>
                </w:rPrChange>
              </w:rPr>
            </w:pPr>
            <w:ins w:id="1681" w:author="Dell" w:date="2026-08-01T14:36:00Z">
              <w:r w:rsidRPr="007E7D05">
                <w:rPr>
                  <w:rFonts w:cstheme="minorHAnsi"/>
                  <w:bCs/>
                  <w:color w:val="000000" w:themeColor="text1"/>
                  <w:rPrChange w:id="1682" w:author="Dell" w:date="2026-08-01T14:36:00Z">
                    <w:rPr>
                      <w:rFonts w:cstheme="minorHAnsi"/>
                      <w:b/>
                      <w:bCs/>
                    </w:rPr>
                  </w:rPrChange>
                </w:rPr>
                <w:t>Pass</w:t>
              </w:r>
            </w:ins>
          </w:p>
        </w:tc>
        <w:tc>
          <w:tcPr>
            <w:tcW w:w="0" w:type="auto"/>
            <w:hideMark/>
          </w:tcPr>
          <w:p w14:paraId="13096F05" w14:textId="77777777" w:rsidR="007E7D05" w:rsidRPr="007E7D05" w:rsidRDefault="007E7D05" w:rsidP="007E7D05">
            <w:pPr>
              <w:spacing w:after="160" w:line="259" w:lineRule="auto"/>
              <w:jc w:val="both"/>
              <w:rPr>
                <w:ins w:id="1683" w:author="Dell" w:date="2026-08-01T14:36:00Z"/>
                <w:rFonts w:cstheme="minorHAnsi"/>
                <w:bCs/>
                <w:color w:val="000000" w:themeColor="text1"/>
                <w:rPrChange w:id="1684" w:author="Dell" w:date="2026-08-01T14:36:00Z">
                  <w:rPr>
                    <w:ins w:id="1685" w:author="Dell" w:date="2026-08-01T14:36:00Z"/>
                    <w:rFonts w:cstheme="minorHAnsi"/>
                    <w:b/>
                    <w:bCs/>
                  </w:rPr>
                </w:rPrChange>
              </w:rPr>
            </w:pPr>
            <w:ins w:id="1686" w:author="Dell" w:date="2026-08-01T14:36:00Z">
              <w:r w:rsidRPr="007E7D05">
                <w:rPr>
                  <w:rFonts w:cstheme="minorHAnsi"/>
                  <w:bCs/>
                  <w:color w:val="000000" w:themeColor="text1"/>
                  <w:rPrChange w:id="1687" w:author="Dell" w:date="2026-08-01T14:36:00Z">
                    <w:rPr>
                      <w:rFonts w:cstheme="minorHAnsi"/>
                      <w:b/>
                      <w:bCs/>
                    </w:rPr>
                  </w:rPrChange>
                </w:rPr>
                <w:t>No serial correlation</w:t>
              </w:r>
            </w:ins>
          </w:p>
        </w:tc>
      </w:tr>
      <w:tr w:rsidR="007E7D05" w:rsidRPr="007E7D05" w14:paraId="57D3F601" w14:textId="77777777" w:rsidTr="007E7D05">
        <w:trPr>
          <w:ins w:id="1688" w:author="Dell" w:date="2026-08-01T14:36:00Z"/>
        </w:trPr>
        <w:tc>
          <w:tcPr>
            <w:tcW w:w="0" w:type="auto"/>
            <w:hideMark/>
          </w:tcPr>
          <w:p w14:paraId="2AC3A1C3" w14:textId="77777777" w:rsidR="007E7D05" w:rsidRPr="007E7D05" w:rsidRDefault="007E7D05" w:rsidP="007E7D05">
            <w:pPr>
              <w:spacing w:after="160" w:line="259" w:lineRule="auto"/>
              <w:jc w:val="both"/>
              <w:rPr>
                <w:ins w:id="1689" w:author="Dell" w:date="2026-08-01T14:36:00Z"/>
                <w:rFonts w:cstheme="minorHAnsi"/>
                <w:bCs/>
                <w:color w:val="000000" w:themeColor="text1"/>
                <w:rPrChange w:id="1690" w:author="Dell" w:date="2026-08-01T14:36:00Z">
                  <w:rPr>
                    <w:ins w:id="1691" w:author="Dell" w:date="2026-08-01T14:36:00Z"/>
                    <w:rFonts w:cstheme="minorHAnsi"/>
                    <w:b/>
                    <w:bCs/>
                  </w:rPr>
                </w:rPrChange>
              </w:rPr>
            </w:pPr>
            <w:proofErr w:type="spellStart"/>
            <w:ins w:id="1692" w:author="Dell" w:date="2026-08-01T14:36:00Z">
              <w:r w:rsidRPr="007E7D05">
                <w:rPr>
                  <w:rFonts w:cstheme="minorHAnsi"/>
                  <w:bCs/>
                  <w:color w:val="000000" w:themeColor="text1"/>
                  <w:rPrChange w:id="1693" w:author="Dell" w:date="2026-08-01T14:36:00Z">
                    <w:rPr>
                      <w:rFonts w:cstheme="minorHAnsi"/>
                      <w:b/>
                      <w:bCs/>
                    </w:rPr>
                  </w:rPrChange>
                </w:rPr>
                <w:t>Jarque</w:t>
              </w:r>
              <w:proofErr w:type="spellEnd"/>
              <w:r w:rsidRPr="007E7D05">
                <w:rPr>
                  <w:rFonts w:cstheme="minorHAnsi"/>
                  <w:bCs/>
                  <w:color w:val="000000" w:themeColor="text1"/>
                  <w:rPrChange w:id="1694" w:author="Dell" w:date="2026-08-01T14:36:00Z">
                    <w:rPr>
                      <w:rFonts w:cstheme="minorHAnsi"/>
                      <w:b/>
                      <w:bCs/>
                    </w:rPr>
                  </w:rPrChange>
                </w:rPr>
                <w:t>–</w:t>
              </w:r>
              <w:proofErr w:type="spellStart"/>
              <w:r w:rsidRPr="007E7D05">
                <w:rPr>
                  <w:rFonts w:cstheme="minorHAnsi"/>
                  <w:bCs/>
                  <w:color w:val="000000" w:themeColor="text1"/>
                  <w:rPrChange w:id="1695" w:author="Dell" w:date="2026-08-01T14:36:00Z">
                    <w:rPr>
                      <w:rFonts w:cstheme="minorHAnsi"/>
                      <w:b/>
                      <w:bCs/>
                    </w:rPr>
                  </w:rPrChange>
                </w:rPr>
                <w:t>Bera</w:t>
              </w:r>
              <w:proofErr w:type="spellEnd"/>
              <w:r w:rsidRPr="007E7D05">
                <w:rPr>
                  <w:rFonts w:cstheme="minorHAnsi"/>
                  <w:bCs/>
                  <w:color w:val="000000" w:themeColor="text1"/>
                  <w:rPrChange w:id="1696" w:author="Dell" w:date="2026-08-01T14:36:00Z">
                    <w:rPr>
                      <w:rFonts w:cstheme="minorHAnsi"/>
                      <w:b/>
                      <w:bCs/>
                    </w:rPr>
                  </w:rPrChange>
                </w:rPr>
                <w:t xml:space="preserve"> Test</w:t>
              </w:r>
            </w:ins>
          </w:p>
        </w:tc>
        <w:tc>
          <w:tcPr>
            <w:tcW w:w="0" w:type="auto"/>
            <w:hideMark/>
          </w:tcPr>
          <w:p w14:paraId="2E2179CD" w14:textId="77777777" w:rsidR="007E7D05" w:rsidRPr="007E7D05" w:rsidRDefault="007E7D05" w:rsidP="007E7D05">
            <w:pPr>
              <w:spacing w:after="160" w:line="259" w:lineRule="auto"/>
              <w:jc w:val="both"/>
              <w:rPr>
                <w:ins w:id="1697" w:author="Dell" w:date="2026-08-01T14:36:00Z"/>
                <w:rFonts w:cstheme="minorHAnsi"/>
                <w:bCs/>
                <w:color w:val="000000" w:themeColor="text1"/>
                <w:rPrChange w:id="1698" w:author="Dell" w:date="2026-08-01T14:36:00Z">
                  <w:rPr>
                    <w:ins w:id="1699" w:author="Dell" w:date="2026-08-01T14:36:00Z"/>
                    <w:rFonts w:cstheme="minorHAnsi"/>
                    <w:b/>
                    <w:bCs/>
                  </w:rPr>
                </w:rPrChange>
              </w:rPr>
            </w:pPr>
            <w:ins w:id="1700" w:author="Dell" w:date="2026-08-01T14:36:00Z">
              <w:r w:rsidRPr="007E7D05">
                <w:rPr>
                  <w:rFonts w:cstheme="minorHAnsi"/>
                  <w:bCs/>
                  <w:color w:val="000000" w:themeColor="text1"/>
                  <w:rPrChange w:id="1701" w:author="Dell" w:date="2026-08-01T14:36:00Z">
                    <w:rPr>
                      <w:rFonts w:cstheme="minorHAnsi"/>
                      <w:b/>
                      <w:bCs/>
                    </w:rPr>
                  </w:rPrChange>
                </w:rPr>
                <w:t>0.551</w:t>
              </w:r>
            </w:ins>
          </w:p>
        </w:tc>
        <w:tc>
          <w:tcPr>
            <w:tcW w:w="0" w:type="auto"/>
            <w:hideMark/>
          </w:tcPr>
          <w:p w14:paraId="554A7DA5" w14:textId="77777777" w:rsidR="007E7D05" w:rsidRPr="007E7D05" w:rsidRDefault="007E7D05" w:rsidP="007E7D05">
            <w:pPr>
              <w:spacing w:after="160" w:line="259" w:lineRule="auto"/>
              <w:jc w:val="both"/>
              <w:rPr>
                <w:ins w:id="1702" w:author="Dell" w:date="2026-08-01T14:36:00Z"/>
                <w:rFonts w:cstheme="minorHAnsi"/>
                <w:bCs/>
                <w:color w:val="000000" w:themeColor="text1"/>
                <w:rPrChange w:id="1703" w:author="Dell" w:date="2026-08-01T14:36:00Z">
                  <w:rPr>
                    <w:ins w:id="1704" w:author="Dell" w:date="2026-08-01T14:36:00Z"/>
                    <w:rFonts w:cstheme="minorHAnsi"/>
                    <w:b/>
                    <w:bCs/>
                  </w:rPr>
                </w:rPrChange>
              </w:rPr>
            </w:pPr>
            <w:ins w:id="1705" w:author="Dell" w:date="2026-08-01T14:36:00Z">
              <w:r w:rsidRPr="007E7D05">
                <w:rPr>
                  <w:rFonts w:cstheme="minorHAnsi"/>
                  <w:bCs/>
                  <w:color w:val="000000" w:themeColor="text1"/>
                  <w:rPrChange w:id="1706" w:author="Dell" w:date="2026-08-01T14:36:00Z">
                    <w:rPr>
                      <w:rFonts w:cstheme="minorHAnsi"/>
                      <w:b/>
                      <w:bCs/>
                    </w:rPr>
                  </w:rPrChange>
                </w:rPr>
                <w:t>0.7591</w:t>
              </w:r>
            </w:ins>
          </w:p>
        </w:tc>
        <w:tc>
          <w:tcPr>
            <w:tcW w:w="0" w:type="auto"/>
            <w:hideMark/>
          </w:tcPr>
          <w:p w14:paraId="25C30A6B" w14:textId="77777777" w:rsidR="007E7D05" w:rsidRPr="007E7D05" w:rsidRDefault="007E7D05" w:rsidP="007E7D05">
            <w:pPr>
              <w:spacing w:after="160" w:line="259" w:lineRule="auto"/>
              <w:jc w:val="both"/>
              <w:rPr>
                <w:ins w:id="1707" w:author="Dell" w:date="2026-08-01T14:36:00Z"/>
                <w:rFonts w:cstheme="minorHAnsi"/>
                <w:bCs/>
                <w:color w:val="000000" w:themeColor="text1"/>
                <w:rPrChange w:id="1708" w:author="Dell" w:date="2026-08-01T14:36:00Z">
                  <w:rPr>
                    <w:ins w:id="1709" w:author="Dell" w:date="2026-08-01T14:36:00Z"/>
                    <w:rFonts w:cstheme="minorHAnsi"/>
                    <w:b/>
                    <w:bCs/>
                  </w:rPr>
                </w:rPrChange>
              </w:rPr>
            </w:pPr>
            <w:ins w:id="1710" w:author="Dell" w:date="2026-08-01T14:36:00Z">
              <w:r w:rsidRPr="007E7D05">
                <w:rPr>
                  <w:rFonts w:cstheme="minorHAnsi"/>
                  <w:bCs/>
                  <w:color w:val="000000" w:themeColor="text1"/>
                  <w:rPrChange w:id="1711" w:author="Dell" w:date="2026-08-01T14:36:00Z">
                    <w:rPr>
                      <w:rFonts w:cstheme="minorHAnsi"/>
                      <w:b/>
                      <w:bCs/>
                    </w:rPr>
                  </w:rPrChange>
                </w:rPr>
                <w:t>Pass</w:t>
              </w:r>
            </w:ins>
          </w:p>
        </w:tc>
        <w:tc>
          <w:tcPr>
            <w:tcW w:w="0" w:type="auto"/>
            <w:hideMark/>
          </w:tcPr>
          <w:p w14:paraId="46737ECA" w14:textId="77777777" w:rsidR="007E7D05" w:rsidRPr="007E7D05" w:rsidRDefault="007E7D05" w:rsidP="007E7D05">
            <w:pPr>
              <w:spacing w:after="160" w:line="259" w:lineRule="auto"/>
              <w:jc w:val="both"/>
              <w:rPr>
                <w:ins w:id="1712" w:author="Dell" w:date="2026-08-01T14:36:00Z"/>
                <w:rFonts w:cstheme="minorHAnsi"/>
                <w:bCs/>
                <w:color w:val="000000" w:themeColor="text1"/>
                <w:rPrChange w:id="1713" w:author="Dell" w:date="2026-08-01T14:36:00Z">
                  <w:rPr>
                    <w:ins w:id="1714" w:author="Dell" w:date="2026-08-01T14:36:00Z"/>
                    <w:rFonts w:cstheme="minorHAnsi"/>
                    <w:b/>
                    <w:bCs/>
                  </w:rPr>
                </w:rPrChange>
              </w:rPr>
            </w:pPr>
            <w:ins w:id="1715" w:author="Dell" w:date="2026-08-01T14:36:00Z">
              <w:r w:rsidRPr="007E7D05">
                <w:rPr>
                  <w:rFonts w:cstheme="minorHAnsi"/>
                  <w:bCs/>
                  <w:color w:val="000000" w:themeColor="text1"/>
                  <w:rPrChange w:id="1716" w:author="Dell" w:date="2026-08-01T14:36:00Z">
                    <w:rPr>
                      <w:rFonts w:cstheme="minorHAnsi"/>
                      <w:b/>
                      <w:bCs/>
                    </w:rPr>
                  </w:rPrChange>
                </w:rPr>
                <w:t>Residuals are normally distributed</w:t>
              </w:r>
            </w:ins>
          </w:p>
        </w:tc>
      </w:tr>
      <w:tr w:rsidR="007E7D05" w:rsidRPr="007E7D05" w14:paraId="21D42DB1" w14:textId="77777777" w:rsidTr="007E7D05">
        <w:trPr>
          <w:ins w:id="1717" w:author="Dell" w:date="2026-08-01T14:36:00Z"/>
        </w:trPr>
        <w:tc>
          <w:tcPr>
            <w:tcW w:w="0" w:type="auto"/>
            <w:hideMark/>
          </w:tcPr>
          <w:p w14:paraId="79917068" w14:textId="77777777" w:rsidR="007E7D05" w:rsidRPr="007E7D05" w:rsidRDefault="007E7D05" w:rsidP="007E7D05">
            <w:pPr>
              <w:spacing w:after="160" w:line="259" w:lineRule="auto"/>
              <w:jc w:val="both"/>
              <w:rPr>
                <w:ins w:id="1718" w:author="Dell" w:date="2026-08-01T14:36:00Z"/>
                <w:rFonts w:cstheme="minorHAnsi"/>
                <w:bCs/>
                <w:color w:val="000000" w:themeColor="text1"/>
                <w:rPrChange w:id="1719" w:author="Dell" w:date="2026-08-01T14:36:00Z">
                  <w:rPr>
                    <w:ins w:id="1720" w:author="Dell" w:date="2026-08-01T14:36:00Z"/>
                    <w:rFonts w:cstheme="minorHAnsi"/>
                    <w:b/>
                    <w:bCs/>
                  </w:rPr>
                </w:rPrChange>
              </w:rPr>
            </w:pPr>
            <w:proofErr w:type="spellStart"/>
            <w:ins w:id="1721" w:author="Dell" w:date="2026-08-01T14:36:00Z">
              <w:r w:rsidRPr="007E7D05">
                <w:rPr>
                  <w:rFonts w:cstheme="minorHAnsi"/>
                  <w:bCs/>
                  <w:color w:val="000000" w:themeColor="text1"/>
                  <w:rPrChange w:id="1722" w:author="Dell" w:date="2026-08-01T14:36:00Z">
                    <w:rPr>
                      <w:rFonts w:cstheme="minorHAnsi"/>
                      <w:b/>
                      <w:bCs/>
                    </w:rPr>
                  </w:rPrChange>
                </w:rPr>
                <w:lastRenderedPageBreak/>
                <w:t>Breusch</w:t>
              </w:r>
              <w:proofErr w:type="spellEnd"/>
              <w:r w:rsidRPr="007E7D05">
                <w:rPr>
                  <w:rFonts w:cstheme="minorHAnsi"/>
                  <w:bCs/>
                  <w:color w:val="000000" w:themeColor="text1"/>
                  <w:rPrChange w:id="1723" w:author="Dell" w:date="2026-08-01T14:36:00Z">
                    <w:rPr>
                      <w:rFonts w:cstheme="minorHAnsi"/>
                      <w:b/>
                      <w:bCs/>
                    </w:rPr>
                  </w:rPrChange>
                </w:rPr>
                <w:t>–Pagan Test</w:t>
              </w:r>
            </w:ins>
          </w:p>
        </w:tc>
        <w:tc>
          <w:tcPr>
            <w:tcW w:w="0" w:type="auto"/>
            <w:hideMark/>
          </w:tcPr>
          <w:p w14:paraId="5B924323" w14:textId="77777777" w:rsidR="007E7D05" w:rsidRPr="007E7D05" w:rsidRDefault="007E7D05" w:rsidP="007E7D05">
            <w:pPr>
              <w:spacing w:after="160" w:line="259" w:lineRule="auto"/>
              <w:jc w:val="both"/>
              <w:rPr>
                <w:ins w:id="1724" w:author="Dell" w:date="2026-08-01T14:36:00Z"/>
                <w:rFonts w:cstheme="minorHAnsi"/>
                <w:bCs/>
                <w:color w:val="000000" w:themeColor="text1"/>
                <w:rPrChange w:id="1725" w:author="Dell" w:date="2026-08-01T14:36:00Z">
                  <w:rPr>
                    <w:ins w:id="1726" w:author="Dell" w:date="2026-08-01T14:36:00Z"/>
                    <w:rFonts w:cstheme="minorHAnsi"/>
                    <w:b/>
                    <w:bCs/>
                  </w:rPr>
                </w:rPrChange>
              </w:rPr>
            </w:pPr>
            <w:ins w:id="1727" w:author="Dell" w:date="2026-08-01T14:36:00Z">
              <w:r w:rsidRPr="007E7D05">
                <w:rPr>
                  <w:rFonts w:cstheme="minorHAnsi"/>
                  <w:bCs/>
                  <w:color w:val="000000" w:themeColor="text1"/>
                  <w:rPrChange w:id="1728" w:author="Dell" w:date="2026-08-01T14:36:00Z">
                    <w:rPr>
                      <w:rFonts w:cstheme="minorHAnsi"/>
                      <w:b/>
                      <w:bCs/>
                    </w:rPr>
                  </w:rPrChange>
                </w:rPr>
                <w:t>0.997</w:t>
              </w:r>
            </w:ins>
          </w:p>
        </w:tc>
        <w:tc>
          <w:tcPr>
            <w:tcW w:w="0" w:type="auto"/>
            <w:hideMark/>
          </w:tcPr>
          <w:p w14:paraId="15266B36" w14:textId="77777777" w:rsidR="007E7D05" w:rsidRPr="007E7D05" w:rsidRDefault="007E7D05" w:rsidP="007E7D05">
            <w:pPr>
              <w:spacing w:after="160" w:line="259" w:lineRule="auto"/>
              <w:jc w:val="both"/>
              <w:rPr>
                <w:ins w:id="1729" w:author="Dell" w:date="2026-08-01T14:36:00Z"/>
                <w:rFonts w:cstheme="minorHAnsi"/>
                <w:bCs/>
                <w:color w:val="000000" w:themeColor="text1"/>
                <w:rPrChange w:id="1730" w:author="Dell" w:date="2026-08-01T14:36:00Z">
                  <w:rPr>
                    <w:ins w:id="1731" w:author="Dell" w:date="2026-08-01T14:36:00Z"/>
                    <w:rFonts w:cstheme="minorHAnsi"/>
                    <w:b/>
                    <w:bCs/>
                  </w:rPr>
                </w:rPrChange>
              </w:rPr>
            </w:pPr>
            <w:ins w:id="1732" w:author="Dell" w:date="2026-08-01T14:36:00Z">
              <w:r w:rsidRPr="007E7D05">
                <w:rPr>
                  <w:rFonts w:cstheme="minorHAnsi"/>
                  <w:bCs/>
                  <w:color w:val="000000" w:themeColor="text1"/>
                  <w:rPrChange w:id="1733" w:author="Dell" w:date="2026-08-01T14:36:00Z">
                    <w:rPr>
                      <w:rFonts w:cstheme="minorHAnsi"/>
                      <w:b/>
                      <w:bCs/>
                    </w:rPr>
                  </w:rPrChange>
                </w:rPr>
                <w:t>0.8019</w:t>
              </w:r>
            </w:ins>
          </w:p>
        </w:tc>
        <w:tc>
          <w:tcPr>
            <w:tcW w:w="0" w:type="auto"/>
            <w:hideMark/>
          </w:tcPr>
          <w:p w14:paraId="7DEBB3C1" w14:textId="77777777" w:rsidR="007E7D05" w:rsidRPr="007E7D05" w:rsidRDefault="007E7D05" w:rsidP="007E7D05">
            <w:pPr>
              <w:spacing w:after="160" w:line="259" w:lineRule="auto"/>
              <w:jc w:val="both"/>
              <w:rPr>
                <w:ins w:id="1734" w:author="Dell" w:date="2026-08-01T14:36:00Z"/>
                <w:rFonts w:cstheme="minorHAnsi"/>
                <w:bCs/>
                <w:color w:val="000000" w:themeColor="text1"/>
                <w:rPrChange w:id="1735" w:author="Dell" w:date="2026-08-01T14:36:00Z">
                  <w:rPr>
                    <w:ins w:id="1736" w:author="Dell" w:date="2026-08-01T14:36:00Z"/>
                    <w:rFonts w:cstheme="minorHAnsi"/>
                    <w:b/>
                    <w:bCs/>
                  </w:rPr>
                </w:rPrChange>
              </w:rPr>
            </w:pPr>
            <w:ins w:id="1737" w:author="Dell" w:date="2026-08-01T14:36:00Z">
              <w:r w:rsidRPr="007E7D05">
                <w:rPr>
                  <w:rFonts w:cstheme="minorHAnsi"/>
                  <w:bCs/>
                  <w:color w:val="000000" w:themeColor="text1"/>
                  <w:rPrChange w:id="1738" w:author="Dell" w:date="2026-08-01T14:36:00Z">
                    <w:rPr>
                      <w:rFonts w:cstheme="minorHAnsi"/>
                      <w:b/>
                      <w:bCs/>
                    </w:rPr>
                  </w:rPrChange>
                </w:rPr>
                <w:t>Pass</w:t>
              </w:r>
            </w:ins>
          </w:p>
        </w:tc>
        <w:tc>
          <w:tcPr>
            <w:tcW w:w="0" w:type="auto"/>
            <w:hideMark/>
          </w:tcPr>
          <w:p w14:paraId="565BFBB5" w14:textId="77777777" w:rsidR="007E7D05" w:rsidRPr="007E7D05" w:rsidRDefault="007E7D05" w:rsidP="007E7D05">
            <w:pPr>
              <w:spacing w:after="160" w:line="259" w:lineRule="auto"/>
              <w:jc w:val="both"/>
              <w:rPr>
                <w:ins w:id="1739" w:author="Dell" w:date="2026-08-01T14:36:00Z"/>
                <w:rFonts w:cstheme="minorHAnsi"/>
                <w:bCs/>
                <w:color w:val="000000" w:themeColor="text1"/>
                <w:rPrChange w:id="1740" w:author="Dell" w:date="2026-08-01T14:36:00Z">
                  <w:rPr>
                    <w:ins w:id="1741" w:author="Dell" w:date="2026-08-01T14:36:00Z"/>
                    <w:rFonts w:cstheme="minorHAnsi"/>
                    <w:b/>
                    <w:bCs/>
                  </w:rPr>
                </w:rPrChange>
              </w:rPr>
            </w:pPr>
            <w:proofErr w:type="spellStart"/>
            <w:ins w:id="1742" w:author="Dell" w:date="2026-08-01T14:36:00Z">
              <w:r w:rsidRPr="007E7D05">
                <w:rPr>
                  <w:rFonts w:cstheme="minorHAnsi"/>
                  <w:bCs/>
                  <w:color w:val="000000" w:themeColor="text1"/>
                  <w:rPrChange w:id="1743" w:author="Dell" w:date="2026-08-01T14:36:00Z">
                    <w:rPr>
                      <w:rFonts w:cstheme="minorHAnsi"/>
                      <w:b/>
                      <w:bCs/>
                    </w:rPr>
                  </w:rPrChange>
                </w:rPr>
                <w:t>Homoskedastic</w:t>
              </w:r>
              <w:proofErr w:type="spellEnd"/>
              <w:r w:rsidRPr="007E7D05">
                <w:rPr>
                  <w:rFonts w:cstheme="minorHAnsi"/>
                  <w:bCs/>
                  <w:color w:val="000000" w:themeColor="text1"/>
                  <w:rPrChange w:id="1744" w:author="Dell" w:date="2026-08-01T14:36:00Z">
                    <w:rPr>
                      <w:rFonts w:cstheme="minorHAnsi"/>
                      <w:b/>
                      <w:bCs/>
                    </w:rPr>
                  </w:rPrChange>
                </w:rPr>
                <w:t xml:space="preserve"> residuals</w:t>
              </w:r>
            </w:ins>
          </w:p>
        </w:tc>
      </w:tr>
      <w:tr w:rsidR="007E7D05" w:rsidRPr="007E7D05" w14:paraId="430189BE" w14:textId="77777777" w:rsidTr="007E7D05">
        <w:trPr>
          <w:ins w:id="1745" w:author="Dell" w:date="2026-08-01T14:36:00Z"/>
        </w:trPr>
        <w:tc>
          <w:tcPr>
            <w:tcW w:w="0" w:type="auto"/>
            <w:hideMark/>
          </w:tcPr>
          <w:p w14:paraId="63E99818" w14:textId="77777777" w:rsidR="007E7D05" w:rsidRPr="007E7D05" w:rsidRDefault="007E7D05" w:rsidP="007E7D05">
            <w:pPr>
              <w:spacing w:after="160" w:line="259" w:lineRule="auto"/>
              <w:jc w:val="both"/>
              <w:rPr>
                <w:ins w:id="1746" w:author="Dell" w:date="2026-08-01T14:36:00Z"/>
                <w:rFonts w:cstheme="minorHAnsi"/>
                <w:bCs/>
                <w:color w:val="000000" w:themeColor="text1"/>
                <w:rPrChange w:id="1747" w:author="Dell" w:date="2026-08-01T14:36:00Z">
                  <w:rPr>
                    <w:ins w:id="1748" w:author="Dell" w:date="2026-08-01T14:36:00Z"/>
                    <w:rFonts w:cstheme="minorHAnsi"/>
                    <w:b/>
                    <w:bCs/>
                  </w:rPr>
                </w:rPrChange>
              </w:rPr>
            </w:pPr>
            <w:ins w:id="1749" w:author="Dell" w:date="2026-08-01T14:36:00Z">
              <w:r w:rsidRPr="007E7D05">
                <w:rPr>
                  <w:rFonts w:cstheme="minorHAnsi"/>
                  <w:bCs/>
                  <w:color w:val="000000" w:themeColor="text1"/>
                  <w:rPrChange w:id="1750" w:author="Dell" w:date="2026-08-01T14:36:00Z">
                    <w:rPr>
                      <w:rFonts w:cstheme="minorHAnsi"/>
                      <w:b/>
                      <w:bCs/>
                    </w:rPr>
                  </w:rPrChange>
                </w:rPr>
                <w:t>Ramsey RESET Test</w:t>
              </w:r>
            </w:ins>
          </w:p>
        </w:tc>
        <w:tc>
          <w:tcPr>
            <w:tcW w:w="0" w:type="auto"/>
            <w:hideMark/>
          </w:tcPr>
          <w:p w14:paraId="137CC4C9" w14:textId="77777777" w:rsidR="007E7D05" w:rsidRPr="007E7D05" w:rsidRDefault="007E7D05" w:rsidP="007E7D05">
            <w:pPr>
              <w:spacing w:after="160" w:line="259" w:lineRule="auto"/>
              <w:jc w:val="both"/>
              <w:rPr>
                <w:ins w:id="1751" w:author="Dell" w:date="2026-08-01T14:36:00Z"/>
                <w:rFonts w:cstheme="minorHAnsi"/>
                <w:bCs/>
                <w:color w:val="000000" w:themeColor="text1"/>
                <w:rPrChange w:id="1752" w:author="Dell" w:date="2026-08-01T14:36:00Z">
                  <w:rPr>
                    <w:ins w:id="1753" w:author="Dell" w:date="2026-08-01T14:36:00Z"/>
                    <w:rFonts w:cstheme="minorHAnsi"/>
                    <w:b/>
                    <w:bCs/>
                  </w:rPr>
                </w:rPrChange>
              </w:rPr>
            </w:pPr>
            <w:ins w:id="1754" w:author="Dell" w:date="2026-08-01T14:36:00Z">
              <w:r w:rsidRPr="007E7D05">
                <w:rPr>
                  <w:rFonts w:cstheme="minorHAnsi"/>
                  <w:bCs/>
                  <w:color w:val="000000" w:themeColor="text1"/>
                  <w:rPrChange w:id="1755" w:author="Dell" w:date="2026-08-01T14:36:00Z">
                    <w:rPr>
                      <w:rFonts w:cstheme="minorHAnsi"/>
                      <w:b/>
                      <w:bCs/>
                    </w:rPr>
                  </w:rPrChange>
                </w:rPr>
                <w:t>0.956</w:t>
              </w:r>
            </w:ins>
          </w:p>
        </w:tc>
        <w:tc>
          <w:tcPr>
            <w:tcW w:w="0" w:type="auto"/>
            <w:hideMark/>
          </w:tcPr>
          <w:p w14:paraId="3496145C" w14:textId="77777777" w:rsidR="007E7D05" w:rsidRPr="007E7D05" w:rsidRDefault="007E7D05" w:rsidP="007E7D05">
            <w:pPr>
              <w:spacing w:after="160" w:line="259" w:lineRule="auto"/>
              <w:jc w:val="both"/>
              <w:rPr>
                <w:ins w:id="1756" w:author="Dell" w:date="2026-08-01T14:36:00Z"/>
                <w:rFonts w:cstheme="minorHAnsi"/>
                <w:bCs/>
                <w:color w:val="000000" w:themeColor="text1"/>
                <w:rPrChange w:id="1757" w:author="Dell" w:date="2026-08-01T14:36:00Z">
                  <w:rPr>
                    <w:ins w:id="1758" w:author="Dell" w:date="2026-08-01T14:36:00Z"/>
                    <w:rFonts w:cstheme="minorHAnsi"/>
                    <w:b/>
                    <w:bCs/>
                  </w:rPr>
                </w:rPrChange>
              </w:rPr>
            </w:pPr>
            <w:ins w:id="1759" w:author="Dell" w:date="2026-08-01T14:36:00Z">
              <w:r w:rsidRPr="007E7D05">
                <w:rPr>
                  <w:rFonts w:cstheme="minorHAnsi"/>
                  <w:bCs/>
                  <w:color w:val="000000" w:themeColor="text1"/>
                  <w:rPrChange w:id="1760" w:author="Dell" w:date="2026-08-01T14:36:00Z">
                    <w:rPr>
                      <w:rFonts w:cstheme="minorHAnsi"/>
                      <w:b/>
                      <w:bCs/>
                    </w:rPr>
                  </w:rPrChange>
                </w:rPr>
                <w:t>0.3731</w:t>
              </w:r>
            </w:ins>
          </w:p>
        </w:tc>
        <w:tc>
          <w:tcPr>
            <w:tcW w:w="0" w:type="auto"/>
            <w:hideMark/>
          </w:tcPr>
          <w:p w14:paraId="7C97CFE1" w14:textId="77777777" w:rsidR="007E7D05" w:rsidRPr="007E7D05" w:rsidRDefault="007E7D05" w:rsidP="007E7D05">
            <w:pPr>
              <w:spacing w:after="160" w:line="259" w:lineRule="auto"/>
              <w:jc w:val="both"/>
              <w:rPr>
                <w:ins w:id="1761" w:author="Dell" w:date="2026-08-01T14:36:00Z"/>
                <w:rFonts w:cstheme="minorHAnsi"/>
                <w:bCs/>
                <w:color w:val="000000" w:themeColor="text1"/>
                <w:rPrChange w:id="1762" w:author="Dell" w:date="2026-08-01T14:36:00Z">
                  <w:rPr>
                    <w:ins w:id="1763" w:author="Dell" w:date="2026-08-01T14:36:00Z"/>
                    <w:rFonts w:cstheme="minorHAnsi"/>
                    <w:b/>
                    <w:bCs/>
                  </w:rPr>
                </w:rPrChange>
              </w:rPr>
            </w:pPr>
            <w:ins w:id="1764" w:author="Dell" w:date="2026-08-01T14:36:00Z">
              <w:r w:rsidRPr="007E7D05">
                <w:rPr>
                  <w:rFonts w:cstheme="minorHAnsi"/>
                  <w:bCs/>
                  <w:color w:val="000000" w:themeColor="text1"/>
                  <w:rPrChange w:id="1765" w:author="Dell" w:date="2026-08-01T14:36:00Z">
                    <w:rPr>
                      <w:rFonts w:cstheme="minorHAnsi"/>
                      <w:b/>
                      <w:bCs/>
                    </w:rPr>
                  </w:rPrChange>
                </w:rPr>
                <w:t>Pass</w:t>
              </w:r>
            </w:ins>
          </w:p>
        </w:tc>
        <w:tc>
          <w:tcPr>
            <w:tcW w:w="0" w:type="auto"/>
            <w:hideMark/>
          </w:tcPr>
          <w:p w14:paraId="670EEF5C" w14:textId="77777777" w:rsidR="007E7D05" w:rsidRPr="007E7D05" w:rsidRDefault="007E7D05" w:rsidP="007E7D05">
            <w:pPr>
              <w:spacing w:after="160" w:line="259" w:lineRule="auto"/>
              <w:jc w:val="both"/>
              <w:rPr>
                <w:ins w:id="1766" w:author="Dell" w:date="2026-08-01T14:36:00Z"/>
                <w:rFonts w:cstheme="minorHAnsi"/>
                <w:bCs/>
                <w:color w:val="000000" w:themeColor="text1"/>
                <w:rPrChange w:id="1767" w:author="Dell" w:date="2026-08-01T14:36:00Z">
                  <w:rPr>
                    <w:ins w:id="1768" w:author="Dell" w:date="2026-08-01T14:36:00Z"/>
                    <w:rFonts w:cstheme="minorHAnsi"/>
                    <w:b/>
                    <w:bCs/>
                  </w:rPr>
                </w:rPrChange>
              </w:rPr>
            </w:pPr>
            <w:ins w:id="1769" w:author="Dell" w:date="2026-08-01T14:36:00Z">
              <w:r w:rsidRPr="007E7D05">
                <w:rPr>
                  <w:rFonts w:cstheme="minorHAnsi"/>
                  <w:bCs/>
                  <w:color w:val="000000" w:themeColor="text1"/>
                  <w:rPrChange w:id="1770" w:author="Dell" w:date="2026-08-01T14:36:00Z">
                    <w:rPr>
                      <w:rFonts w:cstheme="minorHAnsi"/>
                      <w:b/>
                      <w:bCs/>
                    </w:rPr>
                  </w:rPrChange>
                </w:rPr>
                <w:t>Model is correctly specified</w:t>
              </w:r>
            </w:ins>
          </w:p>
        </w:tc>
      </w:tr>
    </w:tbl>
    <w:p w14:paraId="68F013A4" w14:textId="5CBDC76A" w:rsidR="00955EB1" w:rsidRPr="007E7D05" w:rsidDel="007E7D05" w:rsidRDefault="00955EB1" w:rsidP="007E7D05">
      <w:pPr>
        <w:jc w:val="both"/>
        <w:rPr>
          <w:del w:id="1771" w:author="Dell" w:date="2026-08-01T14:38:00Z"/>
          <w:color w:val="000000" w:themeColor="text1"/>
        </w:rPr>
        <w:pPrChange w:id="1772" w:author="Dell" w:date="2026-08-01T14:38:00Z">
          <w:pPr>
            <w:keepNext/>
            <w:jc w:val="both"/>
          </w:pPr>
        </w:pPrChange>
      </w:pPr>
      <w:del w:id="1773" w:author="Dell" w:date="2026-08-01T14:36:00Z">
        <w:r w:rsidRPr="007E7D05" w:rsidDel="007E7D05">
          <w:rPr>
            <w:rFonts w:cstheme="minorHAnsi"/>
            <w:noProof/>
            <w:color w:val="000000" w:themeColor="text1"/>
          </w:rPr>
          <w:drawing>
            <wp:inline distT="0" distB="0" distL="0" distR="0" wp14:anchorId="2F39E6B4" wp14:editId="017B5D67">
              <wp:extent cx="5553850" cy="1705213"/>
              <wp:effectExtent l="0" t="0" r="889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53850" cy="1705213"/>
                      </a:xfrm>
                      <a:prstGeom prst="rect">
                        <a:avLst/>
                      </a:prstGeom>
                    </pic:spPr>
                  </pic:pic>
                </a:graphicData>
              </a:graphic>
            </wp:inline>
          </w:drawing>
        </w:r>
      </w:del>
    </w:p>
    <w:p w14:paraId="5D2E748F" w14:textId="7979C9B5" w:rsidR="00955EB1" w:rsidRPr="007E7D05" w:rsidDel="007E7D05" w:rsidRDefault="00955EB1" w:rsidP="007E7D05">
      <w:pPr>
        <w:jc w:val="both"/>
        <w:rPr>
          <w:del w:id="1774" w:author="Dell" w:date="2026-08-01T14:39:00Z"/>
          <w:i/>
          <w:color w:val="000000" w:themeColor="text1"/>
        </w:rPr>
        <w:pPrChange w:id="1775" w:author="Dell" w:date="2026-08-01T14:38:00Z">
          <w:pPr>
            <w:pStyle w:val="Caption"/>
            <w:jc w:val="both"/>
          </w:pPr>
        </w:pPrChange>
      </w:pPr>
      <w:del w:id="1776" w:author="Dell" w:date="2026-08-01T14:38:00Z">
        <w:r w:rsidRPr="007E7D05" w:rsidDel="007E7D05">
          <w:rPr>
            <w:i/>
            <w:color w:val="000000" w:themeColor="text1"/>
          </w:rPr>
          <w:delText>Figure</w:delText>
        </w:r>
        <w:r w:rsidR="000D06E7" w:rsidRPr="007E7D05" w:rsidDel="007E7D05">
          <w:rPr>
            <w:i/>
            <w:color w:val="000000" w:themeColor="text1"/>
          </w:rPr>
          <w:delText xml:space="preserve"> 1</w:delText>
        </w:r>
        <w:r w:rsidR="00F978E6" w:rsidRPr="007E7D05" w:rsidDel="007E7D05">
          <w:rPr>
            <w:i/>
            <w:color w:val="000000" w:themeColor="text1"/>
          </w:rPr>
          <w:delText>2</w:delText>
        </w:r>
        <w:r w:rsidRPr="007E7D05" w:rsidDel="007E7D05">
          <w:rPr>
            <w:i/>
            <w:color w:val="000000" w:themeColor="text1"/>
          </w:rPr>
          <w:delText>: the diagnostic test results for the estimated ARDL model</w:delText>
        </w:r>
      </w:del>
    </w:p>
    <w:p w14:paraId="099E6A65" w14:textId="77777777" w:rsidR="007E7D05" w:rsidRPr="007E7D05" w:rsidRDefault="007E7D05" w:rsidP="00636314">
      <w:pPr>
        <w:jc w:val="both"/>
        <w:rPr>
          <w:ins w:id="1777" w:author="Dell" w:date="2026-08-01T14:39:00Z"/>
          <w:bCs/>
          <w:color w:val="000000" w:themeColor="text1"/>
        </w:rPr>
      </w:pPr>
    </w:p>
    <w:p w14:paraId="5A3A8710" w14:textId="44BDC988" w:rsidR="00974BFE" w:rsidRPr="007E7D05" w:rsidRDefault="00955EB1" w:rsidP="00636314">
      <w:pPr>
        <w:jc w:val="both"/>
        <w:rPr>
          <w:noProof/>
          <w:color w:val="000000" w:themeColor="text1"/>
        </w:rPr>
      </w:pPr>
      <w:r w:rsidRPr="007E7D05">
        <w:rPr>
          <w:bCs/>
          <w:color w:val="000000" w:themeColor="text1"/>
        </w:rPr>
        <w:t xml:space="preserve">The diagnostic test values of the estimated ARDL model are </w:t>
      </w:r>
      <w:r w:rsidR="00CE2F52" w:rsidRPr="007E7D05">
        <w:rPr>
          <w:bCs/>
          <w:color w:val="000000" w:themeColor="text1"/>
        </w:rPr>
        <w:t>presented in the above</w:t>
      </w:r>
      <w:ins w:id="1778" w:author="Dell" w:date="2026-08-01T14:39:00Z">
        <w:r w:rsidR="007E7D05" w:rsidRPr="007E7D05">
          <w:rPr>
            <w:bCs/>
            <w:color w:val="000000" w:themeColor="text1"/>
          </w:rPr>
          <w:t xml:space="preserve"> table</w:t>
        </w:r>
      </w:ins>
      <w:del w:id="1779" w:author="Dell" w:date="2026-08-01T14:39:00Z">
        <w:r w:rsidR="00CE2F52" w:rsidRPr="007E7D05" w:rsidDel="007E7D05">
          <w:rPr>
            <w:bCs/>
            <w:color w:val="000000" w:themeColor="text1"/>
          </w:rPr>
          <w:delText xml:space="preserve"> figure</w:delText>
        </w:r>
      </w:del>
      <w:r w:rsidRPr="007E7D05">
        <w:rPr>
          <w:bCs/>
          <w:color w:val="000000" w:themeColor="text1"/>
        </w:rPr>
        <w:t xml:space="preserve">. The </w:t>
      </w:r>
      <w:proofErr w:type="spellStart"/>
      <w:r w:rsidRPr="007E7D05">
        <w:rPr>
          <w:bCs/>
          <w:color w:val="000000" w:themeColor="text1"/>
        </w:rPr>
        <w:t>Breusch</w:t>
      </w:r>
      <w:proofErr w:type="spellEnd"/>
      <w:r w:rsidRPr="007E7D05">
        <w:rPr>
          <w:bCs/>
          <w:color w:val="000000" w:themeColor="text1"/>
        </w:rPr>
        <w:t xml:space="preserve">-Godfrey test yielded a p-value of 0.252, which implies that </w:t>
      </w:r>
      <w:r w:rsidR="00CE2F52" w:rsidRPr="007E7D05">
        <w:rPr>
          <w:bCs/>
          <w:color w:val="000000" w:themeColor="text1"/>
        </w:rPr>
        <w:t>null hypothesis of no serial correlation cannot be rejected</w:t>
      </w:r>
      <w:r w:rsidRPr="007E7D05">
        <w:rPr>
          <w:bCs/>
          <w:color w:val="000000" w:themeColor="text1"/>
        </w:rPr>
        <w:t xml:space="preserve">. Hence, the residuals of the model are </w:t>
      </w:r>
      <w:proofErr w:type="gramStart"/>
      <w:r w:rsidR="00CE2F52" w:rsidRPr="007E7D05">
        <w:rPr>
          <w:bCs/>
          <w:color w:val="000000" w:themeColor="text1"/>
        </w:rPr>
        <w:t>do</w:t>
      </w:r>
      <w:proofErr w:type="gramEnd"/>
      <w:r w:rsidR="00CE2F52" w:rsidRPr="007E7D05">
        <w:rPr>
          <w:bCs/>
          <w:color w:val="000000" w:themeColor="text1"/>
        </w:rPr>
        <w:t xml:space="preserve"> not exhibit autocorrelation. </w:t>
      </w:r>
      <w:r w:rsidRPr="007E7D05">
        <w:rPr>
          <w:color w:val="000000" w:themeColor="text1"/>
        </w:rPr>
        <w:t xml:space="preserve">According to the </w:t>
      </w:r>
      <w:proofErr w:type="spellStart"/>
      <w:r w:rsidRPr="007E7D05">
        <w:rPr>
          <w:color w:val="000000" w:themeColor="text1"/>
        </w:rPr>
        <w:t>Jarque-Bera</w:t>
      </w:r>
      <w:proofErr w:type="spellEnd"/>
      <w:r w:rsidRPr="007E7D05">
        <w:rPr>
          <w:color w:val="000000" w:themeColor="text1"/>
        </w:rPr>
        <w:t xml:space="preserve"> test, p=0.759 which means that residuals </w:t>
      </w:r>
      <w:r w:rsidR="00CE2F52" w:rsidRPr="007E7D05">
        <w:rPr>
          <w:color w:val="000000" w:themeColor="text1"/>
        </w:rPr>
        <w:t>are normally distributed</w:t>
      </w:r>
      <w:r w:rsidRPr="007E7D05">
        <w:rPr>
          <w:color w:val="000000" w:themeColor="text1"/>
        </w:rPr>
        <w:t xml:space="preserve">. The </w:t>
      </w:r>
      <w:proofErr w:type="spellStart"/>
      <w:r w:rsidRPr="007E7D05">
        <w:rPr>
          <w:color w:val="000000" w:themeColor="text1"/>
        </w:rPr>
        <w:t>Breusch</w:t>
      </w:r>
      <w:proofErr w:type="spellEnd"/>
      <w:r w:rsidRPr="007E7D05">
        <w:rPr>
          <w:color w:val="000000" w:themeColor="text1"/>
        </w:rPr>
        <w:t xml:space="preserve">-Pagan test was used in order to detect </w:t>
      </w:r>
      <w:proofErr w:type="spellStart"/>
      <w:r w:rsidRPr="007E7D05">
        <w:rPr>
          <w:color w:val="000000" w:themeColor="text1"/>
        </w:rPr>
        <w:t>heteroskedasticity</w:t>
      </w:r>
      <w:proofErr w:type="spellEnd"/>
      <w:r w:rsidRPr="007E7D05">
        <w:rPr>
          <w:color w:val="000000" w:themeColor="text1"/>
        </w:rPr>
        <w:t xml:space="preserve">, p=0.802 which means that </w:t>
      </w:r>
      <w:r w:rsidR="00CE2F52" w:rsidRPr="007E7D05">
        <w:rPr>
          <w:color w:val="000000" w:themeColor="text1"/>
        </w:rPr>
        <w:t xml:space="preserve">the null hypothesis of </w:t>
      </w:r>
      <w:proofErr w:type="spellStart"/>
      <w:r w:rsidR="00CE2F52" w:rsidRPr="007E7D05">
        <w:rPr>
          <w:color w:val="000000" w:themeColor="text1"/>
        </w:rPr>
        <w:t>homoskedasticity</w:t>
      </w:r>
      <w:proofErr w:type="spellEnd"/>
      <w:r w:rsidR="00CE2F52" w:rsidRPr="007E7D05">
        <w:rPr>
          <w:color w:val="000000" w:themeColor="text1"/>
        </w:rPr>
        <w:t xml:space="preserve"> cannot be rejected </w:t>
      </w:r>
      <w:r w:rsidRPr="007E7D05">
        <w:rPr>
          <w:color w:val="000000" w:themeColor="text1"/>
        </w:rPr>
        <w:t xml:space="preserve">and residuals have constant </w:t>
      </w:r>
      <w:r w:rsidR="00636314" w:rsidRPr="007E7D05">
        <w:rPr>
          <w:color w:val="000000" w:themeColor="text1"/>
        </w:rPr>
        <w:t>variance. Finally</w:t>
      </w:r>
      <w:r w:rsidRPr="007E7D05">
        <w:rPr>
          <w:color w:val="000000" w:themeColor="text1"/>
        </w:rPr>
        <w:t xml:space="preserve">, </w:t>
      </w:r>
      <w:r w:rsidR="00CE2F52" w:rsidRPr="007E7D05">
        <w:rPr>
          <w:color w:val="000000" w:themeColor="text1"/>
        </w:rPr>
        <w:t>t</w:t>
      </w:r>
      <w:r w:rsidR="00636314" w:rsidRPr="007E7D05">
        <w:rPr>
          <w:color w:val="000000" w:themeColor="text1"/>
        </w:rPr>
        <w:t xml:space="preserve">he Ramsey RESET test returned a value of p=0.373, suggesting that the model is properly specified and </w:t>
      </w:r>
      <w:r w:rsidR="00CE2F52" w:rsidRPr="007E7D05">
        <w:rPr>
          <w:color w:val="000000" w:themeColor="text1"/>
        </w:rPr>
        <w:t>there is no evidence of omitted explanatory variables</w:t>
      </w:r>
      <w:r w:rsidR="00636314" w:rsidRPr="007E7D05">
        <w:rPr>
          <w:color w:val="000000" w:themeColor="text1"/>
        </w:rPr>
        <w:t xml:space="preserve">. In general, </w:t>
      </w:r>
      <w:r w:rsidR="00CE2F52" w:rsidRPr="007E7D05">
        <w:rPr>
          <w:color w:val="000000" w:themeColor="text1"/>
        </w:rPr>
        <w:t>the diagnostic test results indicate that the estimated ARDL model satisfies the key econometric assumptions</w:t>
      </w:r>
      <w:r w:rsidR="00636314" w:rsidRPr="007E7D05">
        <w:rPr>
          <w:color w:val="000000" w:themeColor="text1"/>
        </w:rPr>
        <w:t>, meaning that the estimated ARDL model meets all the main econometric assumptions.</w:t>
      </w:r>
      <w:r w:rsidRPr="007E7D05">
        <w:rPr>
          <w:noProof/>
          <w:color w:val="000000" w:themeColor="text1"/>
        </w:rPr>
        <w:t xml:space="preserve"> </w:t>
      </w:r>
    </w:p>
    <w:p w14:paraId="125C46FC" w14:textId="77777777" w:rsidR="00636314" w:rsidRPr="007E7D05" w:rsidRDefault="00636314" w:rsidP="00636314">
      <w:pPr>
        <w:keepNext/>
        <w:jc w:val="both"/>
        <w:rPr>
          <w:color w:val="000000" w:themeColor="text1"/>
        </w:rPr>
      </w:pPr>
      <w:r w:rsidRPr="007E7D05">
        <w:rPr>
          <w:rFonts w:cstheme="minorHAnsi"/>
          <w:noProof/>
          <w:color w:val="000000" w:themeColor="text1"/>
        </w:rPr>
        <w:drawing>
          <wp:inline distT="0" distB="0" distL="0" distR="0" wp14:anchorId="4C475705" wp14:editId="3C1CBEEB">
            <wp:extent cx="3867150" cy="2364657"/>
            <wp:effectExtent l="0" t="0" r="0" b="0"/>
            <wp:docPr id="26" name="Picture 26" descr="C:\Users\Dell\Desktop\Ashmita\ict\CUSUM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Dell\Desktop\Ashmita\ict\CUSUM_Test.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29208" cy="2402604"/>
                    </a:xfrm>
                    <a:prstGeom prst="rect">
                      <a:avLst/>
                    </a:prstGeom>
                    <a:noFill/>
                    <a:ln>
                      <a:noFill/>
                    </a:ln>
                  </pic:spPr>
                </pic:pic>
              </a:graphicData>
            </a:graphic>
          </wp:inline>
        </w:drawing>
      </w:r>
    </w:p>
    <w:p w14:paraId="791BE0AC" w14:textId="72AA34A1" w:rsidR="00636314" w:rsidRPr="00DD3DD3" w:rsidRDefault="00636314" w:rsidP="00DD3DD3">
      <w:pPr>
        <w:pStyle w:val="Caption"/>
        <w:jc w:val="center"/>
        <w:rPr>
          <w:rFonts w:cstheme="minorHAnsi"/>
          <w:b/>
          <w:i w:val="0"/>
          <w:color w:val="000000" w:themeColor="text1"/>
          <w:sz w:val="22"/>
          <w:szCs w:val="22"/>
        </w:rPr>
      </w:pPr>
      <w:r w:rsidRPr="00DD3DD3">
        <w:rPr>
          <w:b/>
          <w:i w:val="0"/>
          <w:color w:val="000000" w:themeColor="text1"/>
          <w:sz w:val="22"/>
          <w:szCs w:val="22"/>
        </w:rPr>
        <w:t>Figure</w:t>
      </w:r>
      <w:r w:rsidR="00DD3DD3" w:rsidRPr="00DD3DD3">
        <w:rPr>
          <w:b/>
          <w:i w:val="0"/>
          <w:color w:val="000000" w:themeColor="text1"/>
          <w:sz w:val="22"/>
          <w:szCs w:val="22"/>
        </w:rPr>
        <w:t xml:space="preserve"> 3</w:t>
      </w:r>
      <w:r w:rsidRPr="00DD3DD3">
        <w:rPr>
          <w:b/>
          <w:i w:val="0"/>
          <w:color w:val="000000" w:themeColor="text1"/>
          <w:sz w:val="22"/>
          <w:szCs w:val="22"/>
        </w:rPr>
        <w:t>:</w:t>
      </w:r>
      <w:ins w:id="1780" w:author="Dell" w:date="2026-08-01T14:39:00Z">
        <w:r w:rsidR="007E7D05" w:rsidRPr="00DD3DD3">
          <w:rPr>
            <w:b/>
            <w:i w:val="0"/>
            <w:color w:val="000000" w:themeColor="text1"/>
            <w:sz w:val="22"/>
            <w:szCs w:val="22"/>
          </w:rPr>
          <w:t xml:space="preserve"> </w:t>
        </w:r>
      </w:ins>
      <w:r w:rsidRPr="00DD3DD3">
        <w:rPr>
          <w:b/>
          <w:i w:val="0"/>
          <w:color w:val="000000" w:themeColor="text1"/>
          <w:sz w:val="22"/>
          <w:szCs w:val="22"/>
        </w:rPr>
        <w:t>CUSUM Test for Parameter Stability</w:t>
      </w:r>
    </w:p>
    <w:p w14:paraId="3D87305A" w14:textId="78C45117" w:rsidR="00120CA5" w:rsidRPr="007E7D05" w:rsidRDefault="00CE2F52" w:rsidP="00120CA5">
      <w:pPr>
        <w:keepNext/>
        <w:jc w:val="both"/>
        <w:rPr>
          <w:color w:val="000000" w:themeColor="text1"/>
        </w:rPr>
      </w:pPr>
      <w:r w:rsidRPr="007E7D05">
        <w:rPr>
          <w:rFonts w:cstheme="minorHAnsi"/>
          <w:bCs/>
          <w:color w:val="000000" w:themeColor="text1"/>
        </w:rPr>
        <w:t xml:space="preserve">Figure </w:t>
      </w:r>
      <w:r w:rsidR="00DD3DD3">
        <w:rPr>
          <w:rFonts w:cstheme="minorHAnsi"/>
          <w:bCs/>
          <w:color w:val="000000" w:themeColor="text1"/>
        </w:rPr>
        <w:t>3</w:t>
      </w:r>
      <w:r w:rsidRPr="007E7D05">
        <w:rPr>
          <w:rFonts w:cstheme="minorHAnsi"/>
          <w:bCs/>
          <w:color w:val="000000" w:themeColor="text1"/>
        </w:rPr>
        <w:t xml:space="preserve"> presents the results of the CUSUM test for parameter stability of the estimated ARDL model. The CUSUM statistic remains within the 5% critical bounds throughout the sample period which indicate that </w:t>
      </w:r>
      <w:r w:rsidRPr="007E7D05">
        <w:rPr>
          <w:rFonts w:cstheme="minorHAnsi"/>
          <w:bCs/>
          <w:color w:val="000000" w:themeColor="text1"/>
        </w:rPr>
        <w:lastRenderedPageBreak/>
        <w:t>the model parameters are stable and that there is no evidence of structural instability.</w:t>
      </w:r>
      <w:r w:rsidR="00636314" w:rsidRPr="007E7D05">
        <w:rPr>
          <w:rFonts w:cstheme="minorHAnsi"/>
          <w:noProof/>
          <w:color w:val="000000" w:themeColor="text1"/>
        </w:rPr>
        <w:drawing>
          <wp:inline distT="0" distB="0" distL="0" distR="0" wp14:anchorId="6B0DEE15" wp14:editId="290528D5">
            <wp:extent cx="4124325" cy="2516447"/>
            <wp:effectExtent l="0" t="0" r="0" b="0"/>
            <wp:docPr id="28" name="Picture 28" descr="C:\Users\Dell\Desktop\Ashmita\ict\CUSUM_Test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Dell\Desktop\Ashmita\ict\CUSUM_Test1.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01980" cy="2563828"/>
                    </a:xfrm>
                    <a:prstGeom prst="rect">
                      <a:avLst/>
                    </a:prstGeom>
                    <a:noFill/>
                    <a:ln>
                      <a:noFill/>
                    </a:ln>
                  </pic:spPr>
                </pic:pic>
              </a:graphicData>
            </a:graphic>
          </wp:inline>
        </w:drawing>
      </w:r>
    </w:p>
    <w:p w14:paraId="0656CEEE" w14:textId="7F8587B1" w:rsidR="00636314" w:rsidRPr="007E7D05" w:rsidRDefault="00120CA5" w:rsidP="00120CA5">
      <w:pPr>
        <w:pStyle w:val="Caption"/>
        <w:jc w:val="both"/>
        <w:rPr>
          <w:i w:val="0"/>
          <w:color w:val="000000" w:themeColor="text1"/>
          <w:sz w:val="22"/>
          <w:szCs w:val="22"/>
        </w:rPr>
      </w:pPr>
      <w:r w:rsidRPr="007E7D05">
        <w:rPr>
          <w:i w:val="0"/>
          <w:color w:val="000000" w:themeColor="text1"/>
          <w:sz w:val="22"/>
          <w:szCs w:val="22"/>
        </w:rPr>
        <w:t>Figure</w:t>
      </w:r>
      <w:r w:rsidR="000D06E7" w:rsidRPr="007E7D05">
        <w:rPr>
          <w:i w:val="0"/>
          <w:color w:val="000000" w:themeColor="text1"/>
          <w:sz w:val="22"/>
          <w:szCs w:val="22"/>
        </w:rPr>
        <w:t xml:space="preserve"> </w:t>
      </w:r>
      <w:del w:id="1781" w:author="Dell" w:date="2026-08-01T14:39:00Z">
        <w:r w:rsidR="000D06E7" w:rsidRPr="007E7D05" w:rsidDel="007E7D05">
          <w:rPr>
            <w:i w:val="0"/>
            <w:color w:val="000000" w:themeColor="text1"/>
            <w:sz w:val="22"/>
            <w:szCs w:val="22"/>
          </w:rPr>
          <w:delText>1</w:delText>
        </w:r>
        <w:r w:rsidR="00F978E6" w:rsidRPr="007E7D05" w:rsidDel="007E7D05">
          <w:rPr>
            <w:i w:val="0"/>
            <w:color w:val="000000" w:themeColor="text1"/>
            <w:sz w:val="22"/>
            <w:szCs w:val="22"/>
          </w:rPr>
          <w:delText>4</w:delText>
        </w:r>
        <w:r w:rsidR="000D06E7" w:rsidRPr="007E7D05" w:rsidDel="007E7D05">
          <w:rPr>
            <w:i w:val="0"/>
            <w:color w:val="000000" w:themeColor="text1"/>
            <w:sz w:val="22"/>
            <w:szCs w:val="22"/>
          </w:rPr>
          <w:delText xml:space="preserve"> </w:delText>
        </w:r>
        <w:r w:rsidRPr="007E7D05" w:rsidDel="007E7D05">
          <w:rPr>
            <w:i w:val="0"/>
            <w:color w:val="000000" w:themeColor="text1"/>
            <w:sz w:val="22"/>
            <w:szCs w:val="22"/>
          </w:rPr>
          <w:delText>:</w:delText>
        </w:r>
      </w:del>
      <w:r w:rsidR="00DD3DD3">
        <w:rPr>
          <w:i w:val="0"/>
          <w:color w:val="000000" w:themeColor="text1"/>
          <w:sz w:val="22"/>
          <w:szCs w:val="22"/>
        </w:rPr>
        <w:t>4</w:t>
      </w:r>
      <w:ins w:id="1782" w:author="Dell" w:date="2026-08-01T14:39:00Z">
        <w:r w:rsidR="007E7D05" w:rsidRPr="007E7D05">
          <w:rPr>
            <w:i w:val="0"/>
            <w:color w:val="000000" w:themeColor="text1"/>
            <w:sz w:val="22"/>
            <w:szCs w:val="22"/>
          </w:rPr>
          <w:t>:</w:t>
        </w:r>
      </w:ins>
      <w:r w:rsidRPr="007E7D05">
        <w:rPr>
          <w:i w:val="0"/>
          <w:color w:val="000000" w:themeColor="text1"/>
          <w:sz w:val="22"/>
          <w:szCs w:val="22"/>
        </w:rPr>
        <w:t xml:space="preserve"> CUSUM of Squares (CUSUMSQ) Test</w:t>
      </w:r>
    </w:p>
    <w:p w14:paraId="4B4D38F5" w14:textId="739F331A" w:rsidR="00120CA5" w:rsidRPr="007E7D05" w:rsidRDefault="007E7D05" w:rsidP="00120CA5">
      <w:pPr>
        <w:rPr>
          <w:color w:val="000000" w:themeColor="text1"/>
        </w:rPr>
      </w:pPr>
      <w:ins w:id="1783" w:author="Dell" w:date="2026-08-01T14:40:00Z">
        <w:r w:rsidRPr="007E7D05">
          <w:rPr>
            <w:color w:val="000000" w:themeColor="text1"/>
          </w:rPr>
          <w:t xml:space="preserve">Above Figure </w:t>
        </w:r>
      </w:ins>
      <w:del w:id="1784" w:author="Dell" w:date="2026-08-01T14:40:00Z">
        <w:r w:rsidR="00120CA5" w:rsidRPr="007E7D05" w:rsidDel="007E7D05">
          <w:rPr>
            <w:color w:val="000000" w:themeColor="text1"/>
          </w:rPr>
          <w:delText xml:space="preserve">Figure </w:delText>
        </w:r>
        <w:r w:rsidR="00E91E5C" w:rsidRPr="007E7D05" w:rsidDel="007E7D05">
          <w:rPr>
            <w:color w:val="000000" w:themeColor="text1"/>
          </w:rPr>
          <w:delText>16</w:delText>
        </w:r>
        <w:r w:rsidR="00120CA5" w:rsidRPr="007E7D05" w:rsidDel="007E7D05">
          <w:rPr>
            <w:color w:val="000000" w:themeColor="text1"/>
          </w:rPr>
          <w:delText xml:space="preserve"> abo</w:delText>
        </w:r>
        <w:r w:rsidR="00CE2F52" w:rsidRPr="007E7D05" w:rsidDel="007E7D05">
          <w:rPr>
            <w:color w:val="000000" w:themeColor="text1"/>
          </w:rPr>
          <w:delText xml:space="preserve">ve </w:delText>
        </w:r>
      </w:del>
      <w:r w:rsidR="00CE2F52" w:rsidRPr="007E7D05">
        <w:rPr>
          <w:color w:val="000000" w:themeColor="text1"/>
        </w:rPr>
        <w:t>represents the CUSUMSQ test for</w:t>
      </w:r>
      <w:r w:rsidR="00120CA5" w:rsidRPr="007E7D05">
        <w:rPr>
          <w:color w:val="000000" w:themeColor="text1"/>
        </w:rPr>
        <w:t xml:space="preserve"> variance stability. </w:t>
      </w:r>
      <w:r w:rsidR="00CE2F52" w:rsidRPr="007E7D05">
        <w:rPr>
          <w:color w:val="000000" w:themeColor="text1"/>
        </w:rPr>
        <w:t xml:space="preserve">The plot shows slight departures </w:t>
      </w:r>
      <w:r w:rsidR="00120CA5" w:rsidRPr="007E7D05">
        <w:rPr>
          <w:color w:val="000000" w:themeColor="text1"/>
        </w:rPr>
        <w:t xml:space="preserve">from the expected stability line, </w:t>
      </w:r>
      <w:r w:rsidR="00CE2F52" w:rsidRPr="007E7D05">
        <w:rPr>
          <w:color w:val="000000" w:themeColor="text1"/>
        </w:rPr>
        <w:t>suggesting some degree of parameter instability</w:t>
      </w:r>
      <w:r w:rsidR="00120CA5" w:rsidRPr="007E7D05">
        <w:rPr>
          <w:color w:val="000000" w:themeColor="text1"/>
        </w:rPr>
        <w:t xml:space="preserve">, though </w:t>
      </w:r>
      <w:r w:rsidR="00CE2F52" w:rsidRPr="007E7D05">
        <w:rPr>
          <w:color w:val="000000" w:themeColor="text1"/>
        </w:rPr>
        <w:t>this finding should be interpreted with caution because the test is based on a relatively small sample size.</w:t>
      </w:r>
    </w:p>
    <w:p w14:paraId="776CFA5C" w14:textId="12D2080B" w:rsidR="00DD3DD3" w:rsidRPr="00DD3DD3" w:rsidRDefault="00DD3DD3" w:rsidP="00DD3DD3">
      <w:pPr>
        <w:pStyle w:val="Caption"/>
        <w:keepNext/>
        <w:jc w:val="center"/>
        <w:rPr>
          <w:b/>
          <w:i w:val="0"/>
          <w:color w:val="000000" w:themeColor="text1"/>
          <w:sz w:val="22"/>
          <w:szCs w:val="22"/>
        </w:rPr>
      </w:pPr>
      <w:r w:rsidRPr="00DD3DD3">
        <w:rPr>
          <w:b/>
          <w:color w:val="000000" w:themeColor="text1"/>
          <w:sz w:val="22"/>
          <w:szCs w:val="22"/>
        </w:rPr>
        <w:t>Table 11:</w:t>
      </w:r>
      <w:r w:rsidRPr="00DD3DD3">
        <w:rPr>
          <w:b/>
          <w:i w:val="0"/>
          <w:iCs w:val="0"/>
          <w:color w:val="000000" w:themeColor="text1"/>
          <w:sz w:val="22"/>
          <w:szCs w:val="22"/>
        </w:rPr>
        <w:t xml:space="preserve"> </w:t>
      </w:r>
      <w:r w:rsidRPr="00DD3DD3">
        <w:rPr>
          <w:b/>
          <w:i w:val="0"/>
          <w:color w:val="000000" w:themeColor="text1"/>
          <w:sz w:val="22"/>
          <w:szCs w:val="22"/>
        </w:rPr>
        <w:t xml:space="preserve">Residual Autocorrelation and </w:t>
      </w:r>
      <w:proofErr w:type="spellStart"/>
      <w:r w:rsidRPr="00DD3DD3">
        <w:rPr>
          <w:b/>
          <w:i w:val="0"/>
          <w:color w:val="000000" w:themeColor="text1"/>
          <w:sz w:val="22"/>
          <w:szCs w:val="22"/>
        </w:rPr>
        <w:t>Heteroskedasticity</w:t>
      </w:r>
      <w:proofErr w:type="spellEnd"/>
      <w:r w:rsidRPr="00DD3DD3">
        <w:rPr>
          <w:b/>
          <w:i w:val="0"/>
          <w:color w:val="000000" w:themeColor="text1"/>
          <w:sz w:val="22"/>
          <w:szCs w:val="22"/>
        </w:rPr>
        <w:t xml:space="preserve"> Diagnostic Tests</w:t>
      </w:r>
    </w:p>
    <w:tbl>
      <w:tblPr>
        <w:tblStyle w:val="TableGrid"/>
        <w:tblW w:w="0" w:type="auto"/>
        <w:tblLook w:val="04A0" w:firstRow="1" w:lastRow="0" w:firstColumn="1" w:lastColumn="0" w:noHBand="0" w:noVBand="1"/>
      </w:tblPr>
      <w:tblGrid>
        <w:gridCol w:w="1638"/>
        <w:gridCol w:w="946"/>
        <w:gridCol w:w="867"/>
        <w:gridCol w:w="1497"/>
        <w:gridCol w:w="4402"/>
      </w:tblGrid>
      <w:tr w:rsidR="00120CA5" w:rsidRPr="007E7D05" w14:paraId="32AE6508" w14:textId="77777777" w:rsidTr="00120CA5">
        <w:tc>
          <w:tcPr>
            <w:tcW w:w="0" w:type="auto"/>
            <w:hideMark/>
          </w:tcPr>
          <w:p w14:paraId="6C8EE731" w14:textId="77777777" w:rsidR="00120CA5" w:rsidRPr="007E7D05" w:rsidRDefault="00120CA5" w:rsidP="00120CA5">
            <w:pPr>
              <w:spacing w:after="160" w:line="259" w:lineRule="auto"/>
              <w:rPr>
                <w:b/>
                <w:bCs/>
                <w:color w:val="000000" w:themeColor="text1"/>
              </w:rPr>
            </w:pPr>
            <w:r w:rsidRPr="007E7D05">
              <w:rPr>
                <w:b/>
                <w:bCs/>
                <w:color w:val="000000" w:themeColor="text1"/>
              </w:rPr>
              <w:t>Test</w:t>
            </w:r>
          </w:p>
        </w:tc>
        <w:tc>
          <w:tcPr>
            <w:tcW w:w="0" w:type="auto"/>
            <w:hideMark/>
          </w:tcPr>
          <w:p w14:paraId="41483AFC" w14:textId="77777777" w:rsidR="00120CA5" w:rsidRPr="007E7D05" w:rsidRDefault="00120CA5" w:rsidP="00120CA5">
            <w:pPr>
              <w:spacing w:after="160" w:line="259" w:lineRule="auto"/>
              <w:rPr>
                <w:b/>
                <w:bCs/>
                <w:color w:val="000000" w:themeColor="text1"/>
              </w:rPr>
            </w:pPr>
            <w:r w:rsidRPr="007E7D05">
              <w:rPr>
                <w:b/>
                <w:bCs/>
                <w:color w:val="000000" w:themeColor="text1"/>
              </w:rPr>
              <w:t>Statistic</w:t>
            </w:r>
          </w:p>
        </w:tc>
        <w:tc>
          <w:tcPr>
            <w:tcW w:w="0" w:type="auto"/>
            <w:hideMark/>
          </w:tcPr>
          <w:p w14:paraId="0B0BBCE0" w14:textId="77777777" w:rsidR="00120CA5" w:rsidRPr="007E7D05" w:rsidRDefault="00120CA5" w:rsidP="00120CA5">
            <w:pPr>
              <w:spacing w:after="160" w:line="259" w:lineRule="auto"/>
              <w:rPr>
                <w:b/>
                <w:bCs/>
                <w:color w:val="000000" w:themeColor="text1"/>
              </w:rPr>
            </w:pPr>
            <w:r w:rsidRPr="007E7D05">
              <w:rPr>
                <w:b/>
                <w:bCs/>
                <w:color w:val="000000" w:themeColor="text1"/>
              </w:rPr>
              <w:t>p-value</w:t>
            </w:r>
          </w:p>
        </w:tc>
        <w:tc>
          <w:tcPr>
            <w:tcW w:w="0" w:type="auto"/>
            <w:hideMark/>
          </w:tcPr>
          <w:p w14:paraId="5C59A35B" w14:textId="77777777" w:rsidR="00120CA5" w:rsidRPr="007E7D05" w:rsidRDefault="00120CA5" w:rsidP="00120CA5">
            <w:pPr>
              <w:spacing w:after="160" w:line="259" w:lineRule="auto"/>
              <w:rPr>
                <w:b/>
                <w:bCs/>
                <w:color w:val="000000" w:themeColor="text1"/>
              </w:rPr>
            </w:pPr>
            <w:r w:rsidRPr="007E7D05">
              <w:rPr>
                <w:b/>
                <w:bCs/>
                <w:color w:val="000000" w:themeColor="text1"/>
              </w:rPr>
              <w:t>Decision</w:t>
            </w:r>
          </w:p>
        </w:tc>
        <w:tc>
          <w:tcPr>
            <w:tcW w:w="0" w:type="auto"/>
            <w:hideMark/>
          </w:tcPr>
          <w:p w14:paraId="75DCCCEC" w14:textId="77777777" w:rsidR="00120CA5" w:rsidRPr="007E7D05" w:rsidRDefault="00120CA5" w:rsidP="00120CA5">
            <w:pPr>
              <w:spacing w:after="160" w:line="259" w:lineRule="auto"/>
              <w:rPr>
                <w:b/>
                <w:bCs/>
                <w:color w:val="000000" w:themeColor="text1"/>
              </w:rPr>
            </w:pPr>
            <w:r w:rsidRPr="007E7D05">
              <w:rPr>
                <w:b/>
                <w:bCs/>
                <w:color w:val="000000" w:themeColor="text1"/>
              </w:rPr>
              <w:t>Interpretation</w:t>
            </w:r>
          </w:p>
        </w:tc>
      </w:tr>
      <w:tr w:rsidR="00120CA5" w:rsidRPr="007E7D05" w14:paraId="4648EF7B" w14:textId="77777777" w:rsidTr="00120CA5">
        <w:tc>
          <w:tcPr>
            <w:tcW w:w="0" w:type="auto"/>
            <w:hideMark/>
          </w:tcPr>
          <w:p w14:paraId="6766C1F0" w14:textId="77777777" w:rsidR="00120CA5" w:rsidRPr="007E7D05" w:rsidRDefault="00120CA5" w:rsidP="00120CA5">
            <w:pPr>
              <w:spacing w:after="160" w:line="259" w:lineRule="auto"/>
              <w:rPr>
                <w:color w:val="000000" w:themeColor="text1"/>
              </w:rPr>
            </w:pPr>
            <w:r w:rsidRPr="007E7D05">
              <w:rPr>
                <w:color w:val="000000" w:themeColor="text1"/>
              </w:rPr>
              <w:t>Durbin–Watson</w:t>
            </w:r>
          </w:p>
        </w:tc>
        <w:tc>
          <w:tcPr>
            <w:tcW w:w="0" w:type="auto"/>
            <w:hideMark/>
          </w:tcPr>
          <w:p w14:paraId="6C2B12D0" w14:textId="77777777" w:rsidR="00120CA5" w:rsidRPr="007E7D05" w:rsidRDefault="00120CA5" w:rsidP="00120CA5">
            <w:pPr>
              <w:spacing w:after="160" w:line="259" w:lineRule="auto"/>
              <w:rPr>
                <w:color w:val="000000" w:themeColor="text1"/>
              </w:rPr>
            </w:pPr>
            <w:r w:rsidRPr="007E7D05">
              <w:rPr>
                <w:color w:val="000000" w:themeColor="text1"/>
              </w:rPr>
              <w:t>2.396</w:t>
            </w:r>
          </w:p>
        </w:tc>
        <w:tc>
          <w:tcPr>
            <w:tcW w:w="0" w:type="auto"/>
            <w:hideMark/>
          </w:tcPr>
          <w:p w14:paraId="4B7DB4B7" w14:textId="77777777" w:rsidR="00120CA5" w:rsidRPr="007E7D05" w:rsidRDefault="00120CA5" w:rsidP="00120CA5">
            <w:pPr>
              <w:spacing w:after="160" w:line="259" w:lineRule="auto"/>
              <w:rPr>
                <w:color w:val="000000" w:themeColor="text1"/>
              </w:rPr>
            </w:pPr>
            <w:r w:rsidRPr="007E7D05">
              <w:rPr>
                <w:color w:val="000000" w:themeColor="text1"/>
              </w:rPr>
              <w:t>–</w:t>
            </w:r>
          </w:p>
        </w:tc>
        <w:tc>
          <w:tcPr>
            <w:tcW w:w="0" w:type="auto"/>
            <w:hideMark/>
          </w:tcPr>
          <w:p w14:paraId="308AB3C3" w14:textId="77777777" w:rsidR="00120CA5" w:rsidRPr="007E7D05" w:rsidRDefault="00120CA5" w:rsidP="00120CA5">
            <w:pPr>
              <w:spacing w:after="160" w:line="259" w:lineRule="auto"/>
              <w:rPr>
                <w:color w:val="000000" w:themeColor="text1"/>
              </w:rPr>
            </w:pPr>
            <w:r w:rsidRPr="007E7D05">
              <w:rPr>
                <w:color w:val="000000" w:themeColor="text1"/>
              </w:rPr>
              <w:t>Accept</w:t>
            </w:r>
          </w:p>
        </w:tc>
        <w:tc>
          <w:tcPr>
            <w:tcW w:w="0" w:type="auto"/>
            <w:hideMark/>
          </w:tcPr>
          <w:p w14:paraId="541F0D2A" w14:textId="77777777" w:rsidR="00120CA5" w:rsidRPr="007E7D05" w:rsidRDefault="00120CA5" w:rsidP="00120CA5">
            <w:pPr>
              <w:spacing w:after="160" w:line="259" w:lineRule="auto"/>
              <w:rPr>
                <w:color w:val="000000" w:themeColor="text1"/>
              </w:rPr>
            </w:pPr>
            <w:r w:rsidRPr="007E7D05">
              <w:rPr>
                <w:color w:val="000000" w:themeColor="text1"/>
              </w:rPr>
              <w:t>No evidence of first-order autocorrelation.</w:t>
            </w:r>
          </w:p>
        </w:tc>
      </w:tr>
      <w:tr w:rsidR="00120CA5" w:rsidRPr="007E7D05" w14:paraId="08C2E69E" w14:textId="77777777" w:rsidTr="00120CA5">
        <w:tc>
          <w:tcPr>
            <w:tcW w:w="0" w:type="auto"/>
            <w:hideMark/>
          </w:tcPr>
          <w:p w14:paraId="771818BF" w14:textId="77777777" w:rsidR="00120CA5" w:rsidRPr="007E7D05" w:rsidRDefault="00120CA5" w:rsidP="00120CA5">
            <w:pPr>
              <w:spacing w:after="160" w:line="259" w:lineRule="auto"/>
              <w:rPr>
                <w:color w:val="000000" w:themeColor="text1"/>
              </w:rPr>
            </w:pPr>
            <w:proofErr w:type="spellStart"/>
            <w:r w:rsidRPr="007E7D05">
              <w:rPr>
                <w:color w:val="000000" w:themeColor="text1"/>
              </w:rPr>
              <w:t>Ljung</w:t>
            </w:r>
            <w:proofErr w:type="spellEnd"/>
            <w:r w:rsidRPr="007E7D05">
              <w:rPr>
                <w:color w:val="000000" w:themeColor="text1"/>
              </w:rPr>
              <w:t>–Box (Lag 1)</w:t>
            </w:r>
          </w:p>
        </w:tc>
        <w:tc>
          <w:tcPr>
            <w:tcW w:w="0" w:type="auto"/>
            <w:hideMark/>
          </w:tcPr>
          <w:p w14:paraId="727A5A22" w14:textId="77777777" w:rsidR="00120CA5" w:rsidRPr="007E7D05" w:rsidRDefault="00120CA5" w:rsidP="00120CA5">
            <w:pPr>
              <w:spacing w:after="160" w:line="259" w:lineRule="auto"/>
              <w:rPr>
                <w:color w:val="000000" w:themeColor="text1"/>
              </w:rPr>
            </w:pPr>
            <w:r w:rsidRPr="007E7D05">
              <w:rPr>
                <w:color w:val="000000" w:themeColor="text1"/>
              </w:rPr>
              <w:t>1.091</w:t>
            </w:r>
          </w:p>
        </w:tc>
        <w:tc>
          <w:tcPr>
            <w:tcW w:w="0" w:type="auto"/>
            <w:hideMark/>
          </w:tcPr>
          <w:p w14:paraId="5AE0C934" w14:textId="77777777" w:rsidR="00120CA5" w:rsidRPr="007E7D05" w:rsidRDefault="00120CA5" w:rsidP="00120CA5">
            <w:pPr>
              <w:spacing w:after="160" w:line="259" w:lineRule="auto"/>
              <w:rPr>
                <w:color w:val="000000" w:themeColor="text1"/>
              </w:rPr>
            </w:pPr>
            <w:r w:rsidRPr="007E7D05">
              <w:rPr>
                <w:color w:val="000000" w:themeColor="text1"/>
              </w:rPr>
              <w:t>0.296</w:t>
            </w:r>
          </w:p>
        </w:tc>
        <w:tc>
          <w:tcPr>
            <w:tcW w:w="0" w:type="auto"/>
            <w:hideMark/>
          </w:tcPr>
          <w:p w14:paraId="7C93BDA8" w14:textId="77777777" w:rsidR="00120CA5" w:rsidRPr="007E7D05" w:rsidRDefault="00120CA5" w:rsidP="00120CA5">
            <w:pPr>
              <w:spacing w:after="160" w:line="259" w:lineRule="auto"/>
              <w:rPr>
                <w:color w:val="000000" w:themeColor="text1"/>
              </w:rPr>
            </w:pPr>
            <w:r w:rsidRPr="007E7D05">
              <w:rPr>
                <w:color w:val="000000" w:themeColor="text1"/>
              </w:rPr>
              <w:t>Fail to reject H₀</w:t>
            </w:r>
          </w:p>
        </w:tc>
        <w:tc>
          <w:tcPr>
            <w:tcW w:w="0" w:type="auto"/>
            <w:hideMark/>
          </w:tcPr>
          <w:p w14:paraId="4ADFDA34" w14:textId="77777777" w:rsidR="00120CA5" w:rsidRPr="007E7D05" w:rsidRDefault="00120CA5" w:rsidP="00120CA5">
            <w:pPr>
              <w:spacing w:after="160" w:line="259" w:lineRule="auto"/>
              <w:rPr>
                <w:color w:val="000000" w:themeColor="text1"/>
              </w:rPr>
            </w:pPr>
            <w:r w:rsidRPr="007E7D05">
              <w:rPr>
                <w:color w:val="000000" w:themeColor="text1"/>
              </w:rPr>
              <w:t>No autocorrelation at lag 1.</w:t>
            </w:r>
          </w:p>
        </w:tc>
      </w:tr>
      <w:tr w:rsidR="00120CA5" w:rsidRPr="007E7D05" w14:paraId="55A81140" w14:textId="77777777" w:rsidTr="00120CA5">
        <w:tc>
          <w:tcPr>
            <w:tcW w:w="0" w:type="auto"/>
            <w:hideMark/>
          </w:tcPr>
          <w:p w14:paraId="3815FA30" w14:textId="77777777" w:rsidR="00120CA5" w:rsidRPr="007E7D05" w:rsidRDefault="00120CA5" w:rsidP="00120CA5">
            <w:pPr>
              <w:spacing w:after="160" w:line="259" w:lineRule="auto"/>
              <w:rPr>
                <w:color w:val="000000" w:themeColor="text1"/>
              </w:rPr>
            </w:pPr>
            <w:proofErr w:type="spellStart"/>
            <w:r w:rsidRPr="007E7D05">
              <w:rPr>
                <w:color w:val="000000" w:themeColor="text1"/>
              </w:rPr>
              <w:t>Ljung</w:t>
            </w:r>
            <w:proofErr w:type="spellEnd"/>
            <w:r w:rsidRPr="007E7D05">
              <w:rPr>
                <w:color w:val="000000" w:themeColor="text1"/>
              </w:rPr>
              <w:t>–Box (Lag 2)</w:t>
            </w:r>
          </w:p>
        </w:tc>
        <w:tc>
          <w:tcPr>
            <w:tcW w:w="0" w:type="auto"/>
            <w:hideMark/>
          </w:tcPr>
          <w:p w14:paraId="3E2BE585" w14:textId="77777777" w:rsidR="00120CA5" w:rsidRPr="007E7D05" w:rsidRDefault="00120CA5" w:rsidP="00120CA5">
            <w:pPr>
              <w:spacing w:after="160" w:line="259" w:lineRule="auto"/>
              <w:rPr>
                <w:color w:val="000000" w:themeColor="text1"/>
              </w:rPr>
            </w:pPr>
            <w:r w:rsidRPr="007E7D05">
              <w:rPr>
                <w:color w:val="000000" w:themeColor="text1"/>
              </w:rPr>
              <w:t>1.353</w:t>
            </w:r>
          </w:p>
        </w:tc>
        <w:tc>
          <w:tcPr>
            <w:tcW w:w="0" w:type="auto"/>
            <w:hideMark/>
          </w:tcPr>
          <w:p w14:paraId="3510F03D" w14:textId="77777777" w:rsidR="00120CA5" w:rsidRPr="007E7D05" w:rsidRDefault="00120CA5" w:rsidP="00120CA5">
            <w:pPr>
              <w:spacing w:after="160" w:line="259" w:lineRule="auto"/>
              <w:rPr>
                <w:color w:val="000000" w:themeColor="text1"/>
              </w:rPr>
            </w:pPr>
            <w:r w:rsidRPr="007E7D05">
              <w:rPr>
                <w:color w:val="000000" w:themeColor="text1"/>
              </w:rPr>
              <w:t>0.508</w:t>
            </w:r>
          </w:p>
        </w:tc>
        <w:tc>
          <w:tcPr>
            <w:tcW w:w="0" w:type="auto"/>
            <w:hideMark/>
          </w:tcPr>
          <w:p w14:paraId="65DD3497" w14:textId="77777777" w:rsidR="00120CA5" w:rsidRPr="007E7D05" w:rsidRDefault="00120CA5" w:rsidP="00120CA5">
            <w:pPr>
              <w:spacing w:after="160" w:line="259" w:lineRule="auto"/>
              <w:rPr>
                <w:color w:val="000000" w:themeColor="text1"/>
              </w:rPr>
            </w:pPr>
            <w:r w:rsidRPr="007E7D05">
              <w:rPr>
                <w:color w:val="000000" w:themeColor="text1"/>
              </w:rPr>
              <w:t>Fail to reject H₀</w:t>
            </w:r>
          </w:p>
        </w:tc>
        <w:tc>
          <w:tcPr>
            <w:tcW w:w="0" w:type="auto"/>
            <w:hideMark/>
          </w:tcPr>
          <w:p w14:paraId="72377C4A" w14:textId="77777777" w:rsidR="00120CA5" w:rsidRPr="007E7D05" w:rsidRDefault="00120CA5" w:rsidP="00120CA5">
            <w:pPr>
              <w:spacing w:after="160" w:line="259" w:lineRule="auto"/>
              <w:rPr>
                <w:color w:val="000000" w:themeColor="text1"/>
              </w:rPr>
            </w:pPr>
            <w:r w:rsidRPr="007E7D05">
              <w:rPr>
                <w:color w:val="000000" w:themeColor="text1"/>
              </w:rPr>
              <w:t>No autocorrelation up to lag 2.</w:t>
            </w:r>
          </w:p>
        </w:tc>
      </w:tr>
      <w:tr w:rsidR="00120CA5" w:rsidRPr="007E7D05" w14:paraId="4349F38A" w14:textId="77777777" w:rsidTr="00120CA5">
        <w:tc>
          <w:tcPr>
            <w:tcW w:w="0" w:type="auto"/>
            <w:hideMark/>
          </w:tcPr>
          <w:p w14:paraId="2BAAB385" w14:textId="77777777" w:rsidR="00120CA5" w:rsidRPr="007E7D05" w:rsidRDefault="00120CA5" w:rsidP="00120CA5">
            <w:pPr>
              <w:spacing w:after="160" w:line="259" w:lineRule="auto"/>
              <w:rPr>
                <w:color w:val="000000" w:themeColor="text1"/>
              </w:rPr>
            </w:pPr>
            <w:r w:rsidRPr="007E7D05">
              <w:rPr>
                <w:color w:val="000000" w:themeColor="text1"/>
              </w:rPr>
              <w:t>ARCH-LM</w:t>
            </w:r>
          </w:p>
        </w:tc>
        <w:tc>
          <w:tcPr>
            <w:tcW w:w="0" w:type="auto"/>
            <w:hideMark/>
          </w:tcPr>
          <w:p w14:paraId="4EB5C50A" w14:textId="77777777" w:rsidR="00120CA5" w:rsidRPr="007E7D05" w:rsidRDefault="00120CA5" w:rsidP="00120CA5">
            <w:pPr>
              <w:spacing w:after="160" w:line="259" w:lineRule="auto"/>
              <w:rPr>
                <w:color w:val="000000" w:themeColor="text1"/>
              </w:rPr>
            </w:pPr>
            <w:r w:rsidRPr="007E7D05">
              <w:rPr>
                <w:color w:val="000000" w:themeColor="text1"/>
              </w:rPr>
              <w:t>2.797</w:t>
            </w:r>
          </w:p>
        </w:tc>
        <w:tc>
          <w:tcPr>
            <w:tcW w:w="0" w:type="auto"/>
            <w:hideMark/>
          </w:tcPr>
          <w:p w14:paraId="2E54F4AA" w14:textId="77777777" w:rsidR="00120CA5" w:rsidRPr="007E7D05" w:rsidRDefault="00120CA5" w:rsidP="00120CA5">
            <w:pPr>
              <w:spacing w:after="160" w:line="259" w:lineRule="auto"/>
              <w:rPr>
                <w:color w:val="000000" w:themeColor="text1"/>
              </w:rPr>
            </w:pPr>
            <w:r w:rsidRPr="007E7D05">
              <w:rPr>
                <w:color w:val="000000" w:themeColor="text1"/>
              </w:rPr>
              <w:t>0.247</w:t>
            </w:r>
          </w:p>
        </w:tc>
        <w:tc>
          <w:tcPr>
            <w:tcW w:w="0" w:type="auto"/>
            <w:hideMark/>
          </w:tcPr>
          <w:p w14:paraId="0C3AE40B" w14:textId="77777777" w:rsidR="00120CA5" w:rsidRPr="007E7D05" w:rsidRDefault="00120CA5" w:rsidP="00120CA5">
            <w:pPr>
              <w:spacing w:after="160" w:line="259" w:lineRule="auto"/>
              <w:rPr>
                <w:color w:val="000000" w:themeColor="text1"/>
              </w:rPr>
            </w:pPr>
            <w:r w:rsidRPr="007E7D05">
              <w:rPr>
                <w:color w:val="000000" w:themeColor="text1"/>
              </w:rPr>
              <w:t>Fail to reject H₀</w:t>
            </w:r>
          </w:p>
        </w:tc>
        <w:tc>
          <w:tcPr>
            <w:tcW w:w="0" w:type="auto"/>
            <w:hideMark/>
          </w:tcPr>
          <w:p w14:paraId="4A4B3C02" w14:textId="77777777" w:rsidR="00120CA5" w:rsidRPr="007E7D05" w:rsidRDefault="00120CA5" w:rsidP="00120CA5">
            <w:pPr>
              <w:spacing w:after="160" w:line="259" w:lineRule="auto"/>
              <w:rPr>
                <w:color w:val="000000" w:themeColor="text1"/>
              </w:rPr>
            </w:pPr>
            <w:r w:rsidRPr="007E7D05">
              <w:rPr>
                <w:color w:val="000000" w:themeColor="text1"/>
              </w:rPr>
              <w:t xml:space="preserve">No ARCH effects (no conditional </w:t>
            </w:r>
            <w:proofErr w:type="spellStart"/>
            <w:r w:rsidRPr="007E7D05">
              <w:rPr>
                <w:color w:val="000000" w:themeColor="text1"/>
              </w:rPr>
              <w:t>heteroskedasticity</w:t>
            </w:r>
            <w:proofErr w:type="spellEnd"/>
            <w:r w:rsidRPr="007E7D05">
              <w:rPr>
                <w:color w:val="000000" w:themeColor="text1"/>
              </w:rPr>
              <w:t>).</w:t>
            </w:r>
          </w:p>
        </w:tc>
      </w:tr>
    </w:tbl>
    <w:p w14:paraId="0710D4AC" w14:textId="77777777" w:rsidR="00120CA5" w:rsidRPr="007E7D05" w:rsidRDefault="00120CA5" w:rsidP="00120CA5">
      <w:pPr>
        <w:rPr>
          <w:color w:val="000000" w:themeColor="text1"/>
        </w:rPr>
      </w:pPr>
    </w:p>
    <w:p w14:paraId="50835311" w14:textId="408ED566" w:rsidR="00636314" w:rsidRDefault="00120CA5" w:rsidP="00636314">
      <w:pPr>
        <w:jc w:val="both"/>
        <w:rPr>
          <w:color w:val="000000" w:themeColor="text1"/>
        </w:rPr>
      </w:pPr>
      <w:r w:rsidRPr="007E7D05">
        <w:rPr>
          <w:color w:val="000000" w:themeColor="text1"/>
        </w:rPr>
        <w:t xml:space="preserve">The residual diagnostic tests indicate that all assumptions of the regression model are satisfied. The Durbin–Watson statistic of 2.396 explain the absence of first-order autocorrelation while, the </w:t>
      </w:r>
      <w:proofErr w:type="spellStart"/>
      <w:r w:rsidRPr="007E7D05">
        <w:rPr>
          <w:color w:val="000000" w:themeColor="text1"/>
        </w:rPr>
        <w:t>Ljung</w:t>
      </w:r>
      <w:proofErr w:type="spellEnd"/>
      <w:r w:rsidRPr="007E7D05">
        <w:rPr>
          <w:color w:val="000000" w:themeColor="text1"/>
        </w:rPr>
        <w:t>–Box test results at lags 1 (p = 0.296) and 2 (p = 0.508) confirm that there is no significant serial correlation. Moreover, the ARCH-LM test (Statistic = 2</w:t>
      </w:r>
      <w:r w:rsidR="00950538" w:rsidRPr="007E7D05">
        <w:rPr>
          <w:color w:val="000000" w:themeColor="text1"/>
        </w:rPr>
        <w:t>.797, p = 0.247) indicates that</w:t>
      </w:r>
      <w:r w:rsidRPr="007E7D05">
        <w:rPr>
          <w:color w:val="000000" w:themeColor="text1"/>
        </w:rPr>
        <w:t xml:space="preserve">, absence of conditional </w:t>
      </w:r>
      <w:proofErr w:type="spellStart"/>
      <w:r w:rsidRPr="007E7D05">
        <w:rPr>
          <w:color w:val="000000" w:themeColor="text1"/>
        </w:rPr>
        <w:t>heteroskedasticity</w:t>
      </w:r>
      <w:proofErr w:type="spellEnd"/>
      <w:r w:rsidRPr="007E7D05">
        <w:rPr>
          <w:color w:val="000000" w:themeColor="text1"/>
        </w:rPr>
        <w:t>. These results support the reliability of the estimated coefficients and the validity of the model's statistical inferences.</w:t>
      </w:r>
      <w:commentRangeEnd w:id="1163"/>
      <w:r w:rsidR="00650C6A" w:rsidRPr="007E7D05">
        <w:rPr>
          <w:rStyle w:val="CommentReference"/>
          <w:color w:val="000000" w:themeColor="text1"/>
        </w:rPr>
        <w:commentReference w:id="1163"/>
      </w:r>
    </w:p>
    <w:p w14:paraId="429D859E" w14:textId="34DE567A" w:rsidR="00DD3DD3" w:rsidRDefault="00DD3DD3" w:rsidP="00636314">
      <w:pPr>
        <w:jc w:val="both"/>
        <w:rPr>
          <w:color w:val="000000" w:themeColor="text1"/>
        </w:rPr>
      </w:pPr>
    </w:p>
    <w:p w14:paraId="50A843FC" w14:textId="77777777" w:rsidR="00DD3DD3" w:rsidRPr="007E7D05" w:rsidRDefault="00DD3DD3" w:rsidP="00636314">
      <w:pPr>
        <w:jc w:val="both"/>
        <w:rPr>
          <w:rFonts w:cstheme="minorHAnsi"/>
          <w:color w:val="000000" w:themeColor="text1"/>
        </w:rPr>
      </w:pPr>
    </w:p>
    <w:p w14:paraId="59169DDF" w14:textId="77777777" w:rsidR="00974BFE" w:rsidRPr="007E7D05" w:rsidRDefault="00974BFE" w:rsidP="00974BFE">
      <w:pPr>
        <w:jc w:val="both"/>
        <w:rPr>
          <w:rFonts w:cstheme="minorHAnsi"/>
          <w:b/>
          <w:bCs/>
          <w:color w:val="000000" w:themeColor="text1"/>
        </w:rPr>
      </w:pPr>
      <w:r w:rsidRPr="007E7D05">
        <w:rPr>
          <w:rFonts w:cstheme="minorHAnsi"/>
          <w:b/>
          <w:bCs/>
          <w:color w:val="000000" w:themeColor="text1"/>
        </w:rPr>
        <w:lastRenderedPageBreak/>
        <w:t>5. Discussion</w:t>
      </w:r>
    </w:p>
    <w:p w14:paraId="32B457FC" w14:textId="0BD20ADC" w:rsidR="00DD544D" w:rsidRPr="007E7D05" w:rsidRDefault="00DD544D">
      <w:pPr>
        <w:jc w:val="both"/>
        <w:rPr>
          <w:rFonts w:cstheme="minorHAnsi"/>
          <w:color w:val="000000" w:themeColor="text1"/>
        </w:rPr>
      </w:pPr>
      <w:r w:rsidRPr="007E7D05">
        <w:rPr>
          <w:rFonts w:cstheme="minorHAnsi"/>
          <w:color w:val="000000" w:themeColor="text1"/>
        </w:rPr>
        <w:t xml:space="preserve">The empirical findings of this study offer a multi-layered understanding of how digital transformation interacts with entrepreneurial development in Nepal, revealing a relationship that is far more complex than simple theoretical predictions. The results paint a picture of digital transformation as an integrated, systemic phenomenon rather than a collection of isolated technological upgrades which is powerfully demonstrated by the PCA results, where four distinct digital infrastructure indicator that are: </w:t>
      </w:r>
      <w:ins w:id="1785" w:author="Dell" w:date="2026-08-01T10:04:00Z">
        <w:r w:rsidR="00DD7382" w:rsidRPr="007E7D05">
          <w:rPr>
            <w:rFonts w:cstheme="minorHAnsi"/>
            <w:color w:val="000000" w:themeColor="text1"/>
          </w:rPr>
          <w:t>i</w:t>
        </w:r>
      </w:ins>
      <w:del w:id="1786" w:author="Dell" w:date="2026-08-01T10:04:00Z">
        <w:r w:rsidRPr="007E7D05" w:rsidDel="00DD7382">
          <w:rPr>
            <w:rFonts w:cstheme="minorHAnsi"/>
            <w:color w:val="000000" w:themeColor="text1"/>
          </w:rPr>
          <w:delText>I</w:delText>
        </w:r>
      </w:del>
      <w:r w:rsidRPr="007E7D05">
        <w:rPr>
          <w:rFonts w:cstheme="minorHAnsi"/>
          <w:color w:val="000000" w:themeColor="text1"/>
        </w:rPr>
        <w:t xml:space="preserve">nternet users, fixed broadband subscriptions, mobile cellular subscriptions, and secure </w:t>
      </w:r>
      <w:ins w:id="1787" w:author="Dell" w:date="2026-08-01T10:05:00Z">
        <w:r w:rsidR="00DD7382" w:rsidRPr="007E7D05">
          <w:rPr>
            <w:rFonts w:cstheme="minorHAnsi"/>
            <w:color w:val="000000" w:themeColor="text1"/>
          </w:rPr>
          <w:t>i</w:t>
        </w:r>
      </w:ins>
      <w:del w:id="1788" w:author="Dell" w:date="2026-08-01T10:05:00Z">
        <w:r w:rsidRPr="007E7D05" w:rsidDel="00DD7382">
          <w:rPr>
            <w:rFonts w:cstheme="minorHAnsi"/>
            <w:color w:val="000000" w:themeColor="text1"/>
          </w:rPr>
          <w:delText>I</w:delText>
        </w:r>
      </w:del>
      <w:r w:rsidRPr="007E7D05">
        <w:rPr>
          <w:rFonts w:cstheme="minorHAnsi"/>
          <w:color w:val="000000" w:themeColor="text1"/>
        </w:rPr>
        <w:t>nternet servers load cohesively onto a single principal component that captures 81.9</w:t>
      </w:r>
      <w:ins w:id="1789" w:author="Microsoft Office User" w:date="2026-07-30T23:10:00Z">
        <w:r w:rsidR="009E0B04" w:rsidRPr="007E7D05">
          <w:rPr>
            <w:rFonts w:cstheme="minorHAnsi"/>
            <w:color w:val="000000" w:themeColor="text1"/>
          </w:rPr>
          <w:t xml:space="preserve"> </w:t>
        </w:r>
      </w:ins>
      <w:del w:id="1790" w:author="Microsoft Office User" w:date="2026-07-30T23:10:00Z">
        <w:r w:rsidRPr="007E7D05" w:rsidDel="009E0B04">
          <w:rPr>
            <w:rFonts w:cstheme="minorHAnsi"/>
            <w:color w:val="000000" w:themeColor="text1"/>
          </w:rPr>
          <w:delText xml:space="preserve">% </w:delText>
        </w:r>
      </w:del>
      <w:ins w:id="1791" w:author="Microsoft Office User" w:date="2026-07-30T23:10:00Z">
        <w:r w:rsidR="009E0B04" w:rsidRPr="007E7D05">
          <w:rPr>
            <w:rFonts w:cstheme="minorHAnsi"/>
            <w:color w:val="000000" w:themeColor="text1"/>
          </w:rPr>
          <w:t xml:space="preserve">percent </w:t>
        </w:r>
      </w:ins>
      <w:r w:rsidRPr="007E7D05">
        <w:rPr>
          <w:rFonts w:cstheme="minorHAnsi"/>
          <w:color w:val="000000" w:themeColor="text1"/>
        </w:rPr>
        <w:t>of the total variance. This statistical coherence validates the theoretical perspective that digitalization progresses as an interconnected ecosystem where advancements in one domain reinforce and enable developments in others, justifying the construction of a composite DTI as a more meaningful measure than any single indicator in isolation.</w:t>
      </w:r>
    </w:p>
    <w:p w14:paraId="3FC69EFA" w14:textId="58263F4F" w:rsidR="00DD544D" w:rsidRPr="007E7D05" w:rsidRDefault="00DD544D" w:rsidP="00E35E68">
      <w:pPr>
        <w:jc w:val="both"/>
        <w:rPr>
          <w:color w:val="000000" w:themeColor="text1"/>
        </w:rPr>
      </w:pPr>
      <w:r w:rsidRPr="007E7D05">
        <w:rPr>
          <w:color w:val="000000" w:themeColor="text1"/>
        </w:rPr>
        <w:t xml:space="preserve">The absence of a statistically significant short-run relationship between annual changes in DTI and </w:t>
      </w:r>
      <w:r w:rsidR="00210844" w:rsidRPr="007E7D05">
        <w:rPr>
          <w:color w:val="000000" w:themeColor="text1"/>
        </w:rPr>
        <w:t xml:space="preserve">NBD </w:t>
      </w:r>
      <w:r w:rsidRPr="007E7D05">
        <w:rPr>
          <w:color w:val="000000" w:themeColor="text1"/>
        </w:rPr>
        <w:t>(β₁ = 0.1115, p = 0.480) challenges the assumption that digital infrastructure investments yield immediate entrepreneurial dividends. This finding invites deeper reflection on the temporal dynamics of technology induced entrepreneurial transformation. Several interconnected factors likely explain this temporal lag. First, the adoption of digital technologies for entrepreneurial purposes is inherently non-instantaneous as  it needs a gradual process of learning, experimentation, and adaptation through which entrepreneurs develop the requisite digital competencies, cultivate trust in digital platforms, and embed technology into their business models in ways that meaningfully generate value (Goldfarb &amp; Tucker, 2019).Second, the causal pathway from digital infrastructure to entrepreneurship operates through multiple intermediary channels which improved information flows, reduced transaction costs, enhanced market connectivity, and expanded financial inclusion. Each of these requires time to mature and become effective (</w:t>
      </w:r>
      <w:proofErr w:type="spellStart"/>
      <w:r w:rsidRPr="007E7D05">
        <w:rPr>
          <w:color w:val="000000" w:themeColor="text1"/>
        </w:rPr>
        <w:t>Autio</w:t>
      </w:r>
      <w:proofErr w:type="spellEnd"/>
      <w:r w:rsidRPr="007E7D05">
        <w:rPr>
          <w:color w:val="000000" w:themeColor="text1"/>
        </w:rPr>
        <w:t xml:space="preserve"> et al., 2018). Third, and perhaps most critically, the translation of digital opportunities into entrepreneurial action is contingent upon a broader enabling environment. The persistence of institutional constraints in Nepal including limited access to formal credit, regulatory burdens, weak digital trust mechanisms, and the absence of comprehensive digital literacy programs may substantially attenuate the immediate effects of digital infrastructure improvements, meaning that connectivity alone cannot overcome structural barriers to entrepreneurship (World Bank, 2016).</w:t>
      </w:r>
    </w:p>
    <w:p w14:paraId="1A135EB9" w14:textId="52A6C26E" w:rsidR="00AC0082" w:rsidRPr="007E7D05" w:rsidRDefault="00AC0082" w:rsidP="00E35E68">
      <w:pPr>
        <w:jc w:val="both"/>
        <w:rPr>
          <w:color w:val="000000" w:themeColor="text1"/>
        </w:rPr>
      </w:pPr>
      <w:r w:rsidRPr="007E7D05">
        <w:rPr>
          <w:color w:val="000000" w:themeColor="text1"/>
        </w:rPr>
        <w:t xml:space="preserve">The ARDL bounds </w:t>
      </w:r>
      <w:proofErr w:type="gramStart"/>
      <w:r w:rsidRPr="007E7D05">
        <w:rPr>
          <w:color w:val="000000" w:themeColor="text1"/>
        </w:rPr>
        <w:t>test  suggests</w:t>
      </w:r>
      <w:proofErr w:type="gramEnd"/>
      <w:r w:rsidRPr="007E7D05">
        <w:rPr>
          <w:color w:val="000000" w:themeColor="text1"/>
        </w:rPr>
        <w:t xml:space="preserve"> the existence of the potential long-run equilibrium, combined with the UECM results statistically significant long-run DTI coefficient (0.3555, p=0.006) and statistically significant error correction term (-1.6194, p=0.005)   provide grounds for the positive but reserved conclusion.</w:t>
      </w:r>
      <w:r w:rsidR="00E46FDC" w:rsidRPr="007E7D05">
        <w:rPr>
          <w:color w:val="000000" w:themeColor="text1"/>
        </w:rPr>
        <w:t xml:space="preserve"> These </w:t>
      </w:r>
      <w:proofErr w:type="gramStart"/>
      <w:r w:rsidR="00E46FDC" w:rsidRPr="007E7D05">
        <w:rPr>
          <w:color w:val="000000" w:themeColor="text1"/>
        </w:rPr>
        <w:t xml:space="preserve">results </w:t>
      </w:r>
      <w:r w:rsidRPr="007E7D05">
        <w:rPr>
          <w:color w:val="000000" w:themeColor="text1"/>
        </w:rPr>
        <w:t xml:space="preserve"> implies</w:t>
      </w:r>
      <w:proofErr w:type="gramEnd"/>
      <w:r w:rsidRPr="007E7D05">
        <w:rPr>
          <w:color w:val="000000" w:themeColor="text1"/>
        </w:rPr>
        <w:t xml:space="preserve"> that although there might not be any quick resul</w:t>
      </w:r>
      <w:r w:rsidR="00E46FDC" w:rsidRPr="007E7D05">
        <w:rPr>
          <w:color w:val="000000" w:themeColor="text1"/>
        </w:rPr>
        <w:t xml:space="preserve">ts from digital transformation but </w:t>
      </w:r>
      <w:r w:rsidRPr="007E7D05">
        <w:rPr>
          <w:color w:val="000000" w:themeColor="text1"/>
        </w:rPr>
        <w:t xml:space="preserve">there is evidence that it plays an important role in entrepreneurial development in the long run due to gradual transformation processes caused by digitalization that include reduction of information asymmetry, barriers to enter the market, knowledge spillovers, and network effects (Aker &amp; </w:t>
      </w:r>
      <w:proofErr w:type="spellStart"/>
      <w:r w:rsidRPr="007E7D05">
        <w:rPr>
          <w:color w:val="000000" w:themeColor="text1"/>
        </w:rPr>
        <w:t>Mbiti</w:t>
      </w:r>
      <w:proofErr w:type="spellEnd"/>
      <w:r w:rsidRPr="007E7D05">
        <w:rPr>
          <w:color w:val="000000" w:themeColor="text1"/>
        </w:rPr>
        <w:t xml:space="preserve">, 2010; </w:t>
      </w:r>
      <w:proofErr w:type="spellStart"/>
      <w:r w:rsidRPr="007E7D05">
        <w:rPr>
          <w:color w:val="000000" w:themeColor="text1"/>
        </w:rPr>
        <w:t>Acs</w:t>
      </w:r>
      <w:proofErr w:type="spellEnd"/>
      <w:r w:rsidRPr="007E7D05">
        <w:rPr>
          <w:color w:val="000000" w:themeColor="text1"/>
        </w:rPr>
        <w:t xml:space="preserve"> et al., 2012). The significance of the error correction term suggests that the system tends to move back to its long-run equilibrium position. However, the absence of Granger causality in either direction complicates this narrative, implying that the relationship between digital transformation and entrepreneurship is not characterized by simple unidirectional or bidirectional causal flows, but rather operates through complex, mutually reinforcing feedback loops where both variables are influenced by common underlying factors such as economic development, human capital accumulation, institutional evolution, and broader ecosystem dynamics (</w:t>
      </w:r>
      <w:proofErr w:type="spellStart"/>
      <w:r w:rsidRPr="007E7D05">
        <w:rPr>
          <w:color w:val="000000" w:themeColor="text1"/>
        </w:rPr>
        <w:t>Sussan</w:t>
      </w:r>
      <w:proofErr w:type="spellEnd"/>
      <w:r w:rsidRPr="007E7D05">
        <w:rPr>
          <w:color w:val="000000" w:themeColor="text1"/>
        </w:rPr>
        <w:t xml:space="preserve"> &amp; </w:t>
      </w:r>
      <w:proofErr w:type="spellStart"/>
      <w:r w:rsidRPr="007E7D05">
        <w:rPr>
          <w:color w:val="000000" w:themeColor="text1"/>
        </w:rPr>
        <w:t>Acs</w:t>
      </w:r>
      <w:proofErr w:type="spellEnd"/>
      <w:r w:rsidRPr="007E7D05">
        <w:rPr>
          <w:color w:val="000000" w:themeColor="text1"/>
        </w:rPr>
        <w:t>, 2017).</w:t>
      </w:r>
    </w:p>
    <w:p w14:paraId="627DE5C1" w14:textId="3D3D8C59" w:rsidR="007A1851" w:rsidRPr="007E7D05" w:rsidRDefault="007A1851" w:rsidP="00E35E68">
      <w:pPr>
        <w:jc w:val="both"/>
        <w:rPr>
          <w:color w:val="000000" w:themeColor="text1"/>
        </w:rPr>
      </w:pPr>
      <w:r w:rsidRPr="007E7D05">
        <w:rPr>
          <w:color w:val="000000" w:themeColor="text1"/>
        </w:rPr>
        <w:lastRenderedPageBreak/>
        <w:t xml:space="preserve">However, despite limitations due to sample size in terms of moderation analysis, the insights from the analysis of macroeconomic variables as possible moderators provide some insight into the importance of the overall economic context. The high level of correlation between the domestic credit and NBD (r = 0.93) underscores the critical importance of financial sector development in facilitating entrepreneurial activity which </w:t>
      </w:r>
      <w:proofErr w:type="gramStart"/>
      <w:r w:rsidRPr="007E7D05">
        <w:rPr>
          <w:color w:val="000000" w:themeColor="text1"/>
        </w:rPr>
        <w:t>suggest  that</w:t>
      </w:r>
      <w:proofErr w:type="gramEnd"/>
      <w:r w:rsidRPr="007E7D05">
        <w:rPr>
          <w:color w:val="000000" w:themeColor="text1"/>
        </w:rPr>
        <w:t xml:space="preserve"> even the most advanced digital infrastructure may have limited impact on business creation if entrepreneurs lack access to the financial resources necessary to capitalize on digital opportunities. This finding aligns with extensive literature demonstrating that financial constraints represent one of the most significant barriers to entrepreneurship in developing countries (Beck et al., 2018; </w:t>
      </w:r>
      <w:proofErr w:type="spellStart"/>
      <w:r w:rsidRPr="007E7D05">
        <w:rPr>
          <w:color w:val="000000" w:themeColor="text1"/>
        </w:rPr>
        <w:t>Brixiová</w:t>
      </w:r>
      <w:proofErr w:type="spellEnd"/>
      <w:r w:rsidRPr="007E7D05">
        <w:rPr>
          <w:color w:val="000000" w:themeColor="text1"/>
        </w:rPr>
        <w:t xml:space="preserve"> et al., 2020). In turn, the low negative correlation between GDP growth and NBD (r = -0.05) presents a counterintuitive pattern and can be explained by specific features of economic growth in Nepal, which has been heavily driven by remittances and consumption rather than productive investment and business creation. The moderate correlation between FDI and NBD (r = 0.44) indicates that FDI serves as a complement and not a major factor. it may generate technological spillovers as well as backward linkages which would help in creating business activity locally, though its relative weakness compared to domestic credit suggests that internal financial conditions are more critical determinants of entrepreneurial activity.</w:t>
      </w:r>
    </w:p>
    <w:p w14:paraId="7D3E154F" w14:textId="0D36029E" w:rsidR="007A1851" w:rsidRPr="007E7D05" w:rsidRDefault="007A1851" w:rsidP="00E35E68">
      <w:pPr>
        <w:jc w:val="both"/>
        <w:rPr>
          <w:color w:val="000000" w:themeColor="text1"/>
        </w:rPr>
      </w:pPr>
      <w:r w:rsidRPr="007E7D05">
        <w:rPr>
          <w:color w:val="000000" w:themeColor="text1"/>
        </w:rPr>
        <w:t>These results resonate strongly with the KSTE as well as the broader literature on technology and development that emphasize that digital infrastructure constitutes a necessary but insufficient condition for entrepreneurial development in developing countries (</w:t>
      </w:r>
      <w:proofErr w:type="spellStart"/>
      <w:r w:rsidRPr="007E7D05">
        <w:rPr>
          <w:color w:val="000000" w:themeColor="text1"/>
        </w:rPr>
        <w:t>Acs</w:t>
      </w:r>
      <w:proofErr w:type="spellEnd"/>
      <w:r w:rsidRPr="007E7D05">
        <w:rPr>
          <w:color w:val="000000" w:themeColor="text1"/>
        </w:rPr>
        <w:t xml:space="preserve"> et al., 2012; World Bank, 2016; </w:t>
      </w:r>
      <w:proofErr w:type="spellStart"/>
      <w:r w:rsidRPr="007E7D05">
        <w:rPr>
          <w:color w:val="000000" w:themeColor="text1"/>
        </w:rPr>
        <w:t>Nambisan</w:t>
      </w:r>
      <w:proofErr w:type="spellEnd"/>
      <w:r w:rsidRPr="007E7D05">
        <w:rPr>
          <w:color w:val="000000" w:themeColor="text1"/>
        </w:rPr>
        <w:t>, 2017). The findings are in agreement with previous researches that showed have found weak or mixed effects of ICT on entrepreneurship in contexts where complementary conditions are not well developed (</w:t>
      </w:r>
      <w:proofErr w:type="spellStart"/>
      <w:r w:rsidRPr="007E7D05">
        <w:rPr>
          <w:color w:val="000000" w:themeColor="text1"/>
        </w:rPr>
        <w:t>Dvouletý</w:t>
      </w:r>
      <w:proofErr w:type="spellEnd"/>
      <w:r w:rsidRPr="007E7D05">
        <w:rPr>
          <w:color w:val="000000" w:themeColor="text1"/>
        </w:rPr>
        <w:t xml:space="preserve"> et al., 2016</w:t>
      </w:r>
      <w:proofErr w:type="gramStart"/>
      <w:r w:rsidRPr="007E7D05">
        <w:rPr>
          <w:color w:val="000000" w:themeColor="text1"/>
        </w:rPr>
        <w:t>) ,</w:t>
      </w:r>
      <w:proofErr w:type="gramEnd"/>
      <w:r w:rsidRPr="007E7D05">
        <w:rPr>
          <w:color w:val="000000" w:themeColor="text1"/>
        </w:rPr>
        <w:t xml:space="preserve"> showing  the lack of success of Nepal in terms of digital literacy, financial inclusion, institutional quality, regulatory capacity and the rest can explain the absence of statistically significant short-term effect of digitalization on entrepreneurship. The divergence between short-run and long-run outcomes clearly shows the importance of the difference between temporary shocks and structural changes as yearly fluctuations in the levels of digitalization cannot reveal the process of accumulation of digital capacity, network effects and institutional adaptation characteristic of digital transformation.</w:t>
      </w:r>
    </w:p>
    <w:p w14:paraId="56CBCA40" w14:textId="70847E0A" w:rsidR="007A1851" w:rsidRPr="007E7D05" w:rsidDel="00B570B4" w:rsidRDefault="00DB0225" w:rsidP="00DD3DD3">
      <w:pPr>
        <w:jc w:val="both"/>
        <w:rPr>
          <w:del w:id="1792" w:author="Microsoft Office User" w:date="2026-07-30T23:01:00Z"/>
          <w:color w:val="000000" w:themeColor="text1"/>
        </w:rPr>
      </w:pPr>
      <w:r w:rsidRPr="007E7D05">
        <w:rPr>
          <w:color w:val="000000" w:themeColor="text1"/>
        </w:rPr>
        <w:t>The small effective sample size is a significant limitation that warrants careful consideration. particularly for the ARDL model where the need for lags and missing values reduced observations to only eleven annual data points. This constraint substantially limits statistical power, making it difficult to distinguish between the true absence of effects and the inability to detect existing effects due to limited observations. Consequently, the results should be interpreted with appropriate caution, as evidence from a time-series study conducted within the constraints of data availability for Nepal rather than conclusive proof of the absence of relationships. The small sample also prevented explicit testing of interaction effects between DTI and macroeconomic variables, leaving the moderation hypothesis partially unexplored and suggesting that future research with larger samples, possibly employing provincial or firm-level panel data which could provide more definitive evidence on these important questions.</w:t>
      </w:r>
    </w:p>
    <w:p w14:paraId="1D5D6062" w14:textId="77777777" w:rsidR="00AC0082" w:rsidRPr="007E7D05" w:rsidRDefault="00AC0082" w:rsidP="00DD3DD3">
      <w:pPr>
        <w:jc w:val="both"/>
        <w:rPr>
          <w:color w:val="000000" w:themeColor="text1"/>
        </w:rPr>
      </w:pPr>
    </w:p>
    <w:p w14:paraId="40BA74D9" w14:textId="6BCB84E6" w:rsidR="00974BFE" w:rsidRPr="007E7D05" w:rsidRDefault="00974BFE" w:rsidP="00974BFE">
      <w:pPr>
        <w:jc w:val="both"/>
        <w:rPr>
          <w:rFonts w:cstheme="minorHAnsi"/>
          <w:b/>
          <w:bCs/>
          <w:color w:val="000000" w:themeColor="text1"/>
        </w:rPr>
      </w:pPr>
      <w:r w:rsidRPr="007E7D05">
        <w:rPr>
          <w:rFonts w:cstheme="minorHAnsi"/>
          <w:b/>
          <w:bCs/>
          <w:color w:val="000000" w:themeColor="text1"/>
        </w:rPr>
        <w:t>6. Conclusion, Limitations, and Policy Implications</w:t>
      </w:r>
    </w:p>
    <w:p w14:paraId="79B657F9" w14:textId="2BEEAF73" w:rsidR="00546E1E" w:rsidRPr="007E7D05" w:rsidRDefault="00C27FEA" w:rsidP="00974BFE">
      <w:pPr>
        <w:jc w:val="both"/>
        <w:rPr>
          <w:rFonts w:cstheme="minorHAnsi"/>
          <w:b/>
          <w:bCs/>
          <w:color w:val="000000" w:themeColor="text1"/>
        </w:rPr>
      </w:pPr>
      <w:r w:rsidRPr="007E7D05">
        <w:rPr>
          <w:rFonts w:cstheme="minorHAnsi"/>
          <w:b/>
          <w:bCs/>
          <w:color w:val="000000" w:themeColor="text1"/>
        </w:rPr>
        <w:t>6.1 Conclusion</w:t>
      </w:r>
    </w:p>
    <w:p w14:paraId="15D2A7C7" w14:textId="775F0283" w:rsidR="00725D15" w:rsidRPr="007E7D05" w:rsidRDefault="00725D15" w:rsidP="007626E1">
      <w:pPr>
        <w:jc w:val="both"/>
        <w:rPr>
          <w:rFonts w:cstheme="minorHAnsi"/>
          <w:bCs/>
          <w:color w:val="000000" w:themeColor="text1"/>
        </w:rPr>
      </w:pPr>
      <w:r w:rsidRPr="007E7D05">
        <w:rPr>
          <w:rFonts w:cstheme="minorHAnsi"/>
          <w:bCs/>
          <w:color w:val="000000" w:themeColor="text1"/>
        </w:rPr>
        <w:t>This study examined whether digital transformation has contributed to entrepreneurial development in Nepal during the period 2006–2024. A composit</w:t>
      </w:r>
      <w:r w:rsidR="00210844" w:rsidRPr="007E7D05">
        <w:rPr>
          <w:rFonts w:cstheme="minorHAnsi"/>
          <w:bCs/>
          <w:color w:val="000000" w:themeColor="text1"/>
        </w:rPr>
        <w:t>e DTI</w:t>
      </w:r>
      <w:r w:rsidRPr="007E7D05">
        <w:rPr>
          <w:rFonts w:cstheme="minorHAnsi"/>
          <w:bCs/>
          <w:color w:val="000000" w:themeColor="text1"/>
        </w:rPr>
        <w:t xml:space="preserve"> was constructed using Principal Component Analysis based on </w:t>
      </w:r>
      <w:ins w:id="1793" w:author="Dell" w:date="2026-08-01T10:05:00Z">
        <w:r w:rsidR="00DD7382" w:rsidRPr="007E7D05">
          <w:rPr>
            <w:rFonts w:cstheme="minorHAnsi"/>
            <w:bCs/>
            <w:color w:val="000000" w:themeColor="text1"/>
          </w:rPr>
          <w:t>i</w:t>
        </w:r>
      </w:ins>
      <w:del w:id="1794" w:author="Dell" w:date="2026-08-01T10:05:00Z">
        <w:r w:rsidRPr="007E7D05" w:rsidDel="00DD7382">
          <w:rPr>
            <w:rFonts w:cstheme="minorHAnsi"/>
            <w:bCs/>
            <w:color w:val="000000" w:themeColor="text1"/>
          </w:rPr>
          <w:delText>I</w:delText>
        </w:r>
      </w:del>
      <w:r w:rsidRPr="007E7D05">
        <w:rPr>
          <w:rFonts w:cstheme="minorHAnsi"/>
          <w:bCs/>
          <w:color w:val="000000" w:themeColor="text1"/>
        </w:rPr>
        <w:t xml:space="preserve">nternet users, broadband subscriptions, mobile cellular subscriptions, and secure </w:t>
      </w:r>
      <w:proofErr w:type="spellStart"/>
      <w:ins w:id="1795" w:author="Dell" w:date="2026-08-01T10:05:00Z">
        <w:r w:rsidR="00DD7382" w:rsidRPr="007E7D05">
          <w:rPr>
            <w:rFonts w:cstheme="minorHAnsi"/>
            <w:bCs/>
            <w:color w:val="000000" w:themeColor="text1"/>
          </w:rPr>
          <w:t>o</w:t>
        </w:r>
      </w:ins>
      <w:del w:id="1796" w:author="Dell" w:date="2026-08-01T10:05:00Z">
        <w:r w:rsidRPr="007E7D05" w:rsidDel="00DD7382">
          <w:rPr>
            <w:rFonts w:cstheme="minorHAnsi"/>
            <w:bCs/>
            <w:color w:val="000000" w:themeColor="text1"/>
          </w:rPr>
          <w:delText>I</w:delText>
        </w:r>
      </w:del>
      <w:r w:rsidRPr="007E7D05">
        <w:rPr>
          <w:rFonts w:cstheme="minorHAnsi"/>
          <w:bCs/>
          <w:color w:val="000000" w:themeColor="text1"/>
        </w:rPr>
        <w:t>nternet</w:t>
      </w:r>
      <w:proofErr w:type="spellEnd"/>
      <w:r w:rsidRPr="007E7D05">
        <w:rPr>
          <w:rFonts w:cstheme="minorHAnsi"/>
          <w:bCs/>
          <w:color w:val="000000" w:themeColor="text1"/>
        </w:rPr>
        <w:t xml:space="preserve"> </w:t>
      </w:r>
      <w:r w:rsidRPr="007E7D05">
        <w:rPr>
          <w:rFonts w:cstheme="minorHAnsi"/>
          <w:bCs/>
          <w:color w:val="000000" w:themeColor="text1"/>
        </w:rPr>
        <w:lastRenderedPageBreak/>
        <w:t xml:space="preserve">servers. The empirical analysis employed a first-differenced regression model as the primary estimation approach, supported by ARDL estimation, </w:t>
      </w:r>
      <w:ins w:id="1797" w:author="Dell" w:date="2026-08-01T13:57:00Z">
        <w:r w:rsidR="00D60CAF" w:rsidRPr="007E7D05">
          <w:rPr>
            <w:rFonts w:cstheme="minorHAnsi"/>
            <w:bCs/>
            <w:color w:val="000000" w:themeColor="text1"/>
            <w:rPrChange w:id="1798" w:author="Dell" w:date="2026-08-01T13:58:00Z">
              <w:rPr>
                <w:rFonts w:cstheme="minorHAnsi"/>
                <w:bCs/>
                <w:highlight w:val="yellow"/>
              </w:rPr>
            </w:rPrChange>
          </w:rPr>
          <w:t>b</w:t>
        </w:r>
      </w:ins>
      <w:del w:id="1799" w:author="Dell" w:date="2026-08-01T13:57:00Z">
        <w:r w:rsidRPr="007E7D05" w:rsidDel="00D60CAF">
          <w:rPr>
            <w:rFonts w:cstheme="minorHAnsi"/>
            <w:bCs/>
            <w:color w:val="000000" w:themeColor="text1"/>
            <w:rPrChange w:id="1800" w:author="Dell" w:date="2026-08-01T13:58:00Z">
              <w:rPr>
                <w:rFonts w:cstheme="minorHAnsi"/>
                <w:bCs/>
              </w:rPr>
            </w:rPrChange>
          </w:rPr>
          <w:delText>B</w:delText>
        </w:r>
      </w:del>
      <w:r w:rsidRPr="007E7D05">
        <w:rPr>
          <w:rFonts w:cstheme="minorHAnsi"/>
          <w:bCs/>
          <w:color w:val="000000" w:themeColor="text1"/>
          <w:rPrChange w:id="1801" w:author="Dell" w:date="2026-08-01T13:58:00Z">
            <w:rPr>
              <w:rFonts w:cstheme="minorHAnsi"/>
              <w:bCs/>
            </w:rPr>
          </w:rPrChange>
        </w:rPr>
        <w:t>ounds</w:t>
      </w:r>
      <w:r w:rsidRPr="007E7D05">
        <w:rPr>
          <w:rFonts w:cstheme="minorHAnsi"/>
          <w:bCs/>
          <w:color w:val="000000" w:themeColor="text1"/>
        </w:rPr>
        <w:t xml:space="preserve"> testing, Error Correction modeling, Granger causality tests, and a comprehensive set of diagnostic tests to examine both short-run and long-run relationships, as well as the potential moderating role of macroeconomic variables.</w:t>
      </w:r>
    </w:p>
    <w:p w14:paraId="6AFA11C9" w14:textId="5CEC1A4B" w:rsidR="00725D15" w:rsidRPr="007E7D05" w:rsidRDefault="00725D15" w:rsidP="007626E1">
      <w:pPr>
        <w:jc w:val="both"/>
        <w:rPr>
          <w:rFonts w:cstheme="minorHAnsi"/>
          <w:bCs/>
          <w:color w:val="000000" w:themeColor="text1"/>
        </w:rPr>
      </w:pPr>
      <w:r w:rsidRPr="007E7D05">
        <w:rPr>
          <w:rFonts w:cstheme="minorHAnsi"/>
          <w:bCs/>
          <w:color w:val="000000" w:themeColor="text1"/>
        </w:rPr>
        <w:t>digital transformation has a positive and significant effect on entrepreneurial development in Nepal the empirical findings provide only partial and qualified support. In the short run, the first-differenced regression model shows a positive coefficient for DTI (β₁ = 0.1115), but this relationship is not statistically significant (p = 0.480), indicating that annual changes in digital transformation do not immediately translate into changes in New Business Density. The model explains only 1.0% of the variance in entrepreneurial activity which suggest that other factors beyond digital infrastructure play a more dominant role in determining short-run entrepreneurial outcomes. However, the ARDL bounds test provides evidence of a possible long-run equilibrium relationship (F-statistic = 9.692 &gt; upper bound 4.812), with the UECM revealing a statistically significant long-run coefficient for DTI (0.3555, p = 0.006) and a negative, significant error correction term (-1.6194, p = 0.005). This suggests that while digital transformation does eventually contribute to entrepreneurial development through gradual structural changes, the effect is not immediate and requires time to materialize through mechanisms such as reduced information asymmetries, lower market entry barriers, knowledge spillovers, and network effects. The hypothesis is therefore partially supported for the long run but not for the short run.</w:t>
      </w:r>
    </w:p>
    <w:p w14:paraId="68B9A6AE" w14:textId="4FD36D38" w:rsidR="00725D15" w:rsidRPr="007E7D05" w:rsidRDefault="00725D15" w:rsidP="007626E1">
      <w:pPr>
        <w:jc w:val="both"/>
        <w:rPr>
          <w:rFonts w:cstheme="minorHAnsi"/>
          <w:bCs/>
          <w:color w:val="000000" w:themeColor="text1"/>
        </w:rPr>
      </w:pPr>
      <w:r w:rsidRPr="007E7D05">
        <w:rPr>
          <w:rFonts w:cstheme="minorHAnsi"/>
          <w:bCs/>
          <w:color w:val="000000" w:themeColor="text1"/>
        </w:rPr>
        <w:t>macroeconomic variables have a significant moderation effect on the relationship between digital transformation and entrepreneurial development the findings provide suggestive rather than definitive evidence. While formal interaction tests could not be conducted due to sample size constraints, the correlation patterns offer important insights. Domestic credit exhibits a remarkably strong positive correlation with NBD (r = 0.93) which suggest that financial sector development plays a crucial enabling role in translating digital opportunities into entrepreneurial action. The high VIF for domestic credit (56.50) indicates its close association with both digital transformation and entrepreneurship, pointing toward an intertwined developmental process. FDI shows a moderate positive correlation (r = 0.44) which denotes a complementary but less dominant role. In contrast, GDP growth shows a weak negative correlation (r = -0.05), likely reflecting Nepal's remittance-driven growth pattern that does not necessarily stimulate productive investment and business creation. These patterns suggest that macroeconomic factors particularly domestic credit availability and moderate the digital-entrepreneurship relationship, but the lack of explicit interaction testing means hypothesis cannot be conclusively confi</w:t>
      </w:r>
      <w:r w:rsidR="00C27FEA" w:rsidRPr="007E7D05">
        <w:rPr>
          <w:rFonts w:cstheme="minorHAnsi"/>
          <w:bCs/>
          <w:color w:val="000000" w:themeColor="text1"/>
        </w:rPr>
        <w:t>rmed and for greater output which warrants</w:t>
      </w:r>
      <w:r w:rsidRPr="007E7D05">
        <w:rPr>
          <w:rFonts w:cstheme="minorHAnsi"/>
          <w:bCs/>
          <w:color w:val="000000" w:themeColor="text1"/>
        </w:rPr>
        <w:t xml:space="preserve"> further investigation with larger samples.</w:t>
      </w:r>
    </w:p>
    <w:p w14:paraId="7D12BEE2" w14:textId="624CF78B" w:rsidR="00794B6F" w:rsidRPr="007E7D05" w:rsidRDefault="00794B6F" w:rsidP="00E35E68">
      <w:pPr>
        <w:jc w:val="both"/>
        <w:rPr>
          <w:color w:val="000000" w:themeColor="text1"/>
        </w:rPr>
      </w:pPr>
      <w:r w:rsidRPr="007E7D05">
        <w:rPr>
          <w:color w:val="000000" w:themeColor="text1"/>
        </w:rPr>
        <w:t xml:space="preserve">Digital transformation has different short-run and long-run impacts on entrepreneurial development as </w:t>
      </w:r>
      <w:r w:rsidR="00C27FEA" w:rsidRPr="007E7D05">
        <w:rPr>
          <w:color w:val="000000" w:themeColor="text1"/>
        </w:rPr>
        <w:t>these findings</w:t>
      </w:r>
      <w:r w:rsidRPr="007E7D05">
        <w:rPr>
          <w:color w:val="000000" w:themeColor="text1"/>
        </w:rPr>
        <w:t xml:space="preserve"> provide strong support. The empirical evidence clearly demonstrates a divergence between short-run and long-run dynamics. In the short run, the first-differenced model shows no significant relationship (p = 0.480), with the model explaining only 1.0% of the variance in NBD. This suggests that year-to-year fluctuations in digital infrastructure do not produce immediate entrepreneurial responses clearly   due to time lags in technology adoption, the need for complementary factors such as digital skills and institutional quality, and the gradual nature of structural transformation. In contrast, the long-run analysis reveals a statistically significant relationship, with the ARDL bounds test indicating </w:t>
      </w:r>
      <w:proofErr w:type="spellStart"/>
      <w:r w:rsidRPr="007E7D05">
        <w:rPr>
          <w:color w:val="000000" w:themeColor="text1"/>
        </w:rPr>
        <w:t>cointegration</w:t>
      </w:r>
      <w:proofErr w:type="spellEnd"/>
      <w:r w:rsidRPr="007E7D05">
        <w:rPr>
          <w:color w:val="000000" w:themeColor="text1"/>
        </w:rPr>
        <w:t xml:space="preserve"> and the UECM showing a significant long-run coefficient. The negative, significant error correction term (-1.6194, p = 0.005) indicates that the system adjusts toward long-run equilibrium, meaning that while digital transformation's entrepreneurial benefits are delayed, as they are not illusory. This divergence </w:t>
      </w:r>
      <w:r w:rsidRPr="007E7D05">
        <w:rPr>
          <w:color w:val="000000" w:themeColor="text1"/>
        </w:rPr>
        <w:lastRenderedPageBreak/>
        <w:t xml:space="preserve">underscores the importance of distinguishing between temporary fluctuations and structural transformations, as annual variations in digital indicators may not capture the gradual accumulation of digital capabilities, network effects, and institutional adaptation that characterize genuine digital transformation. The Granger causality results show </w:t>
      </w:r>
      <w:del w:id="1802" w:author="Dell" w:date="2026-08-01T13:58:00Z">
        <w:r w:rsidRPr="007E7D05" w:rsidDel="00D60CAF">
          <w:rPr>
            <w:color w:val="000000" w:themeColor="text1"/>
          </w:rPr>
          <w:delText xml:space="preserve"> </w:delText>
        </w:r>
      </w:del>
      <w:r w:rsidRPr="007E7D05">
        <w:rPr>
          <w:color w:val="000000" w:themeColor="text1"/>
        </w:rPr>
        <w:t xml:space="preserve">no significant causal relationship in either direction, further complicate the narrative, that suggest the relationship operates through complex, mutually reinforcing feedback loops rather than simple causal flows. Thu, from a policy perspective, </w:t>
      </w:r>
      <w:proofErr w:type="gramStart"/>
      <w:r w:rsidRPr="007E7D05">
        <w:rPr>
          <w:color w:val="000000" w:themeColor="text1"/>
        </w:rPr>
        <w:t>The</w:t>
      </w:r>
      <w:proofErr w:type="gramEnd"/>
      <w:r w:rsidRPr="007E7D05">
        <w:rPr>
          <w:color w:val="000000" w:themeColor="text1"/>
        </w:rPr>
        <w:t xml:space="preserve"> findings imply that expansion of digital infrastructure alone is insufficient to promote entrepreneurial growth.</w:t>
      </w:r>
    </w:p>
    <w:p w14:paraId="3F57C284" w14:textId="7E72B22A" w:rsidR="00546E1E" w:rsidRPr="007E7D05" w:rsidRDefault="00546E1E" w:rsidP="00794B6F">
      <w:pPr>
        <w:rPr>
          <w:rFonts w:cstheme="minorHAnsi"/>
          <w:b/>
          <w:bCs/>
          <w:color w:val="000000" w:themeColor="text1"/>
        </w:rPr>
      </w:pPr>
      <w:r w:rsidRPr="007E7D05">
        <w:rPr>
          <w:rFonts w:cstheme="minorHAnsi"/>
          <w:b/>
          <w:bCs/>
          <w:color w:val="000000" w:themeColor="text1"/>
        </w:rPr>
        <w:t>6.2 Limitations</w:t>
      </w:r>
    </w:p>
    <w:p w14:paraId="6CA79B76" w14:textId="510FECF6" w:rsidR="003E17AD" w:rsidRPr="007E7D05" w:rsidRDefault="003E17AD" w:rsidP="003E17AD">
      <w:pPr>
        <w:jc w:val="both"/>
        <w:rPr>
          <w:color w:val="000000" w:themeColor="text1"/>
        </w:rPr>
      </w:pPr>
      <w:r w:rsidRPr="007E7D05">
        <w:rPr>
          <w:bCs/>
          <w:color w:val="000000" w:themeColor="text1"/>
        </w:rPr>
        <w:t>There are five major limitations in this study that could be addressed in future research. First</w:t>
      </w:r>
      <w:r w:rsidRPr="007E7D05">
        <w:rPr>
          <w:color w:val="000000" w:themeColor="text1"/>
        </w:rPr>
        <w:t xml:space="preserve">, the study employs annual time-series data from a single country, leading to a limited number of observations. Although the dataset spans the period 2006–2024, the effective sample size was substantially reduced due to missing values and the need for lags in the ARDL model which became obstacle for the long run. This small sample size significantly limits observations and this also prevented the use of more sophisticated estimation techniques, such as quantile regression, threshold models, or more complex interaction specifications, which could have provided richer insights into the research questions. </w:t>
      </w:r>
      <w:r w:rsidRPr="007E7D05">
        <w:rPr>
          <w:b/>
          <w:bCs/>
          <w:color w:val="000000" w:themeColor="text1"/>
        </w:rPr>
        <w:t>Second</w:t>
      </w:r>
      <w:r w:rsidRPr="007E7D05">
        <w:rPr>
          <w:color w:val="000000" w:themeColor="text1"/>
        </w:rPr>
        <w:t xml:space="preserve">, the DTI constructed in this study primarily captures infrastructure-related aspects of digitalization, including </w:t>
      </w:r>
      <w:ins w:id="1803" w:author="Dell" w:date="2026-08-01T10:05:00Z">
        <w:r w:rsidR="00DD7382" w:rsidRPr="007E7D05">
          <w:rPr>
            <w:color w:val="000000" w:themeColor="text1"/>
          </w:rPr>
          <w:t>i</w:t>
        </w:r>
      </w:ins>
      <w:del w:id="1804" w:author="Dell" w:date="2026-08-01T10:05:00Z">
        <w:r w:rsidRPr="007E7D05" w:rsidDel="00DD7382">
          <w:rPr>
            <w:color w:val="000000" w:themeColor="text1"/>
          </w:rPr>
          <w:delText>I</w:delText>
        </w:r>
      </w:del>
      <w:r w:rsidRPr="007E7D05">
        <w:rPr>
          <w:color w:val="000000" w:themeColor="text1"/>
        </w:rPr>
        <w:t xml:space="preserve">nternet usage, broadband subscriptions, mobile cellular subscriptions, and secure </w:t>
      </w:r>
      <w:ins w:id="1805" w:author="Dell" w:date="2026-08-01T10:05:00Z">
        <w:r w:rsidR="00DD7382" w:rsidRPr="007E7D05">
          <w:rPr>
            <w:color w:val="000000" w:themeColor="text1"/>
          </w:rPr>
          <w:t>i</w:t>
        </w:r>
      </w:ins>
      <w:del w:id="1806" w:author="Dell" w:date="2026-08-01T10:05:00Z">
        <w:r w:rsidRPr="007E7D05" w:rsidDel="00DD7382">
          <w:rPr>
            <w:color w:val="000000" w:themeColor="text1"/>
          </w:rPr>
          <w:delText>I</w:delText>
        </w:r>
      </w:del>
      <w:r w:rsidRPr="007E7D05">
        <w:rPr>
          <w:color w:val="000000" w:themeColor="text1"/>
        </w:rPr>
        <w:t>nternet servers. However, it does not account for other critical dimensions of digital transformation, such as digital literacy and skills, digital entrepreneurship capabilities, e-commerce adoption rates, the quality of digital institutions, digital financial inclusion, or the broader digital ecosystem so it cannot capture full scope of digitalization's potential impact on entrepreneurship .</w:t>
      </w:r>
      <w:r w:rsidRPr="007E7D05">
        <w:rPr>
          <w:b/>
          <w:bCs/>
          <w:color w:val="000000" w:themeColor="text1"/>
        </w:rPr>
        <w:t>Third,</w:t>
      </w:r>
      <w:r w:rsidRPr="007E7D05">
        <w:rPr>
          <w:color w:val="000000" w:themeColor="text1"/>
        </w:rPr>
        <w:t xml:space="preserve"> the study examines indicators at the national level, which makes it impossible to examine regional, district, or firm-level differences. </w:t>
      </w:r>
      <w:r w:rsidRPr="007E7D05">
        <w:rPr>
          <w:b/>
          <w:bCs/>
          <w:color w:val="000000" w:themeColor="text1"/>
        </w:rPr>
        <w:t>Fourth</w:t>
      </w:r>
      <w:r w:rsidRPr="007E7D05">
        <w:rPr>
          <w:color w:val="000000" w:themeColor="text1"/>
        </w:rPr>
        <w:t xml:space="preserve">, the study does not explicitly model the interaction between digital transformation and macroeconomic variables due to sample size constraints, limiting the ability to formally test the moderation hypothesis and </w:t>
      </w:r>
      <w:r w:rsidRPr="007E7D05">
        <w:rPr>
          <w:b/>
          <w:color w:val="000000" w:themeColor="text1"/>
        </w:rPr>
        <w:t>Fifth</w:t>
      </w:r>
      <w:r w:rsidRPr="007E7D05">
        <w:rPr>
          <w:color w:val="000000" w:themeColor="text1"/>
        </w:rPr>
        <w:t>, this study relies on secondary data from the World Bank's World Development Indicators and Entrepreneurship Database, which may have limitations in terms of data quality, coverage, and consistency over time. Official statistics in developing countries often face challenges related to data collection methodologies, reporting standards, and coverage gaps, this may affect the reliability of the empirical findings.</w:t>
      </w:r>
    </w:p>
    <w:p w14:paraId="7C0477E4" w14:textId="291E193E" w:rsidR="003E17AD" w:rsidRPr="007E7D05" w:rsidRDefault="003E17AD" w:rsidP="003E17AD">
      <w:pPr>
        <w:rPr>
          <w:rFonts w:cstheme="minorHAnsi"/>
          <w:b/>
          <w:bCs/>
          <w:color w:val="000000" w:themeColor="text1"/>
        </w:rPr>
      </w:pPr>
      <w:r w:rsidRPr="007E7D05">
        <w:rPr>
          <w:rFonts w:cstheme="minorHAnsi"/>
          <w:b/>
          <w:bCs/>
          <w:color w:val="000000" w:themeColor="text1"/>
        </w:rPr>
        <w:t>6.3 Policy Implications</w:t>
      </w:r>
    </w:p>
    <w:p w14:paraId="4307F600" w14:textId="7859AD2F" w:rsidR="00C27FEA" w:rsidRPr="007E7D05" w:rsidRDefault="00C27FEA" w:rsidP="00E35E68">
      <w:pPr>
        <w:jc w:val="both"/>
        <w:rPr>
          <w:color w:val="000000" w:themeColor="text1"/>
        </w:rPr>
      </w:pPr>
      <w:r w:rsidRPr="007E7D05">
        <w:rPr>
          <w:color w:val="000000" w:themeColor="text1"/>
        </w:rPr>
        <w:t xml:space="preserve">Based on our findings, policymakers should take a well-rounded approach to boost digital entrepreneurship. Simply providing internet access is not enough, so they must also invest in digital skills training, make it easier for small businesses to get loans, and create fair and simple rules. It is important to teach digital skills in schools, job training programs, and business courses, especially for people living in rural and underserved areas, so no one will </w:t>
      </w:r>
      <w:proofErr w:type="gramStart"/>
      <w:r w:rsidRPr="007E7D05">
        <w:rPr>
          <w:color w:val="000000" w:themeColor="text1"/>
        </w:rPr>
        <w:t>left</w:t>
      </w:r>
      <w:proofErr w:type="gramEnd"/>
      <w:r w:rsidRPr="007E7D05">
        <w:rPr>
          <w:color w:val="000000" w:themeColor="text1"/>
        </w:rPr>
        <w:t xml:space="preserve"> behind. At the same time, governments should support mobile banking and online payment services, and also need to set up special loan programs for small and medium businesses, since having access to money is strongly linked to starting new ventures. In order to facilitate entrepreneurs, the government needs to ease registration processes and minimize paperwork, strengthen laws and regulations about online security and privacy, and provide government services through the internet in order to reduce both time and expenses involved. Additionally, establishing innovation centers, collaboration spaces, and business incubation centers may facilitate cooperation among businessmen, scientists, IT professionals, and banking institutions in sharing knowledge and </w:t>
      </w:r>
      <w:r w:rsidRPr="007E7D05">
        <w:rPr>
          <w:color w:val="000000" w:themeColor="text1"/>
        </w:rPr>
        <w:lastRenderedPageBreak/>
        <w:t>providing mutual support. At the same time, it is necessary to invest into increasing the speed and reliability of the internet, expansion of broadband into villages, and development of cybersecurity measures that will improve user experience and increase user trust. It is very important that policymakers have enough patience and a long-term perspective on the issue as the results of digital development will take time to show themselves and short-term reviews often miss the bigger picture. Therefore, policies should be designed with realistic timelines and a long-term vision to ensure lasting success.</w:t>
      </w:r>
    </w:p>
    <w:p w14:paraId="0A8FEC83" w14:textId="77777777" w:rsidR="00546E1E" w:rsidRPr="007E7D05" w:rsidRDefault="00546E1E" w:rsidP="00794B6F">
      <w:pPr>
        <w:rPr>
          <w:color w:val="000000" w:themeColor="text1"/>
        </w:rPr>
      </w:pPr>
    </w:p>
    <w:p w14:paraId="7B017D7E" w14:textId="77777777" w:rsidR="00974BFE" w:rsidRPr="007E7D05" w:rsidRDefault="00974BFE" w:rsidP="00974BFE">
      <w:pPr>
        <w:jc w:val="both"/>
        <w:rPr>
          <w:rFonts w:cstheme="minorHAnsi"/>
          <w:b/>
          <w:bCs/>
          <w:color w:val="000000" w:themeColor="text1"/>
        </w:rPr>
      </w:pPr>
      <w:r w:rsidRPr="007E7D05">
        <w:rPr>
          <w:rFonts w:cstheme="minorHAnsi"/>
          <w:b/>
          <w:bCs/>
          <w:color w:val="000000" w:themeColor="text1"/>
        </w:rPr>
        <w:t>References</w:t>
      </w:r>
    </w:p>
    <w:p w14:paraId="03384A61" w14:textId="77777777" w:rsidR="00974BFE" w:rsidRPr="007E7D05" w:rsidRDefault="00974BFE" w:rsidP="007B5395">
      <w:pPr>
        <w:ind w:left="709" w:hanging="709"/>
        <w:jc w:val="both"/>
        <w:rPr>
          <w:rFonts w:cstheme="minorHAnsi"/>
          <w:color w:val="000000" w:themeColor="text1"/>
        </w:rPr>
      </w:pPr>
      <w:proofErr w:type="spellStart"/>
      <w:r w:rsidRPr="007E7D05">
        <w:rPr>
          <w:rFonts w:cstheme="minorHAnsi"/>
          <w:color w:val="000000" w:themeColor="text1"/>
        </w:rPr>
        <w:t>Acs</w:t>
      </w:r>
      <w:proofErr w:type="spellEnd"/>
      <w:r w:rsidRPr="007E7D05">
        <w:rPr>
          <w:rFonts w:cstheme="minorHAnsi"/>
          <w:color w:val="000000" w:themeColor="text1"/>
        </w:rPr>
        <w:t xml:space="preserve">, Z. J., </w:t>
      </w:r>
      <w:proofErr w:type="spellStart"/>
      <w:r w:rsidRPr="007E7D05">
        <w:rPr>
          <w:rFonts w:cstheme="minorHAnsi"/>
          <w:color w:val="000000" w:themeColor="text1"/>
        </w:rPr>
        <w:t>Audretsch</w:t>
      </w:r>
      <w:proofErr w:type="spellEnd"/>
      <w:r w:rsidRPr="007E7D05">
        <w:rPr>
          <w:rFonts w:cstheme="minorHAnsi"/>
          <w:color w:val="000000" w:themeColor="text1"/>
        </w:rPr>
        <w:t xml:space="preserve">, D. B., &amp; Lehmann, E. E. (2012). The knowledge spillover theory of entrepreneurship. </w:t>
      </w:r>
      <w:r w:rsidRPr="007E7D05">
        <w:rPr>
          <w:rFonts w:cstheme="minorHAnsi"/>
          <w:iCs/>
          <w:color w:val="000000" w:themeColor="text1"/>
        </w:rPr>
        <w:t>Small Business Economics</w:t>
      </w:r>
      <w:r w:rsidRPr="007E7D05">
        <w:rPr>
          <w:rFonts w:cstheme="minorHAnsi"/>
          <w:color w:val="000000" w:themeColor="text1"/>
        </w:rPr>
        <w:t>, 41(4), 757–774.</w:t>
      </w:r>
    </w:p>
    <w:p w14:paraId="218A2B9B" w14:textId="77777777" w:rsidR="00974BFE" w:rsidRPr="007E7D05" w:rsidRDefault="00974BFE" w:rsidP="007B5395">
      <w:pPr>
        <w:ind w:left="709" w:hanging="709"/>
        <w:jc w:val="both"/>
        <w:rPr>
          <w:rFonts w:cstheme="minorHAnsi"/>
          <w:color w:val="000000" w:themeColor="text1"/>
        </w:rPr>
      </w:pPr>
      <w:r w:rsidRPr="007E7D05">
        <w:rPr>
          <w:rFonts w:cstheme="minorHAnsi"/>
          <w:color w:val="000000" w:themeColor="text1"/>
        </w:rPr>
        <w:t xml:space="preserve">Aker, J. C., &amp; </w:t>
      </w:r>
      <w:proofErr w:type="spellStart"/>
      <w:r w:rsidRPr="007E7D05">
        <w:rPr>
          <w:rFonts w:cstheme="minorHAnsi"/>
          <w:color w:val="000000" w:themeColor="text1"/>
        </w:rPr>
        <w:t>Mbiti</w:t>
      </w:r>
      <w:proofErr w:type="spellEnd"/>
      <w:r w:rsidRPr="007E7D05">
        <w:rPr>
          <w:rFonts w:cstheme="minorHAnsi"/>
          <w:color w:val="000000" w:themeColor="text1"/>
        </w:rPr>
        <w:t xml:space="preserve">, I. M. (2010). Mobile phones and economic development in Africa. </w:t>
      </w:r>
      <w:r w:rsidRPr="007E7D05">
        <w:rPr>
          <w:rFonts w:cstheme="minorHAnsi"/>
          <w:iCs/>
          <w:color w:val="000000" w:themeColor="text1"/>
        </w:rPr>
        <w:t>Journal of Economic Perspectives</w:t>
      </w:r>
      <w:r w:rsidRPr="007E7D05">
        <w:rPr>
          <w:rFonts w:cstheme="minorHAnsi"/>
          <w:color w:val="000000" w:themeColor="text1"/>
        </w:rPr>
        <w:t>, 24(3), 207–232.</w:t>
      </w:r>
    </w:p>
    <w:p w14:paraId="4CB78DE9" w14:textId="77777777" w:rsidR="00974BFE" w:rsidRPr="007E7D05" w:rsidRDefault="00974BFE" w:rsidP="007B5395">
      <w:pPr>
        <w:ind w:left="709" w:hanging="709"/>
        <w:jc w:val="both"/>
        <w:rPr>
          <w:rFonts w:cstheme="minorHAnsi"/>
          <w:color w:val="000000" w:themeColor="text1"/>
        </w:rPr>
      </w:pPr>
      <w:proofErr w:type="spellStart"/>
      <w:r w:rsidRPr="007E7D05">
        <w:rPr>
          <w:rFonts w:cstheme="minorHAnsi"/>
          <w:color w:val="000000" w:themeColor="text1"/>
        </w:rPr>
        <w:t>Autio</w:t>
      </w:r>
      <w:proofErr w:type="spellEnd"/>
      <w:r w:rsidRPr="007E7D05">
        <w:rPr>
          <w:rFonts w:cstheme="minorHAnsi"/>
          <w:color w:val="000000" w:themeColor="text1"/>
        </w:rPr>
        <w:t xml:space="preserve">, E., </w:t>
      </w:r>
      <w:proofErr w:type="spellStart"/>
      <w:r w:rsidRPr="007E7D05">
        <w:rPr>
          <w:rFonts w:cstheme="minorHAnsi"/>
          <w:color w:val="000000" w:themeColor="text1"/>
        </w:rPr>
        <w:t>Nambisan</w:t>
      </w:r>
      <w:proofErr w:type="spellEnd"/>
      <w:r w:rsidRPr="007E7D05">
        <w:rPr>
          <w:rFonts w:cstheme="minorHAnsi"/>
          <w:color w:val="000000" w:themeColor="text1"/>
        </w:rPr>
        <w:t xml:space="preserve">, S., Thomas, L. D. W., &amp; Wright, M. (2018). Digital affordances, spatial affordances, and the genesis of entrepreneurial ecosystems. </w:t>
      </w:r>
      <w:r w:rsidRPr="007E7D05">
        <w:rPr>
          <w:rFonts w:cstheme="minorHAnsi"/>
          <w:iCs/>
          <w:color w:val="000000" w:themeColor="text1"/>
        </w:rPr>
        <w:t>Strategic Entrepreneurship Journal</w:t>
      </w:r>
      <w:r w:rsidRPr="007E7D05">
        <w:rPr>
          <w:rFonts w:cstheme="minorHAnsi"/>
          <w:color w:val="000000" w:themeColor="text1"/>
        </w:rPr>
        <w:t>, 12(1), 72–95.</w:t>
      </w:r>
    </w:p>
    <w:p w14:paraId="38CC01C1" w14:textId="77777777" w:rsidR="00974BFE" w:rsidRPr="007E7D05" w:rsidRDefault="00974BFE" w:rsidP="007B5395">
      <w:pPr>
        <w:ind w:left="709" w:hanging="709"/>
        <w:jc w:val="both"/>
        <w:rPr>
          <w:rFonts w:cstheme="minorHAnsi"/>
          <w:color w:val="000000" w:themeColor="text1"/>
        </w:rPr>
      </w:pPr>
      <w:r w:rsidRPr="007E7D05">
        <w:rPr>
          <w:rFonts w:cstheme="minorHAnsi"/>
          <w:color w:val="000000" w:themeColor="text1"/>
        </w:rPr>
        <w:t xml:space="preserve">Beck, T., </w:t>
      </w:r>
      <w:proofErr w:type="spellStart"/>
      <w:r w:rsidRPr="007E7D05">
        <w:rPr>
          <w:rFonts w:cstheme="minorHAnsi"/>
          <w:color w:val="000000" w:themeColor="text1"/>
        </w:rPr>
        <w:t>Demirgüç-Kunt</w:t>
      </w:r>
      <w:proofErr w:type="spellEnd"/>
      <w:r w:rsidRPr="007E7D05">
        <w:rPr>
          <w:rFonts w:cstheme="minorHAnsi"/>
          <w:color w:val="000000" w:themeColor="text1"/>
        </w:rPr>
        <w:t xml:space="preserve">, A., &amp; Levine, R. (2018). Finance and entrepreneurship. In </w:t>
      </w:r>
      <w:r w:rsidRPr="007E7D05">
        <w:rPr>
          <w:rFonts w:cstheme="minorHAnsi"/>
          <w:iCs/>
          <w:color w:val="000000" w:themeColor="text1"/>
        </w:rPr>
        <w:t>The Oxford Handbook of Entrepreneurship</w:t>
      </w:r>
      <w:r w:rsidRPr="007E7D05">
        <w:rPr>
          <w:rFonts w:cstheme="minorHAnsi"/>
          <w:color w:val="000000" w:themeColor="text1"/>
        </w:rPr>
        <w:t>. Oxford University Press.</w:t>
      </w:r>
    </w:p>
    <w:p w14:paraId="056C285A" w14:textId="77777777" w:rsidR="00974BFE" w:rsidRPr="007E7D05" w:rsidRDefault="00974BFE" w:rsidP="007B5395">
      <w:pPr>
        <w:ind w:left="709" w:hanging="709"/>
        <w:jc w:val="both"/>
        <w:rPr>
          <w:rFonts w:cstheme="minorHAnsi"/>
          <w:color w:val="000000" w:themeColor="text1"/>
        </w:rPr>
      </w:pPr>
      <w:proofErr w:type="spellStart"/>
      <w:r w:rsidRPr="007E7D05">
        <w:rPr>
          <w:rFonts w:cstheme="minorHAnsi"/>
          <w:color w:val="000000" w:themeColor="text1"/>
        </w:rPr>
        <w:t>Brixiová</w:t>
      </w:r>
      <w:proofErr w:type="spellEnd"/>
      <w:r w:rsidRPr="007E7D05">
        <w:rPr>
          <w:rFonts w:cstheme="minorHAnsi"/>
          <w:color w:val="000000" w:themeColor="text1"/>
        </w:rPr>
        <w:t xml:space="preserve">, Z., </w:t>
      </w:r>
      <w:proofErr w:type="spellStart"/>
      <w:r w:rsidRPr="007E7D05">
        <w:rPr>
          <w:rFonts w:cstheme="minorHAnsi"/>
          <w:color w:val="000000" w:themeColor="text1"/>
        </w:rPr>
        <w:t>Kangoye</w:t>
      </w:r>
      <w:proofErr w:type="spellEnd"/>
      <w:r w:rsidRPr="007E7D05">
        <w:rPr>
          <w:rFonts w:cstheme="minorHAnsi"/>
          <w:color w:val="000000" w:themeColor="text1"/>
        </w:rPr>
        <w:t xml:space="preserve">, T., &amp; </w:t>
      </w:r>
      <w:proofErr w:type="spellStart"/>
      <w:r w:rsidRPr="007E7D05">
        <w:rPr>
          <w:rFonts w:cstheme="minorHAnsi"/>
          <w:color w:val="000000" w:themeColor="text1"/>
        </w:rPr>
        <w:t>Yogo</w:t>
      </w:r>
      <w:proofErr w:type="spellEnd"/>
      <w:r w:rsidRPr="007E7D05">
        <w:rPr>
          <w:rFonts w:cstheme="minorHAnsi"/>
          <w:color w:val="000000" w:themeColor="text1"/>
        </w:rPr>
        <w:t xml:space="preserve">, T. U. (2020). Access to finance among small and medium-sized enterprises and job creation in Africa. </w:t>
      </w:r>
      <w:r w:rsidRPr="007E7D05">
        <w:rPr>
          <w:rFonts w:cstheme="minorHAnsi"/>
          <w:iCs/>
          <w:color w:val="000000" w:themeColor="text1"/>
        </w:rPr>
        <w:t>Structural Change and Economic Dynamics</w:t>
      </w:r>
      <w:r w:rsidRPr="007E7D05">
        <w:rPr>
          <w:rFonts w:cstheme="minorHAnsi"/>
          <w:color w:val="000000" w:themeColor="text1"/>
        </w:rPr>
        <w:t>, 55, 177–189.</w:t>
      </w:r>
    </w:p>
    <w:p w14:paraId="2154B301" w14:textId="77777777" w:rsidR="00974BFE" w:rsidRPr="007E7D05" w:rsidRDefault="00974BFE" w:rsidP="007B5395">
      <w:pPr>
        <w:ind w:left="709" w:hanging="709"/>
        <w:jc w:val="both"/>
        <w:rPr>
          <w:rFonts w:cstheme="minorHAnsi"/>
          <w:color w:val="000000" w:themeColor="text1"/>
        </w:rPr>
      </w:pPr>
      <w:r w:rsidRPr="007E7D05">
        <w:rPr>
          <w:rFonts w:cstheme="minorHAnsi"/>
          <w:color w:val="000000" w:themeColor="text1"/>
        </w:rPr>
        <w:t xml:space="preserve">Cardona, M., </w:t>
      </w:r>
      <w:proofErr w:type="spellStart"/>
      <w:r w:rsidRPr="007E7D05">
        <w:rPr>
          <w:rFonts w:cstheme="minorHAnsi"/>
          <w:color w:val="000000" w:themeColor="text1"/>
        </w:rPr>
        <w:t>Kretschmer</w:t>
      </w:r>
      <w:proofErr w:type="spellEnd"/>
      <w:r w:rsidRPr="007E7D05">
        <w:rPr>
          <w:rFonts w:cstheme="minorHAnsi"/>
          <w:color w:val="000000" w:themeColor="text1"/>
        </w:rPr>
        <w:t xml:space="preserve">, T., &amp; Strobel, T. (2013). ICT and productivity: Conclusions from the empirical literature. </w:t>
      </w:r>
      <w:r w:rsidRPr="007E7D05">
        <w:rPr>
          <w:rFonts w:cstheme="minorHAnsi"/>
          <w:iCs/>
          <w:color w:val="000000" w:themeColor="text1"/>
        </w:rPr>
        <w:t>Information Economics and Policy</w:t>
      </w:r>
      <w:r w:rsidRPr="007E7D05">
        <w:rPr>
          <w:rFonts w:cstheme="minorHAnsi"/>
          <w:color w:val="000000" w:themeColor="text1"/>
        </w:rPr>
        <w:t>, 25(3), 109–125.</w:t>
      </w:r>
    </w:p>
    <w:p w14:paraId="4963EA94" w14:textId="77777777" w:rsidR="00974BFE" w:rsidRPr="007E7D05" w:rsidRDefault="00974BFE" w:rsidP="007B5395">
      <w:pPr>
        <w:ind w:left="709" w:hanging="709"/>
        <w:jc w:val="both"/>
        <w:rPr>
          <w:rFonts w:cstheme="minorHAnsi"/>
          <w:color w:val="000000" w:themeColor="text1"/>
        </w:rPr>
      </w:pPr>
      <w:proofErr w:type="spellStart"/>
      <w:r w:rsidRPr="007E7D05">
        <w:rPr>
          <w:rFonts w:cstheme="minorHAnsi"/>
          <w:color w:val="000000" w:themeColor="text1"/>
        </w:rPr>
        <w:t>Dvouletý</w:t>
      </w:r>
      <w:proofErr w:type="spellEnd"/>
      <w:r w:rsidRPr="007E7D05">
        <w:rPr>
          <w:rFonts w:cstheme="minorHAnsi"/>
          <w:color w:val="000000" w:themeColor="text1"/>
        </w:rPr>
        <w:t xml:space="preserve">, O., </w:t>
      </w:r>
      <w:proofErr w:type="spellStart"/>
      <w:r w:rsidRPr="007E7D05">
        <w:rPr>
          <w:rFonts w:cstheme="minorHAnsi"/>
          <w:color w:val="000000" w:themeColor="text1"/>
        </w:rPr>
        <w:t>Mareš</w:t>
      </w:r>
      <w:proofErr w:type="spellEnd"/>
      <w:r w:rsidRPr="007E7D05">
        <w:rPr>
          <w:rFonts w:cstheme="minorHAnsi"/>
          <w:color w:val="000000" w:themeColor="text1"/>
        </w:rPr>
        <w:t xml:space="preserve">, J., &amp; </w:t>
      </w:r>
      <w:proofErr w:type="spellStart"/>
      <w:r w:rsidRPr="007E7D05">
        <w:rPr>
          <w:rFonts w:cstheme="minorHAnsi"/>
          <w:color w:val="000000" w:themeColor="text1"/>
        </w:rPr>
        <w:t>Pöschl</w:t>
      </w:r>
      <w:proofErr w:type="spellEnd"/>
      <w:r w:rsidRPr="007E7D05">
        <w:rPr>
          <w:rFonts w:cstheme="minorHAnsi"/>
          <w:color w:val="000000" w:themeColor="text1"/>
        </w:rPr>
        <w:t xml:space="preserve">, J. (2016). Does broadband internet access affect entrepreneurial activity? Evidence from European regions. </w:t>
      </w:r>
      <w:r w:rsidRPr="007E7D05">
        <w:rPr>
          <w:rFonts w:cstheme="minorHAnsi"/>
          <w:iCs/>
          <w:color w:val="000000" w:themeColor="text1"/>
        </w:rPr>
        <w:t>Technological Forecasting and Social Change</w:t>
      </w:r>
      <w:r w:rsidRPr="007E7D05">
        <w:rPr>
          <w:rFonts w:cstheme="minorHAnsi"/>
          <w:color w:val="000000" w:themeColor="text1"/>
        </w:rPr>
        <w:t>, 109, 14–25.</w:t>
      </w:r>
    </w:p>
    <w:p w14:paraId="192B18F8" w14:textId="77777777" w:rsidR="00974BFE" w:rsidRPr="007E7D05" w:rsidRDefault="00974BFE" w:rsidP="007B5395">
      <w:pPr>
        <w:ind w:left="709" w:hanging="709"/>
        <w:jc w:val="both"/>
        <w:rPr>
          <w:rFonts w:cstheme="minorHAnsi"/>
          <w:color w:val="000000" w:themeColor="text1"/>
        </w:rPr>
      </w:pPr>
      <w:r w:rsidRPr="007E7D05">
        <w:rPr>
          <w:rFonts w:cstheme="minorHAnsi"/>
          <w:color w:val="000000" w:themeColor="text1"/>
        </w:rPr>
        <w:t xml:space="preserve">Goldfarb, A., &amp; Tucker, C. (2019). Digital economics. </w:t>
      </w:r>
      <w:r w:rsidRPr="007E7D05">
        <w:rPr>
          <w:rFonts w:cstheme="minorHAnsi"/>
          <w:iCs/>
          <w:color w:val="000000" w:themeColor="text1"/>
        </w:rPr>
        <w:t>Journal of Economic Literature</w:t>
      </w:r>
      <w:r w:rsidRPr="007E7D05">
        <w:rPr>
          <w:rFonts w:cstheme="minorHAnsi"/>
          <w:color w:val="000000" w:themeColor="text1"/>
        </w:rPr>
        <w:t>, 57(1), 3–43.</w:t>
      </w:r>
    </w:p>
    <w:p w14:paraId="25699678" w14:textId="77777777" w:rsidR="00974BFE" w:rsidRPr="007E7D05" w:rsidRDefault="00974BFE" w:rsidP="007B5395">
      <w:pPr>
        <w:ind w:left="709" w:hanging="709"/>
        <w:jc w:val="both"/>
        <w:rPr>
          <w:rFonts w:cstheme="minorHAnsi"/>
          <w:color w:val="000000" w:themeColor="text1"/>
        </w:rPr>
      </w:pPr>
      <w:r w:rsidRPr="007E7D05">
        <w:rPr>
          <w:rFonts w:cstheme="minorHAnsi"/>
          <w:color w:val="000000" w:themeColor="text1"/>
        </w:rPr>
        <w:t xml:space="preserve">Pandey, B., &amp; </w:t>
      </w:r>
      <w:proofErr w:type="spellStart"/>
      <w:r w:rsidRPr="007E7D05">
        <w:rPr>
          <w:rFonts w:cstheme="minorHAnsi"/>
          <w:color w:val="000000" w:themeColor="text1"/>
        </w:rPr>
        <w:t>Taufique</w:t>
      </w:r>
      <w:proofErr w:type="spellEnd"/>
      <w:r w:rsidRPr="007E7D05">
        <w:rPr>
          <w:rFonts w:cstheme="minorHAnsi"/>
          <w:color w:val="000000" w:themeColor="text1"/>
        </w:rPr>
        <w:t xml:space="preserve">, K. M. R. (2022). Digital literacy and entrepreneurial intentions in Nepal. </w:t>
      </w:r>
      <w:r w:rsidRPr="007E7D05">
        <w:rPr>
          <w:rFonts w:cstheme="minorHAnsi"/>
          <w:iCs/>
          <w:color w:val="000000" w:themeColor="text1"/>
        </w:rPr>
        <w:t>Journal of Entrepreneurship in Emerging Economies</w:t>
      </w:r>
      <w:r w:rsidRPr="007E7D05">
        <w:rPr>
          <w:rFonts w:cstheme="minorHAnsi"/>
          <w:color w:val="000000" w:themeColor="text1"/>
        </w:rPr>
        <w:t>, 14(3), 456–475.</w:t>
      </w:r>
    </w:p>
    <w:p w14:paraId="5EBE5228" w14:textId="77777777" w:rsidR="00974BFE" w:rsidRPr="007E7D05" w:rsidRDefault="00974BFE" w:rsidP="007B5395">
      <w:pPr>
        <w:ind w:left="709" w:hanging="709"/>
        <w:jc w:val="both"/>
        <w:rPr>
          <w:rFonts w:cstheme="minorHAnsi"/>
          <w:color w:val="000000" w:themeColor="text1"/>
        </w:rPr>
      </w:pPr>
      <w:proofErr w:type="spellStart"/>
      <w:r w:rsidRPr="007E7D05">
        <w:rPr>
          <w:rFonts w:cstheme="minorHAnsi"/>
          <w:color w:val="000000" w:themeColor="text1"/>
        </w:rPr>
        <w:t>Pesaran</w:t>
      </w:r>
      <w:proofErr w:type="spellEnd"/>
      <w:r w:rsidRPr="007E7D05">
        <w:rPr>
          <w:rFonts w:cstheme="minorHAnsi"/>
          <w:color w:val="000000" w:themeColor="text1"/>
        </w:rPr>
        <w:t xml:space="preserve">, M. H., Shin, Y., &amp; Smith, R. J. (2001). Bounds testing approaches to the analysis of level relationships. </w:t>
      </w:r>
      <w:r w:rsidRPr="007E7D05">
        <w:rPr>
          <w:rFonts w:cstheme="minorHAnsi"/>
          <w:iCs/>
          <w:color w:val="000000" w:themeColor="text1"/>
        </w:rPr>
        <w:t>Journal of Applied Econometrics</w:t>
      </w:r>
      <w:r w:rsidRPr="007E7D05">
        <w:rPr>
          <w:rFonts w:cstheme="minorHAnsi"/>
          <w:color w:val="000000" w:themeColor="text1"/>
        </w:rPr>
        <w:t>, 16(3), 289–326.</w:t>
      </w:r>
    </w:p>
    <w:p w14:paraId="4662BD32" w14:textId="77777777" w:rsidR="00974BFE" w:rsidRPr="007E7D05" w:rsidRDefault="00974BFE" w:rsidP="007B5395">
      <w:pPr>
        <w:ind w:left="709" w:hanging="709"/>
        <w:jc w:val="both"/>
        <w:rPr>
          <w:rFonts w:cstheme="minorHAnsi"/>
          <w:color w:val="000000" w:themeColor="text1"/>
        </w:rPr>
      </w:pPr>
      <w:r w:rsidRPr="007E7D05">
        <w:rPr>
          <w:rFonts w:cstheme="minorHAnsi"/>
          <w:color w:val="000000" w:themeColor="text1"/>
        </w:rPr>
        <w:t xml:space="preserve">Shrestha, S., &amp; </w:t>
      </w:r>
      <w:proofErr w:type="spellStart"/>
      <w:r w:rsidRPr="007E7D05">
        <w:rPr>
          <w:rFonts w:cstheme="minorHAnsi"/>
          <w:color w:val="000000" w:themeColor="text1"/>
        </w:rPr>
        <w:t>Neupane</w:t>
      </w:r>
      <w:proofErr w:type="spellEnd"/>
      <w:r w:rsidRPr="007E7D05">
        <w:rPr>
          <w:rFonts w:cstheme="minorHAnsi"/>
          <w:color w:val="000000" w:themeColor="text1"/>
        </w:rPr>
        <w:t xml:space="preserve">, R. (2020). Mobile banking and micro-enterprise development in Nepal. </w:t>
      </w:r>
      <w:r w:rsidRPr="007E7D05">
        <w:rPr>
          <w:rFonts w:cstheme="minorHAnsi"/>
          <w:iCs/>
          <w:color w:val="000000" w:themeColor="text1"/>
        </w:rPr>
        <w:t>Asian Journal of Technology Innovation</w:t>
      </w:r>
      <w:r w:rsidRPr="007E7D05">
        <w:rPr>
          <w:rFonts w:cstheme="minorHAnsi"/>
          <w:color w:val="000000" w:themeColor="text1"/>
        </w:rPr>
        <w:t>, 28(2), 189–207.</w:t>
      </w:r>
    </w:p>
    <w:p w14:paraId="5500F9E2" w14:textId="77777777" w:rsidR="00974BFE" w:rsidRPr="007E7D05" w:rsidRDefault="00974BFE" w:rsidP="007B5395">
      <w:pPr>
        <w:ind w:left="709" w:hanging="709"/>
        <w:jc w:val="both"/>
        <w:rPr>
          <w:rFonts w:cstheme="minorHAnsi"/>
          <w:color w:val="000000" w:themeColor="text1"/>
        </w:rPr>
      </w:pPr>
      <w:proofErr w:type="spellStart"/>
      <w:r w:rsidRPr="007E7D05">
        <w:rPr>
          <w:rFonts w:cstheme="minorHAnsi"/>
          <w:color w:val="000000" w:themeColor="text1"/>
        </w:rPr>
        <w:t>Nambisan</w:t>
      </w:r>
      <w:proofErr w:type="spellEnd"/>
      <w:r w:rsidRPr="007E7D05">
        <w:rPr>
          <w:rFonts w:cstheme="minorHAnsi"/>
          <w:color w:val="000000" w:themeColor="text1"/>
        </w:rPr>
        <w:t xml:space="preserve">, S. (2017). Digital entrepreneurship: Toward a digital technology perspective of entrepreneurship. </w:t>
      </w:r>
      <w:r w:rsidRPr="007E7D05">
        <w:rPr>
          <w:rFonts w:cstheme="minorHAnsi"/>
          <w:iCs/>
          <w:color w:val="000000" w:themeColor="text1"/>
        </w:rPr>
        <w:t>Entrepreneurship Theory and Practice</w:t>
      </w:r>
      <w:r w:rsidRPr="007E7D05">
        <w:rPr>
          <w:rFonts w:cstheme="minorHAnsi"/>
          <w:color w:val="000000" w:themeColor="text1"/>
        </w:rPr>
        <w:t>, 41(6), 1029–1055.</w:t>
      </w:r>
    </w:p>
    <w:p w14:paraId="217F4153" w14:textId="3E3FD638" w:rsidR="00974BFE" w:rsidRPr="007E7D05" w:rsidRDefault="00974BFE" w:rsidP="007B5395">
      <w:pPr>
        <w:ind w:left="709" w:hanging="709"/>
        <w:jc w:val="both"/>
        <w:rPr>
          <w:rFonts w:cstheme="minorHAnsi"/>
          <w:color w:val="000000" w:themeColor="text1"/>
        </w:rPr>
      </w:pPr>
      <w:r w:rsidRPr="007E7D05">
        <w:rPr>
          <w:rFonts w:cstheme="minorHAnsi"/>
          <w:color w:val="000000" w:themeColor="text1"/>
        </w:rPr>
        <w:t xml:space="preserve">Ritter, T., &amp; Pedersen, C. L. (2020). Digitization capability and the digitalization of business models in business-to-business firms. </w:t>
      </w:r>
      <w:r w:rsidRPr="007E7D05">
        <w:rPr>
          <w:rFonts w:cstheme="minorHAnsi"/>
          <w:iCs/>
          <w:color w:val="000000" w:themeColor="text1"/>
        </w:rPr>
        <w:t>Industrial Marketing Management</w:t>
      </w:r>
      <w:r w:rsidRPr="007E7D05">
        <w:rPr>
          <w:rFonts w:cstheme="minorHAnsi"/>
          <w:color w:val="000000" w:themeColor="text1"/>
        </w:rPr>
        <w:t>, 86, 180–190.</w:t>
      </w:r>
    </w:p>
    <w:p w14:paraId="320A0912" w14:textId="3B1F86DB" w:rsidR="00637005" w:rsidRPr="007E7D05" w:rsidRDefault="00637005" w:rsidP="007B5395">
      <w:pPr>
        <w:ind w:left="709" w:hanging="709"/>
        <w:jc w:val="both"/>
        <w:rPr>
          <w:rFonts w:cstheme="minorHAnsi"/>
          <w:color w:val="000000" w:themeColor="text1"/>
        </w:rPr>
      </w:pPr>
      <w:proofErr w:type="spellStart"/>
      <w:r w:rsidRPr="007E7D05">
        <w:rPr>
          <w:rFonts w:cstheme="minorHAnsi"/>
          <w:bCs/>
          <w:color w:val="000000" w:themeColor="text1"/>
        </w:rPr>
        <w:lastRenderedPageBreak/>
        <w:t>Sussan</w:t>
      </w:r>
      <w:proofErr w:type="spellEnd"/>
      <w:r w:rsidRPr="007E7D05">
        <w:rPr>
          <w:rFonts w:cstheme="minorHAnsi"/>
          <w:bCs/>
          <w:color w:val="000000" w:themeColor="text1"/>
        </w:rPr>
        <w:t xml:space="preserve">, F., &amp; </w:t>
      </w:r>
      <w:proofErr w:type="spellStart"/>
      <w:r w:rsidRPr="007E7D05">
        <w:rPr>
          <w:rFonts w:cstheme="minorHAnsi"/>
          <w:bCs/>
          <w:color w:val="000000" w:themeColor="text1"/>
        </w:rPr>
        <w:t>Acs</w:t>
      </w:r>
      <w:proofErr w:type="spellEnd"/>
      <w:r w:rsidRPr="007E7D05">
        <w:rPr>
          <w:rFonts w:cstheme="minorHAnsi"/>
          <w:bCs/>
          <w:color w:val="000000" w:themeColor="text1"/>
        </w:rPr>
        <w:t>, Z. J. (2017).</w:t>
      </w:r>
      <w:r w:rsidRPr="007E7D05">
        <w:rPr>
          <w:rFonts w:cstheme="minorHAnsi"/>
          <w:color w:val="000000" w:themeColor="text1"/>
        </w:rPr>
        <w:t xml:space="preserve"> </w:t>
      </w:r>
      <w:r w:rsidRPr="007E7D05">
        <w:rPr>
          <w:rFonts w:cstheme="minorHAnsi"/>
          <w:iCs/>
          <w:color w:val="000000" w:themeColor="text1"/>
        </w:rPr>
        <w:t>The digital entrepreneurial ecosystem</w:t>
      </w:r>
      <w:r w:rsidRPr="007E7D05">
        <w:rPr>
          <w:rFonts w:cstheme="minorHAnsi"/>
          <w:color w:val="000000" w:themeColor="text1"/>
        </w:rPr>
        <w:t xml:space="preserve">. </w:t>
      </w:r>
      <w:r w:rsidRPr="007E7D05">
        <w:rPr>
          <w:rFonts w:cstheme="minorHAnsi"/>
          <w:iCs/>
          <w:color w:val="000000" w:themeColor="text1"/>
        </w:rPr>
        <w:t>Small Business Economics, 49</w:t>
      </w:r>
      <w:r w:rsidRPr="007E7D05">
        <w:rPr>
          <w:rFonts w:cstheme="minorHAnsi"/>
          <w:color w:val="000000" w:themeColor="text1"/>
        </w:rPr>
        <w:t>(1), 55–73.</w:t>
      </w:r>
    </w:p>
    <w:p w14:paraId="4385556D" w14:textId="493BBA91" w:rsidR="00637005" w:rsidRPr="007E7D05" w:rsidRDefault="00637005" w:rsidP="007B5395">
      <w:pPr>
        <w:ind w:left="709" w:hanging="709"/>
        <w:jc w:val="both"/>
        <w:rPr>
          <w:rFonts w:cstheme="minorHAnsi"/>
          <w:color w:val="000000" w:themeColor="text1"/>
        </w:rPr>
      </w:pPr>
      <w:proofErr w:type="spellStart"/>
      <w:r w:rsidRPr="007E7D05">
        <w:rPr>
          <w:rFonts w:cstheme="minorHAnsi"/>
          <w:bCs/>
          <w:color w:val="000000" w:themeColor="text1"/>
        </w:rPr>
        <w:t>Verhoef</w:t>
      </w:r>
      <w:proofErr w:type="spellEnd"/>
      <w:r w:rsidRPr="007E7D05">
        <w:rPr>
          <w:rFonts w:cstheme="minorHAnsi"/>
          <w:bCs/>
          <w:color w:val="000000" w:themeColor="text1"/>
        </w:rPr>
        <w:t xml:space="preserve">, P. C., </w:t>
      </w:r>
      <w:proofErr w:type="spellStart"/>
      <w:r w:rsidRPr="007E7D05">
        <w:rPr>
          <w:rFonts w:cstheme="minorHAnsi"/>
          <w:bCs/>
          <w:color w:val="000000" w:themeColor="text1"/>
        </w:rPr>
        <w:t>Broekhuizen</w:t>
      </w:r>
      <w:proofErr w:type="spellEnd"/>
      <w:r w:rsidRPr="007E7D05">
        <w:rPr>
          <w:rFonts w:cstheme="minorHAnsi"/>
          <w:bCs/>
          <w:color w:val="000000" w:themeColor="text1"/>
        </w:rPr>
        <w:t xml:space="preserve">, T., Bart, Y., Bhattacharya, A., Dong, J. Q., Fabian, N., &amp; </w:t>
      </w:r>
      <w:proofErr w:type="spellStart"/>
      <w:r w:rsidRPr="007E7D05">
        <w:rPr>
          <w:rFonts w:cstheme="minorHAnsi"/>
          <w:bCs/>
          <w:color w:val="000000" w:themeColor="text1"/>
        </w:rPr>
        <w:t>Haenlein</w:t>
      </w:r>
      <w:proofErr w:type="spellEnd"/>
      <w:r w:rsidRPr="007E7D05">
        <w:rPr>
          <w:rFonts w:cstheme="minorHAnsi"/>
          <w:bCs/>
          <w:color w:val="000000" w:themeColor="text1"/>
        </w:rPr>
        <w:t>, M. (2021).</w:t>
      </w:r>
      <w:r w:rsidRPr="007E7D05">
        <w:rPr>
          <w:rFonts w:cstheme="minorHAnsi"/>
          <w:color w:val="000000" w:themeColor="text1"/>
        </w:rPr>
        <w:t xml:space="preserve"> Digital transformation: A multidisciplinary reflection and research agenda. </w:t>
      </w:r>
      <w:r w:rsidRPr="007E7D05">
        <w:rPr>
          <w:rFonts w:cstheme="minorHAnsi"/>
          <w:iCs/>
          <w:color w:val="000000" w:themeColor="text1"/>
          <w:rPrChange w:id="1807" w:author="Dell" w:date="2026-08-01T10:09:00Z">
            <w:rPr>
              <w:rFonts w:cstheme="minorHAnsi"/>
              <w:i/>
              <w:iCs/>
            </w:rPr>
          </w:rPrChange>
        </w:rPr>
        <w:t>Journal of Business Research, 122</w:t>
      </w:r>
      <w:r w:rsidRPr="007E7D05">
        <w:rPr>
          <w:rFonts w:cstheme="minorHAnsi"/>
          <w:color w:val="000000" w:themeColor="text1"/>
        </w:rPr>
        <w:t>, 889–901.</w:t>
      </w:r>
    </w:p>
    <w:p w14:paraId="29F9C80C" w14:textId="1F97A183" w:rsidR="00974BFE" w:rsidRPr="007E7D05" w:rsidRDefault="00974BFE" w:rsidP="007B5395">
      <w:pPr>
        <w:ind w:left="709" w:hanging="709"/>
        <w:jc w:val="both"/>
        <w:rPr>
          <w:ins w:id="1808" w:author="Dell" w:date="2026-08-01T09:53:00Z"/>
          <w:rFonts w:cstheme="minorHAnsi"/>
          <w:color w:val="000000" w:themeColor="text1"/>
        </w:rPr>
      </w:pPr>
      <w:r w:rsidRPr="007E7D05">
        <w:rPr>
          <w:rFonts w:cstheme="minorHAnsi"/>
          <w:color w:val="000000" w:themeColor="text1"/>
        </w:rPr>
        <w:t xml:space="preserve">World Bank. (2016). </w:t>
      </w:r>
      <w:r w:rsidRPr="007E7D05">
        <w:rPr>
          <w:rFonts w:cstheme="minorHAnsi"/>
          <w:iCs/>
          <w:color w:val="000000" w:themeColor="text1"/>
        </w:rPr>
        <w:t>World Development Report 2016: Digital Dividends</w:t>
      </w:r>
      <w:r w:rsidRPr="007E7D05">
        <w:rPr>
          <w:rFonts w:cstheme="minorHAnsi"/>
          <w:color w:val="000000" w:themeColor="text1"/>
        </w:rPr>
        <w:t>. World Bank.</w:t>
      </w:r>
    </w:p>
    <w:p w14:paraId="14A46315" w14:textId="77777777" w:rsidR="00A47692" w:rsidRPr="007E7D05" w:rsidRDefault="00A47692" w:rsidP="00A47692">
      <w:pPr>
        <w:ind w:left="709" w:hanging="709"/>
        <w:jc w:val="both"/>
        <w:rPr>
          <w:ins w:id="1809" w:author="Dell" w:date="2026-08-01T09:53:00Z"/>
          <w:rFonts w:cstheme="minorHAnsi"/>
          <w:color w:val="000000" w:themeColor="text1"/>
        </w:rPr>
      </w:pPr>
      <w:proofErr w:type="spellStart"/>
      <w:ins w:id="1810" w:author="Dell" w:date="2026-08-01T09:53:00Z">
        <w:r w:rsidRPr="007E7D05">
          <w:rPr>
            <w:rFonts w:cstheme="minorHAnsi"/>
            <w:bCs/>
            <w:color w:val="000000" w:themeColor="text1"/>
            <w:rPrChange w:id="1811" w:author="Dell" w:date="2026-08-01T10:09:00Z">
              <w:rPr>
                <w:rFonts w:cstheme="minorHAnsi"/>
                <w:b/>
                <w:bCs/>
              </w:rPr>
            </w:rPrChange>
          </w:rPr>
          <w:t>DataReportal</w:t>
        </w:r>
        <w:proofErr w:type="spellEnd"/>
        <w:r w:rsidRPr="007E7D05">
          <w:rPr>
            <w:rFonts w:cstheme="minorHAnsi"/>
            <w:bCs/>
            <w:color w:val="000000" w:themeColor="text1"/>
            <w:rPrChange w:id="1812" w:author="Dell" w:date="2026-08-01T10:09:00Z">
              <w:rPr>
                <w:rFonts w:cstheme="minorHAnsi"/>
                <w:b/>
                <w:bCs/>
              </w:rPr>
            </w:rPrChange>
          </w:rPr>
          <w:t>. (2024).</w:t>
        </w:r>
        <w:r w:rsidRPr="007E7D05">
          <w:rPr>
            <w:rFonts w:cstheme="minorHAnsi"/>
            <w:color w:val="000000" w:themeColor="text1"/>
          </w:rPr>
          <w:t> </w:t>
        </w:r>
        <w:r w:rsidRPr="007E7D05">
          <w:rPr>
            <w:rFonts w:cstheme="minorHAnsi"/>
            <w:iCs/>
            <w:color w:val="000000" w:themeColor="text1"/>
            <w:rPrChange w:id="1813" w:author="Dell" w:date="2026-08-01T10:09:00Z">
              <w:rPr>
                <w:rFonts w:cstheme="minorHAnsi"/>
                <w:i/>
                <w:iCs/>
              </w:rPr>
            </w:rPrChange>
          </w:rPr>
          <w:t>Digital 2024: Nepal</w:t>
        </w:r>
        <w:r w:rsidRPr="007E7D05">
          <w:rPr>
            <w:rFonts w:cstheme="minorHAnsi"/>
            <w:color w:val="000000" w:themeColor="text1"/>
          </w:rPr>
          <w:t>. </w:t>
        </w:r>
        <w:r w:rsidRPr="007E7D05">
          <w:rPr>
            <w:rFonts w:cstheme="minorHAnsi"/>
            <w:color w:val="000000" w:themeColor="text1"/>
            <w:rPrChange w:id="1814" w:author="Dell" w:date="2026-08-01T10:09:00Z">
              <w:rPr>
                <w:rFonts w:cstheme="minorHAnsi"/>
              </w:rPr>
            </w:rPrChange>
          </w:rPr>
          <w:fldChar w:fldCharType="begin"/>
        </w:r>
        <w:r w:rsidRPr="007E7D05">
          <w:rPr>
            <w:rFonts w:cstheme="minorHAnsi"/>
            <w:color w:val="000000" w:themeColor="text1"/>
          </w:rPr>
          <w:instrText xml:space="preserve"> HYPERLINK "https://datareportal.com/reports/digital-2024-nepal" \t "_blank" </w:instrText>
        </w:r>
        <w:r w:rsidRPr="007E7D05">
          <w:rPr>
            <w:rFonts w:cstheme="minorHAnsi"/>
            <w:color w:val="000000" w:themeColor="text1"/>
            <w:rPrChange w:id="1815" w:author="Dell" w:date="2026-08-01T10:09:00Z">
              <w:rPr>
                <w:rFonts w:cstheme="minorHAnsi"/>
              </w:rPr>
            </w:rPrChange>
          </w:rPr>
          <w:fldChar w:fldCharType="separate"/>
        </w:r>
        <w:r w:rsidRPr="007E7D05">
          <w:rPr>
            <w:rStyle w:val="Hyperlink"/>
            <w:rFonts w:cstheme="minorHAnsi"/>
            <w:color w:val="000000" w:themeColor="text1"/>
          </w:rPr>
          <w:t>https://datareportal.com/reports/digital-2024-nepal</w:t>
        </w:r>
        <w:r w:rsidRPr="007E7D05">
          <w:rPr>
            <w:rFonts w:cstheme="minorHAnsi"/>
            <w:color w:val="000000" w:themeColor="text1"/>
            <w:rPrChange w:id="1816" w:author="Dell" w:date="2026-08-01T10:09:00Z">
              <w:rPr>
                <w:rFonts w:cstheme="minorHAnsi"/>
              </w:rPr>
            </w:rPrChange>
          </w:rPr>
          <w:fldChar w:fldCharType="end"/>
        </w:r>
      </w:ins>
    </w:p>
    <w:p w14:paraId="0179E1DE" w14:textId="77777777" w:rsidR="00A47692" w:rsidRPr="007E7D05" w:rsidRDefault="00A47692" w:rsidP="00A47692">
      <w:pPr>
        <w:ind w:left="709" w:hanging="709"/>
        <w:jc w:val="both"/>
        <w:rPr>
          <w:ins w:id="1817" w:author="Dell" w:date="2026-08-01T09:53:00Z"/>
          <w:rFonts w:cstheme="minorHAnsi"/>
          <w:color w:val="000000" w:themeColor="text1"/>
        </w:rPr>
      </w:pPr>
      <w:ins w:id="1818" w:author="Dell" w:date="2026-08-01T09:53:00Z">
        <w:r w:rsidRPr="007E7D05">
          <w:rPr>
            <w:rFonts w:cstheme="minorHAnsi"/>
            <w:bCs/>
            <w:color w:val="000000" w:themeColor="text1"/>
            <w:rPrChange w:id="1819" w:author="Dell" w:date="2026-08-01T10:09:00Z">
              <w:rPr>
                <w:rFonts w:cstheme="minorHAnsi"/>
                <w:b/>
                <w:bCs/>
              </w:rPr>
            </w:rPrChange>
          </w:rPr>
          <w:t>Department of Information Technology. (2026).</w:t>
        </w:r>
        <w:r w:rsidRPr="007E7D05">
          <w:rPr>
            <w:rFonts w:cstheme="minorHAnsi"/>
            <w:color w:val="000000" w:themeColor="text1"/>
          </w:rPr>
          <w:t> </w:t>
        </w:r>
        <w:proofErr w:type="spellStart"/>
        <w:r w:rsidRPr="007E7D05">
          <w:rPr>
            <w:rFonts w:cstheme="minorHAnsi"/>
            <w:iCs/>
            <w:color w:val="000000" w:themeColor="text1"/>
            <w:rPrChange w:id="1820" w:author="Dell" w:date="2026-08-01T10:09:00Z">
              <w:rPr>
                <w:rFonts w:cstheme="minorHAnsi"/>
                <w:i/>
                <w:iCs/>
              </w:rPr>
            </w:rPrChange>
          </w:rPr>
          <w:t>Nagarik</w:t>
        </w:r>
        <w:proofErr w:type="spellEnd"/>
        <w:r w:rsidRPr="007E7D05">
          <w:rPr>
            <w:rFonts w:cstheme="minorHAnsi"/>
            <w:iCs/>
            <w:color w:val="000000" w:themeColor="text1"/>
            <w:rPrChange w:id="1821" w:author="Dell" w:date="2026-08-01T10:09:00Z">
              <w:rPr>
                <w:rFonts w:cstheme="minorHAnsi"/>
                <w:i/>
                <w:iCs/>
              </w:rPr>
            </w:rPrChange>
          </w:rPr>
          <w:t xml:space="preserve"> App: One</w:t>
        </w:r>
        <w:r w:rsidRPr="007E7D05">
          <w:rPr>
            <w:rFonts w:cstheme="minorHAnsi"/>
            <w:iCs/>
            <w:color w:val="000000" w:themeColor="text1"/>
            <w:rPrChange w:id="1822" w:author="Dell" w:date="2026-08-01T10:09:00Z">
              <w:rPr>
                <w:rFonts w:cstheme="minorHAnsi"/>
                <w:i/>
                <w:iCs/>
              </w:rPr>
            </w:rPrChange>
          </w:rPr>
          <w:noBreakHyphen/>
          <w:t>stop solution for government services</w:t>
        </w:r>
        <w:r w:rsidRPr="007E7D05">
          <w:rPr>
            <w:rFonts w:cstheme="minorHAnsi"/>
            <w:color w:val="000000" w:themeColor="text1"/>
          </w:rPr>
          <w:t>. Government of Nepal. </w:t>
        </w:r>
        <w:r w:rsidRPr="007E7D05">
          <w:rPr>
            <w:rFonts w:cstheme="minorHAnsi"/>
            <w:color w:val="000000" w:themeColor="text1"/>
            <w:rPrChange w:id="1823" w:author="Dell" w:date="2026-08-01T10:09:00Z">
              <w:rPr>
                <w:rFonts w:cstheme="minorHAnsi"/>
              </w:rPr>
            </w:rPrChange>
          </w:rPr>
          <w:fldChar w:fldCharType="begin"/>
        </w:r>
        <w:r w:rsidRPr="007E7D05">
          <w:rPr>
            <w:rFonts w:cstheme="minorHAnsi"/>
            <w:color w:val="000000" w:themeColor="text1"/>
          </w:rPr>
          <w:instrText xml:space="preserve"> HYPERLINK "https://nagarik.gov.np/" \t "_blank" </w:instrText>
        </w:r>
        <w:r w:rsidRPr="007E7D05">
          <w:rPr>
            <w:rFonts w:cstheme="minorHAnsi"/>
            <w:color w:val="000000" w:themeColor="text1"/>
            <w:rPrChange w:id="1824" w:author="Dell" w:date="2026-08-01T10:09:00Z">
              <w:rPr>
                <w:rFonts w:cstheme="minorHAnsi"/>
              </w:rPr>
            </w:rPrChange>
          </w:rPr>
          <w:fldChar w:fldCharType="separate"/>
        </w:r>
        <w:r w:rsidRPr="007E7D05">
          <w:rPr>
            <w:rStyle w:val="Hyperlink"/>
            <w:rFonts w:cstheme="minorHAnsi"/>
            <w:color w:val="000000" w:themeColor="text1"/>
          </w:rPr>
          <w:t>https://nagarik.gov.np</w:t>
        </w:r>
        <w:r w:rsidRPr="007E7D05">
          <w:rPr>
            <w:rFonts w:cstheme="minorHAnsi"/>
            <w:color w:val="000000" w:themeColor="text1"/>
            <w:rPrChange w:id="1825" w:author="Dell" w:date="2026-08-01T10:09:00Z">
              <w:rPr>
                <w:rFonts w:cstheme="minorHAnsi"/>
              </w:rPr>
            </w:rPrChange>
          </w:rPr>
          <w:fldChar w:fldCharType="end"/>
        </w:r>
      </w:ins>
    </w:p>
    <w:p w14:paraId="3BDAAED5" w14:textId="77777777" w:rsidR="00A47692" w:rsidRPr="007E7D05" w:rsidRDefault="00A47692" w:rsidP="00A47692">
      <w:pPr>
        <w:ind w:left="709" w:hanging="709"/>
        <w:jc w:val="both"/>
        <w:rPr>
          <w:ins w:id="1826" w:author="Dell" w:date="2026-08-01T09:53:00Z"/>
          <w:rFonts w:cstheme="minorHAnsi"/>
          <w:color w:val="000000" w:themeColor="text1"/>
        </w:rPr>
      </w:pPr>
      <w:ins w:id="1827" w:author="Dell" w:date="2026-08-01T09:53:00Z">
        <w:r w:rsidRPr="007E7D05">
          <w:rPr>
            <w:rFonts w:cstheme="minorHAnsi"/>
            <w:bCs/>
            <w:color w:val="000000" w:themeColor="text1"/>
            <w:rPrChange w:id="1828" w:author="Dell" w:date="2026-08-01T10:09:00Z">
              <w:rPr>
                <w:rFonts w:cstheme="minorHAnsi"/>
                <w:b/>
                <w:bCs/>
              </w:rPr>
            </w:rPrChange>
          </w:rPr>
          <w:t>Government of Nepal. (2015).</w:t>
        </w:r>
        <w:r w:rsidRPr="007E7D05">
          <w:rPr>
            <w:rFonts w:cstheme="minorHAnsi"/>
            <w:color w:val="000000" w:themeColor="text1"/>
          </w:rPr>
          <w:t> </w:t>
        </w:r>
        <w:r w:rsidRPr="007E7D05">
          <w:rPr>
            <w:rFonts w:cstheme="minorHAnsi"/>
            <w:iCs/>
            <w:color w:val="000000" w:themeColor="text1"/>
            <w:rPrChange w:id="1829" w:author="Dell" w:date="2026-08-01T10:09:00Z">
              <w:rPr>
                <w:rFonts w:cstheme="minorHAnsi"/>
                <w:i/>
                <w:iCs/>
              </w:rPr>
            </w:rPrChange>
          </w:rPr>
          <w:t>National Information and Communication Technology Policy, 2015</w:t>
        </w:r>
        <w:r w:rsidRPr="007E7D05">
          <w:rPr>
            <w:rFonts w:cstheme="minorHAnsi"/>
            <w:color w:val="000000" w:themeColor="text1"/>
          </w:rPr>
          <w:t>. Ministry of Communication and Information Technology.</w:t>
        </w:r>
      </w:ins>
    </w:p>
    <w:p w14:paraId="4F71E929" w14:textId="77777777" w:rsidR="00A47692" w:rsidRPr="007E7D05" w:rsidRDefault="00A47692" w:rsidP="00A47692">
      <w:pPr>
        <w:ind w:left="709" w:hanging="709"/>
        <w:jc w:val="both"/>
        <w:rPr>
          <w:ins w:id="1830" w:author="Dell" w:date="2026-08-01T09:53:00Z"/>
          <w:rFonts w:cstheme="minorHAnsi"/>
          <w:color w:val="000000" w:themeColor="text1"/>
        </w:rPr>
      </w:pPr>
      <w:ins w:id="1831" w:author="Dell" w:date="2026-08-01T09:53:00Z">
        <w:r w:rsidRPr="007E7D05">
          <w:rPr>
            <w:rFonts w:cstheme="minorHAnsi"/>
            <w:bCs/>
            <w:color w:val="000000" w:themeColor="text1"/>
            <w:rPrChange w:id="1832" w:author="Dell" w:date="2026-08-01T10:09:00Z">
              <w:rPr>
                <w:rFonts w:cstheme="minorHAnsi"/>
                <w:b/>
                <w:bCs/>
              </w:rPr>
            </w:rPrChange>
          </w:rPr>
          <w:t>Government of Nepal. (2015).</w:t>
        </w:r>
        <w:r w:rsidRPr="007E7D05">
          <w:rPr>
            <w:rFonts w:cstheme="minorHAnsi"/>
            <w:color w:val="000000" w:themeColor="text1"/>
          </w:rPr>
          <w:t> </w:t>
        </w:r>
        <w:r w:rsidRPr="007E7D05">
          <w:rPr>
            <w:rFonts w:cstheme="minorHAnsi"/>
            <w:iCs/>
            <w:color w:val="000000" w:themeColor="text1"/>
            <w:rPrChange w:id="1833" w:author="Dell" w:date="2026-08-01T10:09:00Z">
              <w:rPr>
                <w:rFonts w:cstheme="minorHAnsi"/>
                <w:i/>
                <w:iCs/>
              </w:rPr>
            </w:rPrChange>
          </w:rPr>
          <w:t>National Broadband Policy, 2015</w:t>
        </w:r>
        <w:r w:rsidRPr="007E7D05">
          <w:rPr>
            <w:rFonts w:cstheme="minorHAnsi"/>
            <w:color w:val="000000" w:themeColor="text1"/>
          </w:rPr>
          <w:t>. Ministry of Communication and Information Technology.</w:t>
        </w:r>
      </w:ins>
    </w:p>
    <w:p w14:paraId="600AAFA5" w14:textId="77777777" w:rsidR="00A47692" w:rsidRPr="007E7D05" w:rsidRDefault="00A47692" w:rsidP="00A47692">
      <w:pPr>
        <w:ind w:left="709" w:hanging="709"/>
        <w:jc w:val="both"/>
        <w:rPr>
          <w:ins w:id="1834" w:author="Dell" w:date="2026-08-01T09:53:00Z"/>
          <w:rFonts w:cstheme="minorHAnsi"/>
          <w:color w:val="000000" w:themeColor="text1"/>
        </w:rPr>
      </w:pPr>
      <w:ins w:id="1835" w:author="Dell" w:date="2026-08-01T09:53:00Z">
        <w:r w:rsidRPr="007E7D05">
          <w:rPr>
            <w:rFonts w:cstheme="minorHAnsi"/>
            <w:bCs/>
            <w:color w:val="000000" w:themeColor="text1"/>
            <w:rPrChange w:id="1836" w:author="Dell" w:date="2026-08-01T10:09:00Z">
              <w:rPr>
                <w:rFonts w:cstheme="minorHAnsi"/>
                <w:b/>
                <w:bCs/>
              </w:rPr>
            </w:rPrChange>
          </w:rPr>
          <w:t>Government of Nepal. (2019).</w:t>
        </w:r>
        <w:r w:rsidRPr="007E7D05">
          <w:rPr>
            <w:rFonts w:cstheme="minorHAnsi"/>
            <w:color w:val="000000" w:themeColor="text1"/>
          </w:rPr>
          <w:t> </w:t>
        </w:r>
        <w:r w:rsidRPr="007E7D05">
          <w:rPr>
            <w:rFonts w:cstheme="minorHAnsi"/>
            <w:iCs/>
            <w:color w:val="000000" w:themeColor="text1"/>
            <w:rPrChange w:id="1837" w:author="Dell" w:date="2026-08-01T10:09:00Z">
              <w:rPr>
                <w:rFonts w:cstheme="minorHAnsi"/>
                <w:i/>
                <w:iCs/>
              </w:rPr>
            </w:rPrChange>
          </w:rPr>
          <w:t>Digital Nepal Framework 2019: Unlocking Nepal's Growth Potential</w:t>
        </w:r>
        <w:r w:rsidRPr="007E7D05">
          <w:rPr>
            <w:rFonts w:cstheme="minorHAnsi"/>
            <w:color w:val="000000" w:themeColor="text1"/>
          </w:rPr>
          <w:t>. Ministry of Communication and Information Technology.</w:t>
        </w:r>
      </w:ins>
    </w:p>
    <w:p w14:paraId="15014069" w14:textId="77777777" w:rsidR="00A47692" w:rsidRPr="007E7D05" w:rsidRDefault="00A47692" w:rsidP="00A47692">
      <w:pPr>
        <w:ind w:left="709" w:hanging="709"/>
        <w:jc w:val="both"/>
        <w:rPr>
          <w:ins w:id="1838" w:author="Dell" w:date="2026-08-01T09:53:00Z"/>
          <w:rFonts w:cstheme="minorHAnsi"/>
          <w:color w:val="000000" w:themeColor="text1"/>
        </w:rPr>
      </w:pPr>
      <w:ins w:id="1839" w:author="Dell" w:date="2026-08-01T09:53:00Z">
        <w:r w:rsidRPr="007E7D05">
          <w:rPr>
            <w:rFonts w:cstheme="minorHAnsi"/>
            <w:bCs/>
            <w:color w:val="000000" w:themeColor="text1"/>
            <w:rPrChange w:id="1840" w:author="Dell" w:date="2026-08-01T10:09:00Z">
              <w:rPr>
                <w:rFonts w:cstheme="minorHAnsi"/>
                <w:b/>
                <w:bCs/>
              </w:rPr>
            </w:rPrChange>
          </w:rPr>
          <w:t xml:space="preserve">Nepal </w:t>
        </w:r>
        <w:proofErr w:type="spellStart"/>
        <w:r w:rsidRPr="007E7D05">
          <w:rPr>
            <w:rFonts w:cstheme="minorHAnsi"/>
            <w:bCs/>
            <w:color w:val="000000" w:themeColor="text1"/>
            <w:rPrChange w:id="1841" w:author="Dell" w:date="2026-08-01T10:09:00Z">
              <w:rPr>
                <w:rFonts w:cstheme="minorHAnsi"/>
                <w:b/>
                <w:bCs/>
              </w:rPr>
            </w:rPrChange>
          </w:rPr>
          <w:t>Rastra</w:t>
        </w:r>
        <w:proofErr w:type="spellEnd"/>
        <w:r w:rsidRPr="007E7D05">
          <w:rPr>
            <w:rFonts w:cstheme="minorHAnsi"/>
            <w:bCs/>
            <w:color w:val="000000" w:themeColor="text1"/>
            <w:rPrChange w:id="1842" w:author="Dell" w:date="2026-08-01T10:09:00Z">
              <w:rPr>
                <w:rFonts w:cstheme="minorHAnsi"/>
                <w:b/>
                <w:bCs/>
              </w:rPr>
            </w:rPrChange>
          </w:rPr>
          <w:t xml:space="preserve"> Bank. (2023).</w:t>
        </w:r>
        <w:r w:rsidRPr="007E7D05">
          <w:rPr>
            <w:rFonts w:cstheme="minorHAnsi"/>
            <w:color w:val="000000" w:themeColor="text1"/>
          </w:rPr>
          <w:t> </w:t>
        </w:r>
        <w:r w:rsidRPr="007E7D05">
          <w:rPr>
            <w:rFonts w:cstheme="minorHAnsi"/>
            <w:iCs/>
            <w:color w:val="000000" w:themeColor="text1"/>
            <w:rPrChange w:id="1843" w:author="Dell" w:date="2026-08-01T10:09:00Z">
              <w:rPr>
                <w:rFonts w:cstheme="minorHAnsi"/>
                <w:i/>
                <w:iCs/>
              </w:rPr>
            </w:rPrChange>
          </w:rPr>
          <w:t>National Payment System Development Strategy</w:t>
        </w:r>
        <w:r w:rsidRPr="007E7D05">
          <w:rPr>
            <w:rFonts w:cstheme="minorHAnsi"/>
            <w:color w:val="000000" w:themeColor="text1"/>
          </w:rPr>
          <w:t xml:space="preserve">. Nepal </w:t>
        </w:r>
        <w:proofErr w:type="spellStart"/>
        <w:r w:rsidRPr="007E7D05">
          <w:rPr>
            <w:rFonts w:cstheme="minorHAnsi"/>
            <w:color w:val="000000" w:themeColor="text1"/>
          </w:rPr>
          <w:t>Rastra</w:t>
        </w:r>
        <w:proofErr w:type="spellEnd"/>
        <w:r w:rsidRPr="007E7D05">
          <w:rPr>
            <w:rFonts w:cstheme="minorHAnsi"/>
            <w:color w:val="000000" w:themeColor="text1"/>
          </w:rPr>
          <w:t xml:space="preserve"> Bank.</w:t>
        </w:r>
      </w:ins>
    </w:p>
    <w:p w14:paraId="3C4C1202" w14:textId="77777777" w:rsidR="007E7D05" w:rsidRDefault="00A47692" w:rsidP="00DD7382">
      <w:pPr>
        <w:ind w:left="709" w:hanging="709"/>
        <w:jc w:val="both"/>
        <w:rPr>
          <w:rFonts w:ascii="Segoe UI" w:eastAsia="Times New Roman" w:hAnsi="Segoe UI" w:cs="Segoe UI"/>
          <w:b/>
          <w:bCs/>
          <w:color w:val="000000" w:themeColor="text1"/>
          <w:sz w:val="24"/>
          <w:szCs w:val="24"/>
        </w:rPr>
      </w:pPr>
      <w:ins w:id="1844" w:author="Dell" w:date="2026-08-01T09:53:00Z">
        <w:r w:rsidRPr="007E7D05">
          <w:rPr>
            <w:rFonts w:cstheme="minorHAnsi"/>
            <w:bCs/>
            <w:color w:val="000000" w:themeColor="text1"/>
            <w:rPrChange w:id="1845" w:author="Dell" w:date="2026-08-01T10:09:00Z">
              <w:rPr>
                <w:rFonts w:cstheme="minorHAnsi"/>
                <w:b/>
                <w:bCs/>
              </w:rPr>
            </w:rPrChange>
          </w:rPr>
          <w:t>Nepal Telecommunications Authority. (2025).</w:t>
        </w:r>
        <w:r w:rsidRPr="007E7D05">
          <w:rPr>
            <w:rFonts w:cstheme="minorHAnsi"/>
            <w:color w:val="000000" w:themeColor="text1"/>
          </w:rPr>
          <w:t> </w:t>
        </w:r>
        <w:r w:rsidRPr="007E7D05">
          <w:rPr>
            <w:rFonts w:cstheme="minorHAnsi"/>
            <w:iCs/>
            <w:color w:val="000000" w:themeColor="text1"/>
            <w:rPrChange w:id="1846" w:author="Dell" w:date="2026-08-01T10:09:00Z">
              <w:rPr>
                <w:rFonts w:cstheme="minorHAnsi"/>
                <w:i/>
                <w:iCs/>
              </w:rPr>
            </w:rPrChange>
          </w:rPr>
          <w:t>Rural Telecommunication Development Fund initiatives</w:t>
        </w:r>
        <w:r w:rsidRPr="007E7D05">
          <w:rPr>
            <w:rFonts w:cstheme="minorHAnsi"/>
            <w:color w:val="000000" w:themeColor="text1"/>
          </w:rPr>
          <w:t>. Nepal Telecommunications Authority.</w:t>
        </w:r>
      </w:ins>
      <w:ins w:id="1847" w:author="Dell" w:date="2026-08-01T10:09:00Z">
        <w:r w:rsidR="00DD7382" w:rsidRPr="007E7D05">
          <w:rPr>
            <w:rFonts w:ascii="Segoe UI" w:eastAsia="Times New Roman" w:hAnsi="Segoe UI" w:cs="Segoe UI"/>
            <w:b/>
            <w:bCs/>
            <w:color w:val="000000" w:themeColor="text1"/>
            <w:sz w:val="24"/>
            <w:szCs w:val="24"/>
          </w:rPr>
          <w:t xml:space="preserve"> </w:t>
        </w:r>
      </w:ins>
    </w:p>
    <w:p w14:paraId="01842AF3" w14:textId="42F7ED01" w:rsidR="00DD7382" w:rsidRPr="007E7D05" w:rsidRDefault="00DD7382" w:rsidP="00DD7382">
      <w:pPr>
        <w:ind w:left="709" w:hanging="709"/>
        <w:jc w:val="both"/>
        <w:rPr>
          <w:ins w:id="1848" w:author="Dell" w:date="2026-08-01T10:09:00Z"/>
          <w:rFonts w:cstheme="minorHAnsi"/>
          <w:color w:val="000000" w:themeColor="text1"/>
        </w:rPr>
      </w:pPr>
      <w:ins w:id="1849" w:author="Dell" w:date="2026-08-01T10:09:00Z">
        <w:r w:rsidRPr="007E7D05">
          <w:rPr>
            <w:rFonts w:cstheme="minorHAnsi"/>
            <w:bCs/>
            <w:color w:val="000000" w:themeColor="text1"/>
          </w:rPr>
          <w:t>APNIC Blog. (2025).</w:t>
        </w:r>
        <w:r w:rsidRPr="007E7D05">
          <w:rPr>
            <w:rFonts w:cstheme="minorHAnsi"/>
            <w:color w:val="000000" w:themeColor="text1"/>
          </w:rPr>
          <w:t> </w:t>
        </w:r>
        <w:r w:rsidRPr="007E7D05">
          <w:rPr>
            <w:rFonts w:cstheme="minorHAnsi"/>
            <w:iCs/>
            <w:color w:val="000000" w:themeColor="text1"/>
            <w:rPrChange w:id="1850" w:author="Dell" w:date="2026-08-01T10:09:00Z">
              <w:rPr>
                <w:rFonts w:cstheme="minorHAnsi"/>
                <w:i/>
                <w:iCs/>
              </w:rPr>
            </w:rPrChange>
          </w:rPr>
          <w:t>Everyone, everywhere, all the time — Nepal's push for rural broadband inclusion</w:t>
        </w:r>
        <w:r w:rsidRPr="007E7D05">
          <w:rPr>
            <w:rFonts w:cstheme="minorHAnsi"/>
            <w:color w:val="000000" w:themeColor="text1"/>
          </w:rPr>
          <w:t>. </w:t>
        </w:r>
        <w:r w:rsidRPr="007E7D05">
          <w:rPr>
            <w:rFonts w:cstheme="minorHAnsi"/>
            <w:color w:val="000000" w:themeColor="text1"/>
            <w:rPrChange w:id="1851" w:author="Dell" w:date="2026-08-01T10:09:00Z">
              <w:rPr>
                <w:rFonts w:cstheme="minorHAnsi"/>
              </w:rPr>
            </w:rPrChange>
          </w:rPr>
          <w:fldChar w:fldCharType="begin"/>
        </w:r>
        <w:r w:rsidRPr="007E7D05">
          <w:rPr>
            <w:rFonts w:cstheme="minorHAnsi"/>
            <w:color w:val="000000" w:themeColor="text1"/>
          </w:rPr>
          <w:instrText xml:space="preserve"> HYPERLINK "https://blog.apnic.net/" \t "_blank" </w:instrText>
        </w:r>
        <w:r w:rsidRPr="007E7D05">
          <w:rPr>
            <w:rFonts w:cstheme="minorHAnsi"/>
            <w:color w:val="000000" w:themeColor="text1"/>
            <w:rPrChange w:id="1852" w:author="Dell" w:date="2026-08-01T10:09:00Z">
              <w:rPr>
                <w:rFonts w:cstheme="minorHAnsi"/>
              </w:rPr>
            </w:rPrChange>
          </w:rPr>
          <w:fldChar w:fldCharType="separate"/>
        </w:r>
        <w:r w:rsidRPr="007E7D05">
          <w:rPr>
            <w:rStyle w:val="Hyperlink"/>
            <w:rFonts w:cstheme="minorHAnsi"/>
            <w:color w:val="000000" w:themeColor="text1"/>
          </w:rPr>
          <w:t>https://blog.apnic.net</w:t>
        </w:r>
        <w:r w:rsidRPr="007E7D05">
          <w:rPr>
            <w:rFonts w:cstheme="minorHAnsi"/>
            <w:color w:val="000000" w:themeColor="text1"/>
            <w:rPrChange w:id="1853" w:author="Dell" w:date="2026-08-01T10:09:00Z">
              <w:rPr>
                <w:rFonts w:cstheme="minorHAnsi"/>
              </w:rPr>
            </w:rPrChange>
          </w:rPr>
          <w:fldChar w:fldCharType="end"/>
        </w:r>
      </w:ins>
    </w:p>
    <w:p w14:paraId="46706E5D" w14:textId="77777777" w:rsidR="00DD7382" w:rsidRPr="007E7D05" w:rsidRDefault="00DD7382" w:rsidP="00DD7382">
      <w:pPr>
        <w:ind w:left="709" w:hanging="709"/>
        <w:jc w:val="both"/>
        <w:rPr>
          <w:ins w:id="1854" w:author="Dell" w:date="2026-08-01T10:09:00Z"/>
          <w:rFonts w:cstheme="minorHAnsi"/>
          <w:color w:val="000000" w:themeColor="text1"/>
        </w:rPr>
      </w:pPr>
      <w:ins w:id="1855" w:author="Dell" w:date="2026-08-01T10:09:00Z">
        <w:r w:rsidRPr="007E7D05">
          <w:rPr>
            <w:rFonts w:cstheme="minorHAnsi"/>
            <w:bCs/>
            <w:color w:val="000000" w:themeColor="text1"/>
            <w:rPrChange w:id="1856" w:author="Dell" w:date="2026-08-01T10:09:00Z">
              <w:rPr>
                <w:rFonts w:cstheme="minorHAnsi"/>
                <w:b/>
                <w:bCs/>
              </w:rPr>
            </w:rPrChange>
          </w:rPr>
          <w:t>East Asia Forum. (2026).</w:t>
        </w:r>
        <w:r w:rsidRPr="007E7D05">
          <w:rPr>
            <w:rFonts w:cstheme="minorHAnsi"/>
            <w:color w:val="000000" w:themeColor="text1"/>
          </w:rPr>
          <w:t> </w:t>
        </w:r>
        <w:r w:rsidRPr="007E7D05">
          <w:rPr>
            <w:rFonts w:cstheme="minorHAnsi"/>
            <w:iCs/>
            <w:color w:val="000000" w:themeColor="text1"/>
            <w:rPrChange w:id="1857" w:author="Dell" w:date="2026-08-01T10:09:00Z">
              <w:rPr>
                <w:rFonts w:cstheme="minorHAnsi"/>
                <w:i/>
                <w:iCs/>
              </w:rPr>
            </w:rPrChange>
          </w:rPr>
          <w:t>Nepal's economy after the Gen Z protest</w:t>
        </w:r>
        <w:r w:rsidRPr="007E7D05">
          <w:rPr>
            <w:rFonts w:cstheme="minorHAnsi"/>
            <w:color w:val="000000" w:themeColor="text1"/>
          </w:rPr>
          <w:t>. </w:t>
        </w:r>
        <w:r w:rsidRPr="007E7D05">
          <w:rPr>
            <w:rFonts w:cstheme="minorHAnsi"/>
            <w:color w:val="000000" w:themeColor="text1"/>
            <w:rPrChange w:id="1858" w:author="Dell" w:date="2026-08-01T10:09:00Z">
              <w:rPr>
                <w:rFonts w:cstheme="minorHAnsi"/>
              </w:rPr>
            </w:rPrChange>
          </w:rPr>
          <w:fldChar w:fldCharType="begin"/>
        </w:r>
        <w:r w:rsidRPr="007E7D05">
          <w:rPr>
            <w:rFonts w:cstheme="minorHAnsi"/>
            <w:color w:val="000000" w:themeColor="text1"/>
          </w:rPr>
          <w:instrText xml:space="preserve"> HYPERLINK "https://eastasiaforum.org/" \t "_blank" </w:instrText>
        </w:r>
        <w:r w:rsidRPr="007E7D05">
          <w:rPr>
            <w:rFonts w:cstheme="minorHAnsi"/>
            <w:color w:val="000000" w:themeColor="text1"/>
            <w:rPrChange w:id="1859" w:author="Dell" w:date="2026-08-01T10:09:00Z">
              <w:rPr>
                <w:rFonts w:cstheme="minorHAnsi"/>
              </w:rPr>
            </w:rPrChange>
          </w:rPr>
          <w:fldChar w:fldCharType="separate"/>
        </w:r>
        <w:r w:rsidRPr="007E7D05">
          <w:rPr>
            <w:rStyle w:val="Hyperlink"/>
            <w:rFonts w:cstheme="minorHAnsi"/>
            <w:color w:val="000000" w:themeColor="text1"/>
          </w:rPr>
          <w:t>https://eastasiaforum.org</w:t>
        </w:r>
        <w:r w:rsidRPr="007E7D05">
          <w:rPr>
            <w:rFonts w:cstheme="minorHAnsi"/>
            <w:color w:val="000000" w:themeColor="text1"/>
            <w:rPrChange w:id="1860" w:author="Dell" w:date="2026-08-01T10:09:00Z">
              <w:rPr>
                <w:rFonts w:cstheme="minorHAnsi"/>
              </w:rPr>
            </w:rPrChange>
          </w:rPr>
          <w:fldChar w:fldCharType="end"/>
        </w:r>
      </w:ins>
    </w:p>
    <w:p w14:paraId="6246C791" w14:textId="77777777" w:rsidR="00DD7382" w:rsidRPr="007E7D05" w:rsidRDefault="00DD7382" w:rsidP="00DD7382">
      <w:pPr>
        <w:ind w:left="709" w:hanging="709"/>
        <w:jc w:val="both"/>
        <w:rPr>
          <w:ins w:id="1861" w:author="Dell" w:date="2026-08-01T10:09:00Z"/>
          <w:rFonts w:cstheme="minorHAnsi"/>
          <w:color w:val="000000" w:themeColor="text1"/>
        </w:rPr>
      </w:pPr>
      <w:ins w:id="1862" w:author="Dell" w:date="2026-08-01T10:09:00Z">
        <w:r w:rsidRPr="007E7D05">
          <w:rPr>
            <w:rFonts w:cstheme="minorHAnsi"/>
            <w:bCs/>
            <w:color w:val="000000" w:themeColor="text1"/>
            <w:rPrChange w:id="1863" w:author="Dell" w:date="2026-08-01T10:09:00Z">
              <w:rPr>
                <w:rFonts w:cstheme="minorHAnsi"/>
                <w:b/>
                <w:bCs/>
              </w:rPr>
            </w:rPrChange>
          </w:rPr>
          <w:t>IMF. (2026).</w:t>
        </w:r>
        <w:r w:rsidRPr="007E7D05">
          <w:rPr>
            <w:rFonts w:cstheme="minorHAnsi"/>
            <w:color w:val="000000" w:themeColor="text1"/>
          </w:rPr>
          <w:t> </w:t>
        </w:r>
        <w:r w:rsidRPr="007E7D05">
          <w:rPr>
            <w:rFonts w:cstheme="minorHAnsi"/>
            <w:iCs/>
            <w:color w:val="000000" w:themeColor="text1"/>
            <w:rPrChange w:id="1864" w:author="Dell" w:date="2026-08-01T10:09:00Z">
              <w:rPr>
                <w:rFonts w:cstheme="minorHAnsi"/>
                <w:i/>
                <w:iCs/>
              </w:rPr>
            </w:rPrChange>
          </w:rPr>
          <w:t>Nepal: 2026 Article IV Consultation</w:t>
        </w:r>
        <w:r w:rsidRPr="007E7D05">
          <w:rPr>
            <w:rFonts w:cstheme="minorHAnsi"/>
            <w:color w:val="000000" w:themeColor="text1"/>
          </w:rPr>
          <w:t>. International Monetary Fund.</w:t>
        </w:r>
      </w:ins>
    </w:p>
    <w:p w14:paraId="5062EC8D" w14:textId="77777777" w:rsidR="00DD7382" w:rsidRPr="007E7D05" w:rsidRDefault="00DD7382" w:rsidP="00DD7382">
      <w:pPr>
        <w:ind w:left="709" w:hanging="709"/>
        <w:jc w:val="both"/>
        <w:rPr>
          <w:ins w:id="1865" w:author="Dell" w:date="2026-08-01T10:09:00Z"/>
          <w:rFonts w:cstheme="minorHAnsi"/>
          <w:color w:val="000000" w:themeColor="text1"/>
        </w:rPr>
      </w:pPr>
      <w:proofErr w:type="spellStart"/>
      <w:ins w:id="1866" w:author="Dell" w:date="2026-08-01T10:09:00Z">
        <w:r w:rsidRPr="007E7D05">
          <w:rPr>
            <w:rFonts w:cstheme="minorHAnsi"/>
            <w:bCs/>
            <w:color w:val="000000" w:themeColor="text1"/>
            <w:rPrChange w:id="1867" w:author="Dell" w:date="2026-08-01T10:09:00Z">
              <w:rPr>
                <w:rFonts w:cstheme="minorHAnsi"/>
                <w:b/>
                <w:bCs/>
              </w:rPr>
            </w:rPrChange>
          </w:rPr>
          <w:t>Kantipur</w:t>
        </w:r>
        <w:proofErr w:type="spellEnd"/>
        <w:r w:rsidRPr="007E7D05">
          <w:rPr>
            <w:rFonts w:cstheme="minorHAnsi"/>
            <w:bCs/>
            <w:color w:val="000000" w:themeColor="text1"/>
            <w:rPrChange w:id="1868" w:author="Dell" w:date="2026-08-01T10:09:00Z">
              <w:rPr>
                <w:rFonts w:cstheme="minorHAnsi"/>
                <w:b/>
                <w:bCs/>
              </w:rPr>
            </w:rPrChange>
          </w:rPr>
          <w:t xml:space="preserve"> Daily. (2025).</w:t>
        </w:r>
        <w:r w:rsidRPr="007E7D05">
          <w:rPr>
            <w:rFonts w:cstheme="minorHAnsi"/>
            <w:color w:val="000000" w:themeColor="text1"/>
          </w:rPr>
          <w:t> </w:t>
        </w:r>
        <w:r w:rsidRPr="007E7D05">
          <w:rPr>
            <w:rFonts w:cstheme="minorHAnsi"/>
            <w:iCs/>
            <w:color w:val="000000" w:themeColor="text1"/>
            <w:rPrChange w:id="1869" w:author="Dell" w:date="2026-08-01T10:09:00Z">
              <w:rPr>
                <w:rFonts w:cstheme="minorHAnsi"/>
                <w:i/>
                <w:iCs/>
              </w:rPr>
            </w:rPrChange>
          </w:rPr>
          <w:t>Digital infrastructure expansion in Nepal but digital rights stifled</w:t>
        </w:r>
        <w:r w:rsidRPr="007E7D05">
          <w:rPr>
            <w:rFonts w:cstheme="minorHAnsi"/>
            <w:color w:val="000000" w:themeColor="text1"/>
          </w:rPr>
          <w:t>.</w:t>
        </w:r>
      </w:ins>
    </w:p>
    <w:p w14:paraId="7E19C61E" w14:textId="77777777" w:rsidR="00DD7382" w:rsidRPr="007E7D05" w:rsidRDefault="00DD7382" w:rsidP="00DD7382">
      <w:pPr>
        <w:ind w:left="709" w:hanging="709"/>
        <w:jc w:val="both"/>
        <w:rPr>
          <w:ins w:id="1870" w:author="Dell" w:date="2026-08-01T10:09:00Z"/>
          <w:rFonts w:cstheme="minorHAnsi"/>
          <w:color w:val="000000" w:themeColor="text1"/>
        </w:rPr>
      </w:pPr>
      <w:ins w:id="1871" w:author="Dell" w:date="2026-08-01T10:09:00Z">
        <w:r w:rsidRPr="007E7D05">
          <w:rPr>
            <w:rFonts w:cstheme="minorHAnsi"/>
            <w:bCs/>
            <w:color w:val="000000" w:themeColor="text1"/>
            <w:rPrChange w:id="1872" w:author="Dell" w:date="2026-08-01T10:09:00Z">
              <w:rPr>
                <w:rFonts w:cstheme="minorHAnsi"/>
                <w:b/>
                <w:bCs/>
              </w:rPr>
            </w:rPrChange>
          </w:rPr>
          <w:t>Nepal Journals Online. (2025).</w:t>
        </w:r>
        <w:r w:rsidRPr="007E7D05">
          <w:rPr>
            <w:rFonts w:cstheme="minorHAnsi"/>
            <w:color w:val="000000" w:themeColor="text1"/>
          </w:rPr>
          <w:t> </w:t>
        </w:r>
        <w:r w:rsidRPr="007E7D05">
          <w:rPr>
            <w:rFonts w:cstheme="minorHAnsi"/>
            <w:iCs/>
            <w:color w:val="000000" w:themeColor="text1"/>
            <w:rPrChange w:id="1873" w:author="Dell" w:date="2026-08-01T10:09:00Z">
              <w:rPr>
                <w:rFonts w:cstheme="minorHAnsi"/>
                <w:i/>
                <w:iCs/>
              </w:rPr>
            </w:rPrChange>
          </w:rPr>
          <w:t>From Policy to Practice: The State of E-Governance in Nepal</w:t>
        </w:r>
        <w:r w:rsidRPr="007E7D05">
          <w:rPr>
            <w:rFonts w:cstheme="minorHAnsi"/>
            <w:color w:val="000000" w:themeColor="text1"/>
          </w:rPr>
          <w:t>.</w:t>
        </w:r>
      </w:ins>
    </w:p>
    <w:p w14:paraId="3DD2787E" w14:textId="77777777" w:rsidR="00DD7382" w:rsidRPr="007E7D05" w:rsidRDefault="00DD7382" w:rsidP="00DD7382">
      <w:pPr>
        <w:ind w:left="709" w:hanging="709"/>
        <w:jc w:val="both"/>
        <w:rPr>
          <w:ins w:id="1874" w:author="Dell" w:date="2026-08-01T10:09:00Z"/>
          <w:rFonts w:cstheme="minorHAnsi"/>
          <w:color w:val="000000" w:themeColor="text1"/>
        </w:rPr>
      </w:pPr>
      <w:ins w:id="1875" w:author="Dell" w:date="2026-08-01T10:09:00Z">
        <w:r w:rsidRPr="007E7D05">
          <w:rPr>
            <w:rFonts w:cstheme="minorHAnsi"/>
            <w:bCs/>
            <w:color w:val="000000" w:themeColor="text1"/>
            <w:rPrChange w:id="1876" w:author="Dell" w:date="2026-08-01T10:09:00Z">
              <w:rPr>
                <w:rFonts w:cstheme="minorHAnsi"/>
                <w:b/>
                <w:bCs/>
              </w:rPr>
            </w:rPrChange>
          </w:rPr>
          <w:t>Rising Nepal Daily. (2025).</w:t>
        </w:r>
        <w:r w:rsidRPr="007E7D05">
          <w:rPr>
            <w:rFonts w:cstheme="minorHAnsi"/>
            <w:color w:val="000000" w:themeColor="text1"/>
          </w:rPr>
          <w:t> </w:t>
        </w:r>
        <w:r w:rsidRPr="007E7D05">
          <w:rPr>
            <w:rFonts w:cstheme="minorHAnsi"/>
            <w:iCs/>
            <w:color w:val="000000" w:themeColor="text1"/>
            <w:rPrChange w:id="1877" w:author="Dell" w:date="2026-08-01T10:09:00Z">
              <w:rPr>
                <w:rFonts w:cstheme="minorHAnsi"/>
                <w:i/>
                <w:iCs/>
              </w:rPr>
            </w:rPrChange>
          </w:rPr>
          <w:t>Bridge Digital Gap</w:t>
        </w:r>
        <w:r w:rsidRPr="007E7D05">
          <w:rPr>
            <w:rFonts w:cstheme="minorHAnsi"/>
            <w:color w:val="000000" w:themeColor="text1"/>
          </w:rPr>
          <w:t>.</w:t>
        </w:r>
      </w:ins>
    </w:p>
    <w:p w14:paraId="4E653C89" w14:textId="77777777" w:rsidR="00DD7382" w:rsidRPr="007E7D05" w:rsidRDefault="00DD7382" w:rsidP="00DD7382">
      <w:pPr>
        <w:ind w:left="709" w:hanging="709"/>
        <w:jc w:val="both"/>
        <w:rPr>
          <w:ins w:id="1878" w:author="Dell" w:date="2026-08-01T10:09:00Z"/>
          <w:rFonts w:cstheme="minorHAnsi"/>
          <w:color w:val="000000" w:themeColor="text1"/>
        </w:rPr>
      </w:pPr>
      <w:ins w:id="1879" w:author="Dell" w:date="2026-08-01T10:09:00Z">
        <w:r w:rsidRPr="007E7D05">
          <w:rPr>
            <w:rFonts w:cstheme="minorHAnsi"/>
            <w:bCs/>
            <w:color w:val="000000" w:themeColor="text1"/>
            <w:rPrChange w:id="1880" w:author="Dell" w:date="2026-08-01T10:09:00Z">
              <w:rPr>
                <w:rFonts w:cstheme="minorHAnsi"/>
                <w:b/>
                <w:bCs/>
              </w:rPr>
            </w:rPrChange>
          </w:rPr>
          <w:t>Rising Nepal Daily. (2025).</w:t>
        </w:r>
        <w:r w:rsidRPr="007E7D05">
          <w:rPr>
            <w:rFonts w:cstheme="minorHAnsi"/>
            <w:color w:val="000000" w:themeColor="text1"/>
          </w:rPr>
          <w:t> </w:t>
        </w:r>
        <w:r w:rsidRPr="007E7D05">
          <w:rPr>
            <w:rFonts w:cstheme="minorHAnsi"/>
            <w:iCs/>
            <w:color w:val="000000" w:themeColor="text1"/>
            <w:rPrChange w:id="1881" w:author="Dell" w:date="2026-08-01T10:09:00Z">
              <w:rPr>
                <w:rFonts w:cstheme="minorHAnsi"/>
                <w:i/>
                <w:iCs/>
              </w:rPr>
            </w:rPrChange>
          </w:rPr>
          <w:t xml:space="preserve">Cyberattacks Expose Cracks </w:t>
        </w:r>
        <w:proofErr w:type="gramStart"/>
        <w:r w:rsidRPr="007E7D05">
          <w:rPr>
            <w:rFonts w:cstheme="minorHAnsi"/>
            <w:iCs/>
            <w:color w:val="000000" w:themeColor="text1"/>
            <w:rPrChange w:id="1882" w:author="Dell" w:date="2026-08-01T10:09:00Z">
              <w:rPr>
                <w:rFonts w:cstheme="minorHAnsi"/>
                <w:i/>
                <w:iCs/>
              </w:rPr>
            </w:rPrChange>
          </w:rPr>
          <w:t>In</w:t>
        </w:r>
        <w:proofErr w:type="gramEnd"/>
        <w:r w:rsidRPr="007E7D05">
          <w:rPr>
            <w:rFonts w:cstheme="minorHAnsi"/>
            <w:iCs/>
            <w:color w:val="000000" w:themeColor="text1"/>
            <w:rPrChange w:id="1883" w:author="Dell" w:date="2026-08-01T10:09:00Z">
              <w:rPr>
                <w:rFonts w:cstheme="minorHAnsi"/>
                <w:i/>
                <w:iCs/>
              </w:rPr>
            </w:rPrChange>
          </w:rPr>
          <w:t xml:space="preserve"> Digital Security</w:t>
        </w:r>
        <w:r w:rsidRPr="007E7D05">
          <w:rPr>
            <w:rFonts w:cstheme="minorHAnsi"/>
            <w:color w:val="000000" w:themeColor="text1"/>
          </w:rPr>
          <w:t>.</w:t>
        </w:r>
      </w:ins>
    </w:p>
    <w:p w14:paraId="1CD0278B" w14:textId="77777777" w:rsidR="00DD7382" w:rsidRPr="007E7D05" w:rsidRDefault="00DD7382" w:rsidP="00DD7382">
      <w:pPr>
        <w:ind w:left="709" w:hanging="709"/>
        <w:jc w:val="both"/>
        <w:rPr>
          <w:ins w:id="1884" w:author="Dell" w:date="2026-08-01T10:09:00Z"/>
          <w:rFonts w:cstheme="minorHAnsi"/>
          <w:color w:val="000000" w:themeColor="text1"/>
        </w:rPr>
      </w:pPr>
      <w:ins w:id="1885" w:author="Dell" w:date="2026-08-01T10:09:00Z">
        <w:r w:rsidRPr="007E7D05">
          <w:rPr>
            <w:rFonts w:cstheme="minorHAnsi"/>
            <w:bCs/>
            <w:color w:val="000000" w:themeColor="text1"/>
            <w:rPrChange w:id="1886" w:author="Dell" w:date="2026-08-01T10:09:00Z">
              <w:rPr>
                <w:rFonts w:cstheme="minorHAnsi"/>
                <w:b/>
                <w:bCs/>
              </w:rPr>
            </w:rPrChange>
          </w:rPr>
          <w:t>Rising Nepal Daily. (2025).</w:t>
        </w:r>
        <w:r w:rsidRPr="007E7D05">
          <w:rPr>
            <w:rFonts w:cstheme="minorHAnsi"/>
            <w:color w:val="000000" w:themeColor="text1"/>
          </w:rPr>
          <w:t> </w:t>
        </w:r>
        <w:r w:rsidRPr="007E7D05">
          <w:rPr>
            <w:rFonts w:cstheme="minorHAnsi"/>
            <w:iCs/>
            <w:color w:val="000000" w:themeColor="text1"/>
            <w:rPrChange w:id="1887" w:author="Dell" w:date="2026-08-01T10:09:00Z">
              <w:rPr>
                <w:rFonts w:cstheme="minorHAnsi"/>
                <w:i/>
                <w:iCs/>
              </w:rPr>
            </w:rPrChange>
          </w:rPr>
          <w:t xml:space="preserve">Digital Nepal—A Dream </w:t>
        </w:r>
        <w:proofErr w:type="gramStart"/>
        <w:r w:rsidRPr="007E7D05">
          <w:rPr>
            <w:rFonts w:cstheme="minorHAnsi"/>
            <w:iCs/>
            <w:color w:val="000000" w:themeColor="text1"/>
            <w:rPrChange w:id="1888" w:author="Dell" w:date="2026-08-01T10:09:00Z">
              <w:rPr>
                <w:rFonts w:cstheme="minorHAnsi"/>
                <w:i/>
                <w:iCs/>
              </w:rPr>
            </w:rPrChange>
          </w:rPr>
          <w:t>In</w:t>
        </w:r>
        <w:proofErr w:type="gramEnd"/>
        <w:r w:rsidRPr="007E7D05">
          <w:rPr>
            <w:rFonts w:cstheme="minorHAnsi"/>
            <w:iCs/>
            <w:color w:val="000000" w:themeColor="text1"/>
            <w:rPrChange w:id="1889" w:author="Dell" w:date="2026-08-01T10:09:00Z">
              <w:rPr>
                <w:rFonts w:cstheme="minorHAnsi"/>
                <w:i/>
                <w:iCs/>
              </w:rPr>
            </w:rPrChange>
          </w:rPr>
          <w:t xml:space="preserve"> Progress</w:t>
        </w:r>
        <w:r w:rsidRPr="007E7D05">
          <w:rPr>
            <w:rFonts w:cstheme="minorHAnsi"/>
            <w:color w:val="000000" w:themeColor="text1"/>
          </w:rPr>
          <w:t>.</w:t>
        </w:r>
      </w:ins>
    </w:p>
    <w:p w14:paraId="7889B5D1" w14:textId="77777777" w:rsidR="00DD7382" w:rsidRPr="007E7D05" w:rsidRDefault="00DD7382" w:rsidP="00DD7382">
      <w:pPr>
        <w:ind w:left="709" w:hanging="709"/>
        <w:jc w:val="both"/>
        <w:rPr>
          <w:ins w:id="1890" w:author="Dell" w:date="2026-08-01T10:09:00Z"/>
          <w:rFonts w:cstheme="minorHAnsi"/>
          <w:color w:val="000000" w:themeColor="text1"/>
        </w:rPr>
      </w:pPr>
      <w:ins w:id="1891" w:author="Dell" w:date="2026-08-01T10:09:00Z">
        <w:r w:rsidRPr="007E7D05">
          <w:rPr>
            <w:rFonts w:cstheme="minorHAnsi"/>
            <w:bCs/>
            <w:color w:val="000000" w:themeColor="text1"/>
            <w:rPrChange w:id="1892" w:author="Dell" w:date="2026-08-01T10:09:00Z">
              <w:rPr>
                <w:rFonts w:cstheme="minorHAnsi"/>
                <w:b/>
                <w:bCs/>
              </w:rPr>
            </w:rPrChange>
          </w:rPr>
          <w:t>Spotlight Nepal. (2026).</w:t>
        </w:r>
        <w:r w:rsidRPr="007E7D05">
          <w:rPr>
            <w:rFonts w:cstheme="minorHAnsi"/>
            <w:color w:val="000000" w:themeColor="text1"/>
          </w:rPr>
          <w:t> </w:t>
        </w:r>
        <w:r w:rsidRPr="007E7D05">
          <w:rPr>
            <w:rFonts w:cstheme="minorHAnsi"/>
            <w:iCs/>
            <w:color w:val="000000" w:themeColor="text1"/>
            <w:rPrChange w:id="1893" w:author="Dell" w:date="2026-08-01T10:09:00Z">
              <w:rPr>
                <w:rFonts w:cstheme="minorHAnsi"/>
                <w:i/>
                <w:iCs/>
              </w:rPr>
            </w:rPrChange>
          </w:rPr>
          <w:t>Reimagining Nepal's Economy through Entrepreneurship</w:t>
        </w:r>
        <w:r w:rsidRPr="007E7D05">
          <w:rPr>
            <w:rFonts w:cstheme="minorHAnsi"/>
            <w:color w:val="000000" w:themeColor="text1"/>
          </w:rPr>
          <w:t>.</w:t>
        </w:r>
      </w:ins>
    </w:p>
    <w:p w14:paraId="56110737" w14:textId="77777777" w:rsidR="00DD7382" w:rsidRPr="007E7D05" w:rsidRDefault="00DD7382" w:rsidP="00DD7382">
      <w:pPr>
        <w:ind w:left="709" w:hanging="709"/>
        <w:jc w:val="both"/>
        <w:rPr>
          <w:ins w:id="1894" w:author="Dell" w:date="2026-08-01T10:09:00Z"/>
          <w:rFonts w:cstheme="minorHAnsi"/>
          <w:color w:val="000000" w:themeColor="text1"/>
        </w:rPr>
      </w:pPr>
      <w:ins w:id="1895" w:author="Dell" w:date="2026-08-01T10:09:00Z">
        <w:r w:rsidRPr="007E7D05">
          <w:rPr>
            <w:rFonts w:cstheme="minorHAnsi"/>
            <w:bCs/>
            <w:color w:val="000000" w:themeColor="text1"/>
            <w:rPrChange w:id="1896" w:author="Dell" w:date="2026-08-01T10:09:00Z">
              <w:rPr>
                <w:rFonts w:cstheme="minorHAnsi"/>
                <w:b/>
                <w:bCs/>
              </w:rPr>
            </w:rPrChange>
          </w:rPr>
          <w:t>The Annapurna Express. (2025).</w:t>
        </w:r>
        <w:r w:rsidRPr="007E7D05">
          <w:rPr>
            <w:rFonts w:cstheme="minorHAnsi"/>
            <w:color w:val="000000" w:themeColor="text1"/>
          </w:rPr>
          <w:t> </w:t>
        </w:r>
        <w:r w:rsidRPr="007E7D05">
          <w:rPr>
            <w:rFonts w:cstheme="minorHAnsi"/>
            <w:iCs/>
            <w:color w:val="000000" w:themeColor="text1"/>
            <w:rPrChange w:id="1897" w:author="Dell" w:date="2026-08-01T10:09:00Z">
              <w:rPr>
                <w:rFonts w:cstheme="minorHAnsi"/>
                <w:i/>
                <w:iCs/>
              </w:rPr>
            </w:rPrChange>
          </w:rPr>
          <w:t>Beyond payments: Forging Nepal's next digital leap</w:t>
        </w:r>
        <w:r w:rsidRPr="007E7D05">
          <w:rPr>
            <w:rFonts w:cstheme="minorHAnsi"/>
            <w:color w:val="000000" w:themeColor="text1"/>
          </w:rPr>
          <w:t>.</w:t>
        </w:r>
      </w:ins>
    </w:p>
    <w:p w14:paraId="664E9F39" w14:textId="77777777" w:rsidR="00DD7382" w:rsidRPr="007E7D05" w:rsidRDefault="00DD7382" w:rsidP="00DD7382">
      <w:pPr>
        <w:ind w:left="709" w:hanging="709"/>
        <w:jc w:val="both"/>
        <w:rPr>
          <w:ins w:id="1898" w:author="Dell" w:date="2026-08-01T10:09:00Z"/>
          <w:rFonts w:cstheme="minorHAnsi"/>
          <w:color w:val="000000" w:themeColor="text1"/>
        </w:rPr>
      </w:pPr>
      <w:ins w:id="1899" w:author="Dell" w:date="2026-08-01T10:09:00Z">
        <w:r w:rsidRPr="007E7D05">
          <w:rPr>
            <w:rFonts w:cstheme="minorHAnsi"/>
            <w:bCs/>
            <w:color w:val="000000" w:themeColor="text1"/>
            <w:rPrChange w:id="1900" w:author="Dell" w:date="2026-08-01T10:09:00Z">
              <w:rPr>
                <w:rFonts w:cstheme="minorHAnsi"/>
                <w:b/>
                <w:bCs/>
              </w:rPr>
            </w:rPrChange>
          </w:rPr>
          <w:t>The Diplomat. (2026).</w:t>
        </w:r>
        <w:r w:rsidRPr="007E7D05">
          <w:rPr>
            <w:rFonts w:cstheme="minorHAnsi"/>
            <w:color w:val="000000" w:themeColor="text1"/>
          </w:rPr>
          <w:t> </w:t>
        </w:r>
        <w:r w:rsidRPr="007E7D05">
          <w:rPr>
            <w:rFonts w:cstheme="minorHAnsi"/>
            <w:iCs/>
            <w:color w:val="000000" w:themeColor="text1"/>
            <w:rPrChange w:id="1901" w:author="Dell" w:date="2026-08-01T10:09:00Z">
              <w:rPr>
                <w:rFonts w:cstheme="minorHAnsi"/>
                <w:i/>
                <w:iCs/>
              </w:rPr>
            </w:rPrChange>
          </w:rPr>
          <w:t>Nepal's Digital Divide: Why Millions Still Lack Affordable Internet Access</w:t>
        </w:r>
        <w:r w:rsidRPr="007E7D05">
          <w:rPr>
            <w:rFonts w:cstheme="minorHAnsi"/>
            <w:color w:val="000000" w:themeColor="text1"/>
          </w:rPr>
          <w:t>.</w:t>
        </w:r>
      </w:ins>
    </w:p>
    <w:p w14:paraId="713F2A2A" w14:textId="77777777" w:rsidR="00DD7382" w:rsidRPr="007E7D05" w:rsidRDefault="00DD7382" w:rsidP="00DD7382">
      <w:pPr>
        <w:ind w:left="709" w:hanging="709"/>
        <w:jc w:val="both"/>
        <w:rPr>
          <w:ins w:id="1902" w:author="Dell" w:date="2026-08-01T10:09:00Z"/>
          <w:rFonts w:cstheme="minorHAnsi"/>
          <w:color w:val="000000" w:themeColor="text1"/>
        </w:rPr>
      </w:pPr>
      <w:ins w:id="1903" w:author="Dell" w:date="2026-08-01T10:09:00Z">
        <w:r w:rsidRPr="007E7D05">
          <w:rPr>
            <w:rFonts w:cstheme="minorHAnsi"/>
            <w:bCs/>
            <w:color w:val="000000" w:themeColor="text1"/>
            <w:rPrChange w:id="1904" w:author="Dell" w:date="2026-08-01T10:09:00Z">
              <w:rPr>
                <w:rFonts w:cstheme="minorHAnsi"/>
                <w:b/>
                <w:bCs/>
              </w:rPr>
            </w:rPrChange>
          </w:rPr>
          <w:t>The Himalayan Times. (2025).</w:t>
        </w:r>
        <w:r w:rsidRPr="007E7D05">
          <w:rPr>
            <w:rFonts w:cstheme="minorHAnsi"/>
            <w:color w:val="000000" w:themeColor="text1"/>
          </w:rPr>
          <w:t> </w:t>
        </w:r>
        <w:r w:rsidRPr="007E7D05">
          <w:rPr>
            <w:rFonts w:cstheme="minorHAnsi"/>
            <w:iCs/>
            <w:color w:val="000000" w:themeColor="text1"/>
            <w:rPrChange w:id="1905" w:author="Dell" w:date="2026-08-01T10:09:00Z">
              <w:rPr>
                <w:rFonts w:cstheme="minorHAnsi"/>
                <w:i/>
                <w:iCs/>
              </w:rPr>
            </w:rPrChange>
          </w:rPr>
          <w:t xml:space="preserve">Nepal's AI Policy: Digital divide and </w:t>
        </w:r>
        <w:proofErr w:type="spellStart"/>
        <w:r w:rsidRPr="007E7D05">
          <w:rPr>
            <w:rFonts w:cstheme="minorHAnsi"/>
            <w:iCs/>
            <w:color w:val="000000" w:themeColor="text1"/>
            <w:rPrChange w:id="1906" w:author="Dell" w:date="2026-08-01T10:09:00Z">
              <w:rPr>
                <w:rFonts w:cstheme="minorHAnsi"/>
                <w:i/>
                <w:iCs/>
              </w:rPr>
            </w:rPrChange>
          </w:rPr>
          <w:t>implementational</w:t>
        </w:r>
        <w:proofErr w:type="spellEnd"/>
        <w:r w:rsidRPr="007E7D05">
          <w:rPr>
            <w:rFonts w:cstheme="minorHAnsi"/>
            <w:iCs/>
            <w:color w:val="000000" w:themeColor="text1"/>
            <w:rPrChange w:id="1907" w:author="Dell" w:date="2026-08-01T10:09:00Z">
              <w:rPr>
                <w:rFonts w:cstheme="minorHAnsi"/>
                <w:i/>
                <w:iCs/>
              </w:rPr>
            </w:rPrChange>
          </w:rPr>
          <w:t xml:space="preserve"> challenges</w:t>
        </w:r>
        <w:r w:rsidRPr="007E7D05">
          <w:rPr>
            <w:rFonts w:cstheme="minorHAnsi"/>
            <w:color w:val="000000" w:themeColor="text1"/>
          </w:rPr>
          <w:t>.</w:t>
        </w:r>
      </w:ins>
    </w:p>
    <w:p w14:paraId="1F419302" w14:textId="77777777" w:rsidR="00DD7382" w:rsidRPr="007E7D05" w:rsidRDefault="00DD7382" w:rsidP="00DD7382">
      <w:pPr>
        <w:ind w:left="709" w:hanging="709"/>
        <w:jc w:val="both"/>
        <w:rPr>
          <w:ins w:id="1908" w:author="Dell" w:date="2026-08-01T10:09:00Z"/>
          <w:rFonts w:cstheme="minorHAnsi"/>
          <w:color w:val="000000" w:themeColor="text1"/>
        </w:rPr>
      </w:pPr>
      <w:ins w:id="1909" w:author="Dell" w:date="2026-08-01T10:09:00Z">
        <w:r w:rsidRPr="007E7D05">
          <w:rPr>
            <w:rFonts w:cstheme="minorHAnsi"/>
            <w:bCs/>
            <w:color w:val="000000" w:themeColor="text1"/>
            <w:rPrChange w:id="1910" w:author="Dell" w:date="2026-08-01T10:09:00Z">
              <w:rPr>
                <w:rFonts w:cstheme="minorHAnsi"/>
                <w:b/>
                <w:bCs/>
              </w:rPr>
            </w:rPrChange>
          </w:rPr>
          <w:t>World Bank. (2018).</w:t>
        </w:r>
        <w:r w:rsidRPr="007E7D05">
          <w:rPr>
            <w:rFonts w:cstheme="minorHAnsi"/>
            <w:color w:val="000000" w:themeColor="text1"/>
          </w:rPr>
          <w:t> </w:t>
        </w:r>
        <w:r w:rsidRPr="007E7D05">
          <w:rPr>
            <w:rFonts w:cstheme="minorHAnsi"/>
            <w:iCs/>
            <w:color w:val="000000" w:themeColor="text1"/>
            <w:rPrChange w:id="1911" w:author="Dell" w:date="2026-08-01T10:09:00Z">
              <w:rPr>
                <w:rFonts w:cstheme="minorHAnsi"/>
                <w:i/>
                <w:iCs/>
              </w:rPr>
            </w:rPrChange>
          </w:rPr>
          <w:t>Information and Communications Technology: Sectoral Analysis: Nepal</w:t>
        </w:r>
        <w:r w:rsidRPr="007E7D05">
          <w:rPr>
            <w:rFonts w:cstheme="minorHAnsi"/>
            <w:color w:val="000000" w:themeColor="text1"/>
          </w:rPr>
          <w:t>.</w:t>
        </w:r>
      </w:ins>
    </w:p>
    <w:p w14:paraId="31B1700C" w14:textId="77777777" w:rsidR="00DD7382" w:rsidRPr="007E7D05" w:rsidRDefault="00DD7382" w:rsidP="00DD7382">
      <w:pPr>
        <w:ind w:left="709" w:hanging="709"/>
        <w:jc w:val="both"/>
        <w:rPr>
          <w:ins w:id="1912" w:author="Dell" w:date="2026-08-01T10:09:00Z"/>
          <w:rFonts w:cstheme="minorHAnsi"/>
          <w:color w:val="000000" w:themeColor="text1"/>
        </w:rPr>
      </w:pPr>
      <w:ins w:id="1913" w:author="Dell" w:date="2026-08-01T10:09:00Z">
        <w:r w:rsidRPr="007E7D05">
          <w:rPr>
            <w:rFonts w:cstheme="minorHAnsi"/>
            <w:bCs/>
            <w:color w:val="000000" w:themeColor="text1"/>
            <w:rPrChange w:id="1914" w:author="Dell" w:date="2026-08-01T10:09:00Z">
              <w:rPr>
                <w:rFonts w:cstheme="minorHAnsi"/>
                <w:b/>
                <w:bCs/>
              </w:rPr>
            </w:rPrChange>
          </w:rPr>
          <w:lastRenderedPageBreak/>
          <w:t>World Bank. (2025).</w:t>
        </w:r>
        <w:r w:rsidRPr="007E7D05">
          <w:rPr>
            <w:rFonts w:cstheme="minorHAnsi"/>
            <w:color w:val="000000" w:themeColor="text1"/>
          </w:rPr>
          <w:t> </w:t>
        </w:r>
        <w:r w:rsidRPr="007E7D05">
          <w:rPr>
            <w:rFonts w:cstheme="minorHAnsi"/>
            <w:iCs/>
            <w:color w:val="000000" w:themeColor="text1"/>
            <w:rPrChange w:id="1915" w:author="Dell" w:date="2026-08-01T10:09:00Z">
              <w:rPr>
                <w:rFonts w:cstheme="minorHAnsi"/>
                <w:i/>
                <w:iCs/>
              </w:rPr>
            </w:rPrChange>
          </w:rPr>
          <w:t>Nepal Country Economic Memorandum</w:t>
        </w:r>
        <w:r w:rsidRPr="007E7D05">
          <w:rPr>
            <w:rFonts w:cstheme="minorHAnsi"/>
            <w:color w:val="000000" w:themeColor="text1"/>
          </w:rPr>
          <w:t>.</w:t>
        </w:r>
      </w:ins>
    </w:p>
    <w:p w14:paraId="7F24384C" w14:textId="77777777" w:rsidR="00DD7382" w:rsidRPr="007E7D05" w:rsidRDefault="00DD7382" w:rsidP="00DD7382">
      <w:pPr>
        <w:ind w:left="709" w:hanging="709"/>
        <w:jc w:val="both"/>
        <w:rPr>
          <w:ins w:id="1916" w:author="Dell" w:date="2026-08-01T10:09:00Z"/>
          <w:rFonts w:cstheme="minorHAnsi"/>
          <w:color w:val="000000" w:themeColor="text1"/>
        </w:rPr>
      </w:pPr>
      <w:ins w:id="1917" w:author="Dell" w:date="2026-08-01T10:09:00Z">
        <w:r w:rsidRPr="007E7D05">
          <w:rPr>
            <w:rFonts w:cstheme="minorHAnsi"/>
            <w:bCs/>
            <w:color w:val="000000" w:themeColor="text1"/>
            <w:rPrChange w:id="1918" w:author="Dell" w:date="2026-08-01T10:09:00Z">
              <w:rPr>
                <w:rFonts w:cstheme="minorHAnsi"/>
                <w:b/>
                <w:bCs/>
              </w:rPr>
            </w:rPrChange>
          </w:rPr>
          <w:t>World Economic Forum. (2025).</w:t>
        </w:r>
        <w:r w:rsidRPr="007E7D05">
          <w:rPr>
            <w:rFonts w:cstheme="minorHAnsi"/>
            <w:color w:val="000000" w:themeColor="text1"/>
          </w:rPr>
          <w:t> </w:t>
        </w:r>
        <w:r w:rsidRPr="007E7D05">
          <w:rPr>
            <w:rFonts w:cstheme="minorHAnsi"/>
            <w:iCs/>
            <w:color w:val="000000" w:themeColor="text1"/>
            <w:rPrChange w:id="1919" w:author="Dell" w:date="2026-08-01T10:09:00Z">
              <w:rPr>
                <w:rFonts w:cstheme="minorHAnsi"/>
                <w:i/>
                <w:iCs/>
              </w:rPr>
            </w:rPrChange>
          </w:rPr>
          <w:t>Why Nepal Struggles to Adopt Better Technology</w:t>
        </w:r>
        <w:r w:rsidRPr="007E7D05">
          <w:rPr>
            <w:rFonts w:cstheme="minorHAnsi"/>
            <w:color w:val="000000" w:themeColor="text1"/>
          </w:rPr>
          <w:t>.</w:t>
        </w:r>
      </w:ins>
    </w:p>
    <w:p w14:paraId="6C10AC19" w14:textId="77777777" w:rsidR="00A47692" w:rsidRPr="007E7D05" w:rsidRDefault="00A47692" w:rsidP="00A47692">
      <w:pPr>
        <w:ind w:left="709" w:hanging="709"/>
        <w:jc w:val="both"/>
        <w:rPr>
          <w:ins w:id="1920" w:author="Dell" w:date="2026-08-01T09:53:00Z"/>
          <w:rFonts w:cstheme="minorHAnsi"/>
          <w:color w:val="000000" w:themeColor="text1"/>
        </w:rPr>
      </w:pPr>
    </w:p>
    <w:p w14:paraId="171BD0B8" w14:textId="77777777" w:rsidR="00A47692" w:rsidRPr="007E7D05" w:rsidRDefault="00A47692" w:rsidP="007B5395">
      <w:pPr>
        <w:ind w:left="709" w:hanging="709"/>
        <w:jc w:val="both"/>
        <w:rPr>
          <w:ins w:id="1921" w:author="Dell" w:date="2026-07-31T15:41:00Z"/>
          <w:rFonts w:cstheme="minorHAnsi"/>
          <w:color w:val="000000" w:themeColor="text1"/>
        </w:rPr>
      </w:pPr>
    </w:p>
    <w:p w14:paraId="2C8C4F70" w14:textId="77777777" w:rsidR="00295622" w:rsidRPr="007E7D05" w:rsidRDefault="00295622" w:rsidP="007B5395">
      <w:pPr>
        <w:ind w:left="709" w:hanging="709"/>
        <w:jc w:val="both"/>
        <w:rPr>
          <w:rFonts w:cstheme="minorHAnsi"/>
          <w:color w:val="000000" w:themeColor="text1"/>
        </w:rPr>
      </w:pPr>
    </w:p>
    <w:p w14:paraId="110DE72B" w14:textId="13C72FB2" w:rsidR="00637005" w:rsidRPr="007E7D05" w:rsidRDefault="00637005" w:rsidP="007B5395">
      <w:pPr>
        <w:ind w:left="709" w:hanging="709"/>
        <w:jc w:val="both"/>
        <w:rPr>
          <w:rFonts w:cstheme="minorHAnsi"/>
          <w:color w:val="000000" w:themeColor="text1"/>
        </w:rPr>
      </w:pPr>
    </w:p>
    <w:p w14:paraId="6E7C455B" w14:textId="25C69DDF" w:rsidR="00974BFE" w:rsidRPr="007E7D05" w:rsidRDefault="00974BFE" w:rsidP="00974BFE">
      <w:pPr>
        <w:jc w:val="both"/>
        <w:rPr>
          <w:rFonts w:cstheme="minorHAnsi"/>
          <w:color w:val="000000" w:themeColor="text1"/>
        </w:rPr>
      </w:pPr>
    </w:p>
    <w:p w14:paraId="307D9B76" w14:textId="7D936DAE" w:rsidR="003233DA" w:rsidRPr="007E7D05" w:rsidRDefault="003233DA" w:rsidP="00974BFE">
      <w:pPr>
        <w:jc w:val="both"/>
        <w:rPr>
          <w:rFonts w:cstheme="minorHAnsi"/>
          <w:color w:val="000000" w:themeColor="text1"/>
        </w:rPr>
      </w:pPr>
    </w:p>
    <w:p w14:paraId="7E7168F1" w14:textId="68ED7D41" w:rsidR="003233DA" w:rsidRPr="007E7D05" w:rsidRDefault="00280B4B" w:rsidP="003233DA">
      <w:pPr>
        <w:jc w:val="both"/>
        <w:rPr>
          <w:rFonts w:cstheme="minorHAnsi"/>
          <w:b/>
          <w:bCs/>
          <w:color w:val="000000" w:themeColor="text1"/>
        </w:rPr>
      </w:pPr>
      <w:r w:rsidRPr="007E7D05">
        <w:rPr>
          <w:rFonts w:cstheme="minorHAnsi"/>
          <w:b/>
          <w:bCs/>
          <w:color w:val="000000" w:themeColor="text1"/>
        </w:rPr>
        <w:br w:type="column"/>
      </w:r>
      <w:r w:rsidR="003233DA" w:rsidRPr="007E7D05">
        <w:rPr>
          <w:rFonts w:cstheme="minorHAnsi"/>
          <w:b/>
          <w:bCs/>
          <w:color w:val="000000" w:themeColor="text1"/>
        </w:rPr>
        <w:lastRenderedPageBreak/>
        <w:t>Appendixes</w:t>
      </w:r>
    </w:p>
    <w:p w14:paraId="26EE667C" w14:textId="17F2F2C4" w:rsidR="00CD6077" w:rsidRPr="007E7D05" w:rsidRDefault="003233DA" w:rsidP="003233DA">
      <w:pPr>
        <w:jc w:val="both"/>
        <w:rPr>
          <w:rFonts w:cstheme="minorHAnsi"/>
          <w:b/>
          <w:bCs/>
          <w:color w:val="000000" w:themeColor="text1"/>
        </w:rPr>
      </w:pPr>
      <w:r w:rsidRPr="007E7D05">
        <w:rPr>
          <w:rFonts w:cstheme="minorHAnsi"/>
          <w:b/>
          <w:bCs/>
          <w:color w:val="000000" w:themeColor="text1"/>
        </w:rPr>
        <w:t>Appendix A. Descriptive and Trend Statistics</w:t>
      </w:r>
    </w:p>
    <w:p w14:paraId="4F4CB30D" w14:textId="17F2F2C4" w:rsidR="003233DA" w:rsidRDefault="003233DA" w:rsidP="003233DA">
      <w:pPr>
        <w:jc w:val="both"/>
        <w:rPr>
          <w:rFonts w:cstheme="minorHAnsi"/>
          <w:color w:val="000000" w:themeColor="text1"/>
        </w:rPr>
      </w:pPr>
      <w:r w:rsidRPr="007E7D05">
        <w:rPr>
          <w:rFonts w:cstheme="minorHAnsi"/>
          <w:color w:val="000000" w:themeColor="text1"/>
        </w:rPr>
        <w:t>Figure A</w:t>
      </w:r>
      <w:r w:rsidR="009A0209" w:rsidRPr="007E7D05">
        <w:rPr>
          <w:rFonts w:cstheme="minorHAnsi"/>
          <w:color w:val="000000" w:themeColor="text1"/>
        </w:rPr>
        <w:t>1</w:t>
      </w:r>
      <w:r w:rsidRPr="007E7D05">
        <w:rPr>
          <w:rFonts w:cstheme="minorHAnsi"/>
          <w:color w:val="000000" w:themeColor="text1"/>
        </w:rPr>
        <w:t>. Descriptive statistics of study variables</w:t>
      </w:r>
    </w:p>
    <w:p w14:paraId="45220B45" w14:textId="4CD3C7EB" w:rsidR="00CD6077" w:rsidRDefault="00CD6077" w:rsidP="003233DA">
      <w:pPr>
        <w:jc w:val="both"/>
        <w:rPr>
          <w:rFonts w:cstheme="minorHAnsi"/>
          <w:color w:val="000000" w:themeColor="text1"/>
        </w:rPr>
      </w:pPr>
      <w:r w:rsidRPr="009561DD">
        <w:rPr>
          <w:rFonts w:cstheme="minorHAnsi"/>
          <w:b/>
          <w:bCs/>
          <w:noProof/>
        </w:rPr>
        <w:drawing>
          <wp:inline distT="0" distB="0" distL="0" distR="0" wp14:anchorId="47B18BB9" wp14:editId="1065B861">
            <wp:extent cx="5943600" cy="33343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34385"/>
                    </a:xfrm>
                    <a:prstGeom prst="rect">
                      <a:avLst/>
                    </a:prstGeom>
                  </pic:spPr>
                </pic:pic>
              </a:graphicData>
            </a:graphic>
          </wp:inline>
        </w:drawing>
      </w:r>
    </w:p>
    <w:p w14:paraId="3F97805D" w14:textId="77777777" w:rsidR="00CD6077" w:rsidRPr="007E7D05" w:rsidRDefault="00CD6077" w:rsidP="003233DA">
      <w:pPr>
        <w:jc w:val="both"/>
        <w:rPr>
          <w:rFonts w:cstheme="minorHAnsi"/>
          <w:color w:val="000000" w:themeColor="text1"/>
        </w:rPr>
      </w:pPr>
    </w:p>
    <w:p w14:paraId="29263EEC" w14:textId="5C143309" w:rsidR="00CD6077" w:rsidRDefault="00CD6077" w:rsidP="00CD6077">
      <w:pPr>
        <w:jc w:val="both"/>
        <w:rPr>
          <w:rFonts w:cstheme="minorHAnsi"/>
          <w:color w:val="000000" w:themeColor="text1"/>
        </w:rPr>
      </w:pPr>
      <w:r>
        <w:rPr>
          <w:rFonts w:cstheme="minorHAnsi"/>
          <w:color w:val="000000" w:themeColor="text1"/>
        </w:rPr>
        <w:t>Table A2</w:t>
      </w:r>
      <w:r w:rsidRPr="007E7D05">
        <w:rPr>
          <w:rFonts w:cstheme="minorHAnsi"/>
          <w:color w:val="000000" w:themeColor="text1"/>
        </w:rPr>
        <w:t xml:space="preserve">. </w:t>
      </w:r>
      <w:r>
        <w:rPr>
          <w:rFonts w:cstheme="minorHAnsi"/>
          <w:color w:val="000000" w:themeColor="text1"/>
        </w:rPr>
        <w:t xml:space="preserve">WDI </w:t>
      </w:r>
      <w:r w:rsidRPr="007E7D05">
        <w:rPr>
          <w:rFonts w:cstheme="minorHAnsi"/>
          <w:color w:val="000000" w:themeColor="text1"/>
        </w:rPr>
        <w:t>study variables</w:t>
      </w:r>
    </w:p>
    <w:p w14:paraId="7554EF88" w14:textId="3139509C" w:rsidR="00CD6077" w:rsidRDefault="00CD6077" w:rsidP="00CD6077">
      <w:pPr>
        <w:jc w:val="both"/>
        <w:rPr>
          <w:rFonts w:cstheme="minorHAnsi"/>
          <w:color w:val="000000" w:themeColor="text1"/>
        </w:rPr>
      </w:pPr>
      <w:r w:rsidRPr="00CD6077">
        <w:drawing>
          <wp:inline distT="0" distB="0" distL="0" distR="0" wp14:anchorId="41F002CC" wp14:editId="396302BB">
            <wp:extent cx="6181725" cy="1232835"/>
            <wp:effectExtent l="0" t="0" r="0" b="571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41976" cy="1244851"/>
                    </a:xfrm>
                    <a:prstGeom prst="rect">
                      <a:avLst/>
                    </a:prstGeom>
                    <a:noFill/>
                    <a:ln>
                      <a:noFill/>
                    </a:ln>
                  </pic:spPr>
                </pic:pic>
              </a:graphicData>
            </a:graphic>
          </wp:inline>
        </w:drawing>
      </w:r>
    </w:p>
    <w:p w14:paraId="4A94BA6A" w14:textId="1440415C" w:rsidR="00CD6077" w:rsidRDefault="00CD6077" w:rsidP="003233DA">
      <w:pPr>
        <w:jc w:val="both"/>
        <w:rPr>
          <w:rFonts w:cstheme="minorHAnsi"/>
          <w:color w:val="000000" w:themeColor="text1"/>
        </w:rPr>
      </w:pPr>
    </w:p>
    <w:p w14:paraId="001830D4" w14:textId="03FE16E7" w:rsidR="00CD6077" w:rsidRDefault="00CD6077" w:rsidP="003233DA">
      <w:pPr>
        <w:jc w:val="both"/>
        <w:rPr>
          <w:rFonts w:cstheme="minorHAnsi"/>
          <w:color w:val="000000" w:themeColor="text1"/>
        </w:rPr>
      </w:pPr>
    </w:p>
    <w:p w14:paraId="45C15D2E" w14:textId="0CC6B84C" w:rsidR="00CD6077" w:rsidRDefault="00CD6077" w:rsidP="003233DA">
      <w:pPr>
        <w:jc w:val="both"/>
        <w:rPr>
          <w:rFonts w:cstheme="minorHAnsi"/>
          <w:color w:val="000000" w:themeColor="text1"/>
        </w:rPr>
      </w:pPr>
    </w:p>
    <w:p w14:paraId="3E98F588" w14:textId="09D3EE54" w:rsidR="00CD6077" w:rsidRDefault="00CD6077" w:rsidP="003233DA">
      <w:pPr>
        <w:jc w:val="both"/>
        <w:rPr>
          <w:rFonts w:cstheme="minorHAnsi"/>
          <w:color w:val="000000" w:themeColor="text1"/>
        </w:rPr>
      </w:pPr>
    </w:p>
    <w:p w14:paraId="226ACEAE" w14:textId="7863DEB4" w:rsidR="00CD6077" w:rsidRDefault="00CD6077" w:rsidP="003233DA">
      <w:pPr>
        <w:jc w:val="both"/>
        <w:rPr>
          <w:rFonts w:cstheme="minorHAnsi"/>
          <w:color w:val="000000" w:themeColor="text1"/>
        </w:rPr>
      </w:pPr>
    </w:p>
    <w:p w14:paraId="2A639687" w14:textId="202F3530" w:rsidR="00CD6077" w:rsidRDefault="00CD6077" w:rsidP="003233DA">
      <w:pPr>
        <w:jc w:val="both"/>
        <w:rPr>
          <w:rFonts w:cstheme="minorHAnsi"/>
          <w:color w:val="000000" w:themeColor="text1"/>
        </w:rPr>
      </w:pPr>
    </w:p>
    <w:p w14:paraId="4E18460F" w14:textId="77777777" w:rsidR="00CD6077" w:rsidRPr="007E7D05" w:rsidRDefault="00CD6077" w:rsidP="003233DA">
      <w:pPr>
        <w:jc w:val="both"/>
        <w:rPr>
          <w:rFonts w:cstheme="minorHAnsi"/>
          <w:color w:val="000000" w:themeColor="text1"/>
        </w:rPr>
      </w:pPr>
    </w:p>
    <w:p w14:paraId="41671BCB" w14:textId="77777777" w:rsidR="003233DA" w:rsidRPr="007E7D05" w:rsidRDefault="003233DA" w:rsidP="003233DA">
      <w:pPr>
        <w:jc w:val="both"/>
        <w:rPr>
          <w:rFonts w:cstheme="minorHAnsi"/>
          <w:b/>
          <w:bCs/>
          <w:color w:val="000000" w:themeColor="text1"/>
        </w:rPr>
      </w:pPr>
      <w:r w:rsidRPr="007E7D05">
        <w:rPr>
          <w:rFonts w:cstheme="minorHAnsi"/>
          <w:b/>
          <w:bCs/>
          <w:color w:val="000000" w:themeColor="text1"/>
        </w:rPr>
        <w:lastRenderedPageBreak/>
        <w:t>Appendix B. Pre-Estimation Diagnostics</w:t>
      </w:r>
    </w:p>
    <w:p w14:paraId="2BA204C7" w14:textId="0A3F3F90" w:rsidR="003233DA" w:rsidRDefault="003233DA" w:rsidP="003233DA">
      <w:pPr>
        <w:jc w:val="both"/>
        <w:rPr>
          <w:rFonts w:cstheme="minorHAnsi"/>
          <w:color w:val="000000" w:themeColor="text1"/>
        </w:rPr>
      </w:pPr>
      <w:r w:rsidRPr="007E7D05">
        <w:rPr>
          <w:rFonts w:cstheme="minorHAnsi"/>
          <w:color w:val="000000" w:themeColor="text1"/>
        </w:rPr>
        <w:t>Figure B1. ADF, PP, and KPSS unit root test results (individual variables)</w:t>
      </w:r>
    </w:p>
    <w:p w14:paraId="377637D4" w14:textId="3DF49D80" w:rsidR="00CD6077" w:rsidRPr="007E7D05" w:rsidRDefault="00CD6077" w:rsidP="003233DA">
      <w:pPr>
        <w:jc w:val="both"/>
        <w:rPr>
          <w:rFonts w:cstheme="minorHAnsi"/>
          <w:color w:val="000000" w:themeColor="text1"/>
        </w:rPr>
      </w:pPr>
      <w:bookmarkStart w:id="1922" w:name="_GoBack"/>
      <w:r w:rsidRPr="009561DD">
        <w:rPr>
          <w:rFonts w:cstheme="minorHAnsi"/>
          <w:b/>
          <w:bCs/>
          <w:noProof/>
        </w:rPr>
        <w:drawing>
          <wp:inline distT="0" distB="0" distL="0" distR="0" wp14:anchorId="6C4B1349" wp14:editId="684D5751">
            <wp:extent cx="5943600" cy="3495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95675"/>
                    </a:xfrm>
                    <a:prstGeom prst="rect">
                      <a:avLst/>
                    </a:prstGeom>
                  </pic:spPr>
                </pic:pic>
              </a:graphicData>
            </a:graphic>
          </wp:inline>
        </w:drawing>
      </w:r>
      <w:bookmarkEnd w:id="1922"/>
    </w:p>
    <w:p w14:paraId="019E0B75" w14:textId="16FCBB37" w:rsidR="003233DA" w:rsidRDefault="003233DA" w:rsidP="003233DA">
      <w:pPr>
        <w:jc w:val="both"/>
        <w:rPr>
          <w:rFonts w:cstheme="minorHAnsi"/>
          <w:color w:val="000000" w:themeColor="text1"/>
        </w:rPr>
      </w:pPr>
      <w:r w:rsidRPr="007E7D05">
        <w:rPr>
          <w:rFonts w:cstheme="minorHAnsi"/>
          <w:color w:val="000000" w:themeColor="text1"/>
        </w:rPr>
        <w:t>Figure B2. Variance Inflation Factor (VIF) results</w:t>
      </w:r>
    </w:p>
    <w:p w14:paraId="78A6EDB7" w14:textId="213ACB11" w:rsidR="00CD6077" w:rsidRPr="007E7D05" w:rsidRDefault="00CD6077" w:rsidP="003233DA">
      <w:pPr>
        <w:jc w:val="both"/>
        <w:rPr>
          <w:rFonts w:cstheme="minorHAnsi"/>
          <w:color w:val="000000" w:themeColor="text1"/>
        </w:rPr>
      </w:pPr>
      <w:r w:rsidRPr="009561DD">
        <w:rPr>
          <w:rFonts w:cstheme="minorHAnsi"/>
          <w:b/>
          <w:bCs/>
          <w:noProof/>
        </w:rPr>
        <w:drawing>
          <wp:inline distT="0" distB="0" distL="0" distR="0" wp14:anchorId="678D0C5C" wp14:editId="292026AD">
            <wp:extent cx="3400900" cy="1771897"/>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400900" cy="1771897"/>
                    </a:xfrm>
                    <a:prstGeom prst="rect">
                      <a:avLst/>
                    </a:prstGeom>
                  </pic:spPr>
                </pic:pic>
              </a:graphicData>
            </a:graphic>
          </wp:inline>
        </w:drawing>
      </w:r>
    </w:p>
    <w:p w14:paraId="272A2DB8" w14:textId="4F3C2C04" w:rsidR="003233DA" w:rsidRDefault="003233DA" w:rsidP="003233DA">
      <w:pPr>
        <w:jc w:val="both"/>
        <w:rPr>
          <w:rFonts w:cstheme="minorHAnsi"/>
          <w:color w:val="000000" w:themeColor="text1"/>
        </w:rPr>
      </w:pPr>
      <w:r w:rsidRPr="007E7D05">
        <w:rPr>
          <w:rFonts w:cstheme="minorHAnsi"/>
          <w:color w:val="000000" w:themeColor="text1"/>
        </w:rPr>
        <w:t xml:space="preserve">Figure B3. PCA results for the </w:t>
      </w:r>
      <w:r w:rsidR="007341B7" w:rsidRPr="007E7D05">
        <w:rPr>
          <w:rFonts w:cstheme="minorHAnsi"/>
          <w:color w:val="000000" w:themeColor="text1"/>
        </w:rPr>
        <w:t xml:space="preserve">DTI </w:t>
      </w:r>
      <w:r w:rsidRPr="007E7D05">
        <w:rPr>
          <w:rFonts w:cstheme="minorHAnsi"/>
          <w:color w:val="000000" w:themeColor="text1"/>
        </w:rPr>
        <w:t>(component loadings, variance explained)</w:t>
      </w:r>
    </w:p>
    <w:p w14:paraId="527179AB" w14:textId="07A3E4DC" w:rsidR="00CD6077" w:rsidRPr="007E7D05" w:rsidRDefault="00CD6077" w:rsidP="003233DA">
      <w:pPr>
        <w:jc w:val="both"/>
        <w:rPr>
          <w:rFonts w:cstheme="minorHAnsi"/>
          <w:color w:val="000000" w:themeColor="text1"/>
        </w:rPr>
      </w:pPr>
      <w:r w:rsidRPr="009561DD">
        <w:rPr>
          <w:rFonts w:cstheme="minorHAnsi"/>
          <w:b/>
          <w:bCs/>
          <w:noProof/>
        </w:rPr>
        <w:lastRenderedPageBreak/>
        <w:drawing>
          <wp:inline distT="0" distB="0" distL="0" distR="0" wp14:anchorId="358F7116" wp14:editId="5AF2366D">
            <wp:extent cx="3911745" cy="22740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15328" cy="2276156"/>
                    </a:xfrm>
                    <a:prstGeom prst="rect">
                      <a:avLst/>
                    </a:prstGeom>
                  </pic:spPr>
                </pic:pic>
              </a:graphicData>
            </a:graphic>
          </wp:inline>
        </w:drawing>
      </w:r>
    </w:p>
    <w:p w14:paraId="1828B7C0" w14:textId="3B724F0B" w:rsidR="003233DA" w:rsidRDefault="003233DA" w:rsidP="003233DA">
      <w:pPr>
        <w:jc w:val="both"/>
        <w:rPr>
          <w:rFonts w:cstheme="minorHAnsi"/>
          <w:color w:val="000000" w:themeColor="text1"/>
        </w:rPr>
      </w:pPr>
      <w:r w:rsidRPr="007E7D05">
        <w:rPr>
          <w:rFonts w:cstheme="minorHAnsi"/>
          <w:color w:val="000000" w:themeColor="text1"/>
        </w:rPr>
        <w:t>Figure B4. ADF, PP, and KPSS unit root test results for DTI (level and first difference)</w:t>
      </w:r>
    </w:p>
    <w:p w14:paraId="2B4F28DF" w14:textId="5435AADC" w:rsidR="00CD6077" w:rsidRPr="007E7D05" w:rsidRDefault="00CD6077" w:rsidP="003233DA">
      <w:pPr>
        <w:jc w:val="both"/>
        <w:rPr>
          <w:rFonts w:cstheme="minorHAnsi"/>
          <w:color w:val="000000" w:themeColor="text1"/>
        </w:rPr>
      </w:pPr>
      <w:r w:rsidRPr="009561DD">
        <w:rPr>
          <w:rFonts w:cstheme="minorHAnsi"/>
          <w:b/>
          <w:bCs/>
          <w:noProof/>
        </w:rPr>
        <w:drawing>
          <wp:inline distT="0" distB="0" distL="0" distR="0" wp14:anchorId="29E8A7EB" wp14:editId="038AB429">
            <wp:extent cx="5943600" cy="6337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633730"/>
                    </a:xfrm>
                    <a:prstGeom prst="rect">
                      <a:avLst/>
                    </a:prstGeom>
                  </pic:spPr>
                </pic:pic>
              </a:graphicData>
            </a:graphic>
          </wp:inline>
        </w:drawing>
      </w:r>
    </w:p>
    <w:p w14:paraId="6D1DFFCD" w14:textId="77777777" w:rsidR="003233DA" w:rsidRPr="007E7D05" w:rsidRDefault="003233DA" w:rsidP="003233DA">
      <w:pPr>
        <w:jc w:val="both"/>
        <w:rPr>
          <w:rFonts w:cstheme="minorHAnsi"/>
          <w:b/>
          <w:bCs/>
          <w:color w:val="000000" w:themeColor="text1"/>
        </w:rPr>
      </w:pPr>
      <w:r w:rsidRPr="007E7D05">
        <w:rPr>
          <w:rFonts w:cstheme="minorHAnsi"/>
          <w:b/>
          <w:bCs/>
          <w:color w:val="000000" w:themeColor="text1"/>
        </w:rPr>
        <w:t>Appendix C. Main Estimation Results</w:t>
      </w:r>
    </w:p>
    <w:p w14:paraId="32EB42C3" w14:textId="457B580C" w:rsidR="003233DA" w:rsidRDefault="003233DA" w:rsidP="003233DA">
      <w:pPr>
        <w:jc w:val="both"/>
        <w:rPr>
          <w:rFonts w:cstheme="minorHAnsi"/>
          <w:color w:val="000000" w:themeColor="text1"/>
        </w:rPr>
      </w:pPr>
      <w:r w:rsidRPr="007E7D05">
        <w:rPr>
          <w:rFonts w:cstheme="minorHAnsi"/>
          <w:color w:val="000000" w:themeColor="text1"/>
        </w:rPr>
        <w:t>Figure C1. First-differenced OLS regression results (ΔNBD on ΔDTI)</w:t>
      </w:r>
    </w:p>
    <w:p w14:paraId="27ED8EC4" w14:textId="1F287893" w:rsidR="00CD6077" w:rsidRDefault="00CD6077" w:rsidP="003233DA">
      <w:pPr>
        <w:jc w:val="both"/>
        <w:rPr>
          <w:rFonts w:cstheme="minorHAnsi"/>
          <w:color w:val="000000" w:themeColor="text1"/>
        </w:rPr>
      </w:pPr>
      <w:r w:rsidRPr="00CD6077">
        <w:rPr>
          <w:rFonts w:cstheme="minorHAnsi"/>
          <w:color w:val="000000" w:themeColor="text1"/>
        </w:rPr>
        <w:drawing>
          <wp:inline distT="0" distB="0" distL="0" distR="0" wp14:anchorId="6EA65B44" wp14:editId="09046C73">
            <wp:extent cx="5943600" cy="3027680"/>
            <wp:effectExtent l="0" t="0" r="0"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027680"/>
                    </a:xfrm>
                    <a:prstGeom prst="rect">
                      <a:avLst/>
                    </a:prstGeom>
                  </pic:spPr>
                </pic:pic>
              </a:graphicData>
            </a:graphic>
          </wp:inline>
        </w:drawing>
      </w:r>
    </w:p>
    <w:p w14:paraId="0CC2C3F8" w14:textId="77777777" w:rsidR="00CD6077" w:rsidRPr="007E7D05" w:rsidRDefault="00CD6077" w:rsidP="003233DA">
      <w:pPr>
        <w:jc w:val="both"/>
        <w:rPr>
          <w:rFonts w:cstheme="minorHAnsi"/>
          <w:color w:val="000000" w:themeColor="text1"/>
        </w:rPr>
      </w:pPr>
    </w:p>
    <w:p w14:paraId="1FEB4821" w14:textId="14E1F0FF" w:rsidR="003233DA" w:rsidRDefault="003233DA" w:rsidP="003233DA">
      <w:pPr>
        <w:jc w:val="both"/>
        <w:rPr>
          <w:rFonts w:cstheme="minorHAnsi"/>
          <w:color w:val="000000" w:themeColor="text1"/>
        </w:rPr>
      </w:pPr>
      <w:r w:rsidRPr="007E7D05">
        <w:rPr>
          <w:rFonts w:cstheme="minorHAnsi"/>
          <w:color w:val="000000" w:themeColor="text1"/>
        </w:rPr>
        <w:t>Figure C3. ARDL bounds test results</w:t>
      </w:r>
    </w:p>
    <w:p w14:paraId="3AE72162" w14:textId="6421F4A7" w:rsidR="00CD6077" w:rsidRDefault="00CD6077" w:rsidP="003233DA">
      <w:pPr>
        <w:jc w:val="both"/>
        <w:rPr>
          <w:rFonts w:cstheme="minorHAnsi"/>
          <w:color w:val="000000" w:themeColor="text1"/>
        </w:rPr>
      </w:pPr>
      <w:r w:rsidRPr="009561DD">
        <w:rPr>
          <w:b/>
          <w:noProof/>
        </w:rPr>
        <w:lastRenderedPageBreak/>
        <w:drawing>
          <wp:inline distT="0" distB="0" distL="0" distR="0" wp14:anchorId="05B392E6" wp14:editId="55173F12">
            <wp:extent cx="3124636" cy="2353003"/>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636" cy="2353003"/>
                    </a:xfrm>
                    <a:prstGeom prst="rect">
                      <a:avLst/>
                    </a:prstGeom>
                  </pic:spPr>
                </pic:pic>
              </a:graphicData>
            </a:graphic>
          </wp:inline>
        </w:drawing>
      </w:r>
    </w:p>
    <w:p w14:paraId="24A853C0" w14:textId="7626CE97" w:rsidR="00CD6077" w:rsidRPr="007E7D05" w:rsidRDefault="00CD6077" w:rsidP="003233DA">
      <w:pPr>
        <w:jc w:val="both"/>
        <w:rPr>
          <w:rFonts w:cstheme="minorHAnsi"/>
          <w:color w:val="000000" w:themeColor="text1"/>
        </w:rPr>
      </w:pPr>
      <w:r w:rsidRPr="009561DD">
        <w:rPr>
          <w:noProof/>
        </w:rPr>
        <w:drawing>
          <wp:inline distT="0" distB="0" distL="0" distR="0" wp14:anchorId="49D080E0" wp14:editId="5EECDB54">
            <wp:extent cx="5582429" cy="29531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82429" cy="2953162"/>
                    </a:xfrm>
                    <a:prstGeom prst="rect">
                      <a:avLst/>
                    </a:prstGeom>
                  </pic:spPr>
                </pic:pic>
              </a:graphicData>
            </a:graphic>
          </wp:inline>
        </w:drawing>
      </w:r>
    </w:p>
    <w:p w14:paraId="203ACD9E" w14:textId="77BFEADF" w:rsidR="003233DA" w:rsidRDefault="003233DA" w:rsidP="003233DA">
      <w:pPr>
        <w:jc w:val="both"/>
        <w:rPr>
          <w:rFonts w:cstheme="minorHAnsi"/>
          <w:color w:val="000000" w:themeColor="text1"/>
        </w:rPr>
      </w:pPr>
      <w:r w:rsidRPr="007E7D05">
        <w:rPr>
          <w:rFonts w:cstheme="minorHAnsi"/>
          <w:color w:val="000000" w:themeColor="text1"/>
        </w:rPr>
        <w:t>Figure C4. Short-run and long-run UECM coefficients</w:t>
      </w:r>
    </w:p>
    <w:p w14:paraId="18A25803" w14:textId="3C6935D9" w:rsidR="00CD6077" w:rsidRPr="007E7D05" w:rsidRDefault="00CD6077" w:rsidP="003233DA">
      <w:pPr>
        <w:jc w:val="both"/>
        <w:rPr>
          <w:rFonts w:cstheme="minorHAnsi"/>
          <w:color w:val="000000" w:themeColor="text1"/>
        </w:rPr>
      </w:pPr>
      <w:r w:rsidRPr="009561DD">
        <w:rPr>
          <w:rFonts w:cstheme="minorHAnsi"/>
          <w:b/>
          <w:bCs/>
          <w:noProof/>
        </w:rPr>
        <w:drawing>
          <wp:inline distT="0" distB="0" distL="0" distR="0" wp14:anchorId="2B439662" wp14:editId="5AECEB31">
            <wp:extent cx="5839640" cy="2267266"/>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39640" cy="2267266"/>
                    </a:xfrm>
                    <a:prstGeom prst="rect">
                      <a:avLst/>
                    </a:prstGeom>
                  </pic:spPr>
                </pic:pic>
              </a:graphicData>
            </a:graphic>
          </wp:inline>
        </w:drawing>
      </w:r>
    </w:p>
    <w:p w14:paraId="0AEEDFA6" w14:textId="1A24AB3D" w:rsidR="003233DA" w:rsidRDefault="003233DA" w:rsidP="003233DA">
      <w:pPr>
        <w:jc w:val="both"/>
        <w:rPr>
          <w:rFonts w:cstheme="minorHAnsi"/>
          <w:color w:val="000000" w:themeColor="text1"/>
        </w:rPr>
      </w:pPr>
      <w:r w:rsidRPr="007E7D05">
        <w:rPr>
          <w:rFonts w:cstheme="minorHAnsi"/>
          <w:color w:val="000000" w:themeColor="text1"/>
        </w:rPr>
        <w:lastRenderedPageBreak/>
        <w:t>Figure C5. Granger causality test results</w:t>
      </w:r>
    </w:p>
    <w:p w14:paraId="0BCA0699" w14:textId="1DA7BA2B" w:rsidR="00CD6077" w:rsidRPr="007E7D05" w:rsidRDefault="00CD6077" w:rsidP="003233DA">
      <w:pPr>
        <w:jc w:val="both"/>
        <w:rPr>
          <w:rFonts w:cstheme="minorHAnsi"/>
          <w:color w:val="000000" w:themeColor="text1"/>
        </w:rPr>
      </w:pPr>
      <w:r w:rsidRPr="009561DD">
        <w:rPr>
          <w:rFonts w:cstheme="minorHAnsi"/>
          <w:b/>
          <w:bCs/>
          <w:noProof/>
        </w:rPr>
        <w:drawing>
          <wp:inline distT="0" distB="0" distL="0" distR="0" wp14:anchorId="469DCCFA" wp14:editId="2ECD65FE">
            <wp:extent cx="3915321" cy="1019317"/>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5321" cy="1019317"/>
                    </a:xfrm>
                    <a:prstGeom prst="rect">
                      <a:avLst/>
                    </a:prstGeom>
                  </pic:spPr>
                </pic:pic>
              </a:graphicData>
            </a:graphic>
          </wp:inline>
        </w:drawing>
      </w:r>
    </w:p>
    <w:p w14:paraId="09068E18" w14:textId="77777777" w:rsidR="003233DA" w:rsidRPr="007E7D05" w:rsidRDefault="003233DA" w:rsidP="003233DA">
      <w:pPr>
        <w:jc w:val="both"/>
        <w:rPr>
          <w:rFonts w:cstheme="minorHAnsi"/>
          <w:b/>
          <w:bCs/>
          <w:color w:val="000000" w:themeColor="text1"/>
        </w:rPr>
      </w:pPr>
      <w:r w:rsidRPr="007E7D05">
        <w:rPr>
          <w:rFonts w:cstheme="minorHAnsi"/>
          <w:b/>
          <w:bCs/>
          <w:color w:val="000000" w:themeColor="text1"/>
        </w:rPr>
        <w:t>Appendix D. Model Diagnostics</w:t>
      </w:r>
    </w:p>
    <w:p w14:paraId="5B85D754" w14:textId="11D4985D" w:rsidR="003233DA" w:rsidRDefault="003233DA" w:rsidP="003233DA">
      <w:pPr>
        <w:jc w:val="both"/>
        <w:rPr>
          <w:rFonts w:cstheme="minorHAnsi"/>
          <w:color w:val="000000" w:themeColor="text1"/>
        </w:rPr>
      </w:pPr>
      <w:r w:rsidRPr="007E7D05">
        <w:rPr>
          <w:rFonts w:cstheme="minorHAnsi"/>
          <w:color w:val="000000" w:themeColor="text1"/>
        </w:rPr>
        <w:t xml:space="preserve">Figure D1. </w:t>
      </w:r>
      <w:proofErr w:type="spellStart"/>
      <w:r w:rsidRPr="007E7D05">
        <w:rPr>
          <w:rFonts w:cstheme="minorHAnsi"/>
          <w:color w:val="000000" w:themeColor="text1"/>
        </w:rPr>
        <w:t>Breusch</w:t>
      </w:r>
      <w:proofErr w:type="spellEnd"/>
      <w:r w:rsidRPr="007E7D05">
        <w:rPr>
          <w:rFonts w:cstheme="minorHAnsi"/>
          <w:color w:val="000000" w:themeColor="text1"/>
        </w:rPr>
        <w:t xml:space="preserve">-Godfrey, </w:t>
      </w:r>
      <w:proofErr w:type="spellStart"/>
      <w:r w:rsidRPr="007E7D05">
        <w:rPr>
          <w:rFonts w:cstheme="minorHAnsi"/>
          <w:color w:val="000000" w:themeColor="text1"/>
        </w:rPr>
        <w:t>Jarque-Bera</w:t>
      </w:r>
      <w:proofErr w:type="spellEnd"/>
      <w:r w:rsidRPr="007E7D05">
        <w:rPr>
          <w:rFonts w:cstheme="minorHAnsi"/>
          <w:color w:val="000000" w:themeColor="text1"/>
        </w:rPr>
        <w:t xml:space="preserve">, </w:t>
      </w:r>
      <w:proofErr w:type="spellStart"/>
      <w:r w:rsidRPr="007E7D05">
        <w:rPr>
          <w:rFonts w:cstheme="minorHAnsi"/>
          <w:color w:val="000000" w:themeColor="text1"/>
        </w:rPr>
        <w:t>Breusch</w:t>
      </w:r>
      <w:proofErr w:type="spellEnd"/>
      <w:r w:rsidRPr="007E7D05">
        <w:rPr>
          <w:rFonts w:cstheme="minorHAnsi"/>
          <w:color w:val="000000" w:themeColor="text1"/>
        </w:rPr>
        <w:t>-Pagan, and Ramsey RESET test results</w:t>
      </w:r>
    </w:p>
    <w:p w14:paraId="23E5F410" w14:textId="48D5CC1C" w:rsidR="00CD6077" w:rsidRPr="007E7D05" w:rsidRDefault="00CD6077" w:rsidP="003233DA">
      <w:pPr>
        <w:jc w:val="both"/>
        <w:rPr>
          <w:rFonts w:cstheme="minorHAnsi"/>
          <w:color w:val="000000" w:themeColor="text1"/>
        </w:rPr>
      </w:pPr>
      <w:r w:rsidRPr="009561DD">
        <w:rPr>
          <w:rFonts w:cstheme="minorHAnsi"/>
          <w:noProof/>
        </w:rPr>
        <w:drawing>
          <wp:inline distT="0" distB="0" distL="0" distR="0" wp14:anchorId="4D0422D7" wp14:editId="32B975B0">
            <wp:extent cx="5553850" cy="1705213"/>
            <wp:effectExtent l="0" t="0" r="889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53850" cy="1705213"/>
                    </a:xfrm>
                    <a:prstGeom prst="rect">
                      <a:avLst/>
                    </a:prstGeom>
                  </pic:spPr>
                </pic:pic>
              </a:graphicData>
            </a:graphic>
          </wp:inline>
        </w:drawing>
      </w:r>
    </w:p>
    <w:p w14:paraId="32A0AC60" w14:textId="7B799FD2" w:rsidR="00CD6077" w:rsidRPr="007E7D05" w:rsidRDefault="00CD6077" w:rsidP="003233DA">
      <w:pPr>
        <w:jc w:val="both"/>
        <w:rPr>
          <w:rFonts w:cstheme="minorHAnsi"/>
          <w:color w:val="000000" w:themeColor="text1"/>
        </w:rPr>
      </w:pPr>
    </w:p>
    <w:p w14:paraId="5D430365" w14:textId="1C497629" w:rsidR="00CD6077" w:rsidRPr="007E7D05" w:rsidRDefault="00CD6077" w:rsidP="003233DA">
      <w:pPr>
        <w:jc w:val="both"/>
        <w:rPr>
          <w:rFonts w:cstheme="minorHAnsi"/>
          <w:color w:val="000000" w:themeColor="text1"/>
        </w:rPr>
      </w:pPr>
    </w:p>
    <w:p w14:paraId="48535AD6" w14:textId="77777777" w:rsidR="00CD6077" w:rsidRPr="007E7D05" w:rsidRDefault="00CD6077" w:rsidP="003233DA">
      <w:pPr>
        <w:jc w:val="both"/>
        <w:rPr>
          <w:rFonts w:cstheme="minorHAnsi"/>
          <w:color w:val="000000" w:themeColor="text1"/>
        </w:rPr>
      </w:pPr>
    </w:p>
    <w:p w14:paraId="04CA1B05" w14:textId="77777777" w:rsidR="003233DA" w:rsidRPr="007E7D05" w:rsidRDefault="003233DA" w:rsidP="00974BFE">
      <w:pPr>
        <w:jc w:val="both"/>
        <w:rPr>
          <w:rFonts w:cstheme="minorHAnsi"/>
          <w:color w:val="000000" w:themeColor="text1"/>
        </w:rPr>
      </w:pPr>
    </w:p>
    <w:sectPr w:rsidR="003233DA" w:rsidRPr="007E7D05">
      <w:footerReference w:type="even" r:id="rId26"/>
      <w:footerReference w:type="default" r:id="rId2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icrosoft Office User" w:date="2026-07-30T23:14:00Z" w:initials="MOU">
    <w:p w14:paraId="5CC543AC" w14:textId="67AE404C" w:rsidR="007E7D05" w:rsidRDefault="007E7D05">
      <w:pPr>
        <w:pStyle w:val="CommentText"/>
      </w:pPr>
      <w:r>
        <w:rPr>
          <w:rStyle w:val="CommentReference"/>
        </w:rPr>
        <w:annotationRef/>
      </w:r>
      <w:r>
        <w:t xml:space="preserve">Review thoroughly the article thoroughly. </w:t>
      </w:r>
    </w:p>
  </w:comment>
  <w:comment w:id="10" w:author="Microsoft Office User" w:date="2026-07-30T20:57:00Z" w:initials="MOU">
    <w:p w14:paraId="128D98C9" w14:textId="6A728561" w:rsidR="007E7D05" w:rsidRDefault="007E7D05">
      <w:pPr>
        <w:pStyle w:val="CommentText"/>
      </w:pPr>
      <w:r>
        <w:rPr>
          <w:rStyle w:val="CommentReference"/>
        </w:rPr>
        <w:annotationRef/>
      </w:r>
      <w:r>
        <w:t xml:space="preserve">Write the statement of problem and the research questions in no more than two sentence here. </w:t>
      </w:r>
    </w:p>
  </w:comment>
  <w:comment w:id="18" w:author="Microsoft Office User" w:date="2026-07-30T20:57:00Z" w:initials="MOU">
    <w:p w14:paraId="24F4A7AA" w14:textId="5079C8F1" w:rsidR="007E7D05" w:rsidRDefault="007E7D05">
      <w:pPr>
        <w:pStyle w:val="CommentText"/>
      </w:pPr>
      <w:r>
        <w:rPr>
          <w:rStyle w:val="CommentReference"/>
        </w:rPr>
        <w:annotationRef/>
      </w:r>
      <w:r>
        <w:t xml:space="preserve">Define it, this is for the first time. </w:t>
      </w:r>
    </w:p>
  </w:comment>
  <w:comment w:id="25" w:author="Microsoft Office User" w:date="2026-07-30T20:59:00Z" w:initials="MOU">
    <w:p w14:paraId="7744DC5C" w14:textId="4A0549D4" w:rsidR="007E7D05" w:rsidRDefault="007E7D05">
      <w:pPr>
        <w:pStyle w:val="CommentText"/>
      </w:pPr>
      <w:r>
        <w:rPr>
          <w:rStyle w:val="CommentReference"/>
        </w:rPr>
        <w:annotationRef/>
      </w:r>
      <w:r>
        <w:t xml:space="preserve">Define- for the first use. </w:t>
      </w:r>
    </w:p>
  </w:comment>
  <w:comment w:id="37" w:author="Microsoft Office User" w:date="2026-07-30T21:02:00Z" w:initials="MOU">
    <w:p w14:paraId="288B02C7" w14:textId="0D42DF8B" w:rsidR="007E7D05" w:rsidRDefault="007E7D05">
      <w:pPr>
        <w:pStyle w:val="CommentText"/>
      </w:pPr>
      <w:r>
        <w:rPr>
          <w:rStyle w:val="CommentReference"/>
        </w:rPr>
        <w:annotationRef/>
      </w:r>
      <w:r>
        <w:t xml:space="preserve">Simplify. </w:t>
      </w:r>
    </w:p>
  </w:comment>
  <w:comment w:id="63" w:author="Microsoft Office User" w:date="2026-07-30T21:06:00Z" w:initials="MOU">
    <w:p w14:paraId="171DA9D7" w14:textId="40EE0328" w:rsidR="007E7D05" w:rsidRDefault="007E7D05">
      <w:pPr>
        <w:pStyle w:val="CommentText"/>
      </w:pPr>
      <w:r>
        <w:rPr>
          <w:rStyle w:val="CommentReference"/>
        </w:rPr>
        <w:annotationRef/>
      </w:r>
      <w:r>
        <w:t xml:space="preserve">Not clear. </w:t>
      </w:r>
    </w:p>
  </w:comment>
  <w:comment w:id="57" w:author="Microsoft Office User" w:date="2026-07-30T21:08:00Z" w:initials="MOU">
    <w:p w14:paraId="51FE6796" w14:textId="23FD7938" w:rsidR="007E7D05" w:rsidRDefault="007E7D05">
      <w:pPr>
        <w:pStyle w:val="CommentText"/>
      </w:pPr>
      <w:r>
        <w:rPr>
          <w:rStyle w:val="CommentReference"/>
        </w:rPr>
        <w:annotationRef/>
      </w:r>
      <w:r>
        <w:t xml:space="preserve">This paragraph should have a few references, but doesn’t have any single. </w:t>
      </w:r>
    </w:p>
  </w:comment>
  <w:comment w:id="80" w:author="Microsoft Office User" w:date="2026-07-30T22:56:00Z" w:initials="MOU">
    <w:p w14:paraId="224BDDBF" w14:textId="0D8F53D8" w:rsidR="007E7D05" w:rsidRDefault="007E7D05">
      <w:pPr>
        <w:pStyle w:val="CommentText"/>
      </w:pPr>
      <w:r>
        <w:rPr>
          <w:rStyle w:val="CommentReference"/>
        </w:rPr>
        <w:annotationRef/>
      </w:r>
      <w:r>
        <w:t xml:space="preserve">Give the source of information. </w:t>
      </w:r>
    </w:p>
  </w:comment>
  <w:comment w:id="108" w:author="Microsoft Office User" w:date="2026-07-30T22:54:00Z" w:initials="MOU">
    <w:p w14:paraId="6F07D8C9" w14:textId="467A429A" w:rsidR="007E7D05" w:rsidRDefault="007E7D05">
      <w:pPr>
        <w:pStyle w:val="CommentText"/>
      </w:pPr>
      <w:r>
        <w:rPr>
          <w:rStyle w:val="CommentReference"/>
        </w:rPr>
        <w:annotationRef/>
      </w:r>
      <w:r>
        <w:t xml:space="preserve">Why </w:t>
      </w:r>
      <w:proofErr w:type="gramStart"/>
      <w:r>
        <w:t>are</w:t>
      </w:r>
      <w:proofErr w:type="gramEnd"/>
      <w:r>
        <w:t xml:space="preserve"> the first word capitalized?</w:t>
      </w:r>
    </w:p>
  </w:comment>
  <w:comment w:id="102" w:author="Microsoft Office User" w:date="2026-07-30T22:55:00Z" w:initials="MOU">
    <w:p w14:paraId="35AD44CA" w14:textId="6C9D2691" w:rsidR="007E7D05" w:rsidRDefault="007E7D05">
      <w:pPr>
        <w:pStyle w:val="CommentText"/>
      </w:pPr>
      <w:r>
        <w:rPr>
          <w:rStyle w:val="CommentReference"/>
        </w:rPr>
        <w:annotationRef/>
      </w:r>
      <w:r>
        <w:t xml:space="preserve">Give the sources of information. </w:t>
      </w:r>
    </w:p>
  </w:comment>
  <w:comment w:id="193" w:author="Microsoft Office User" w:date="2026-07-30T23:12:00Z" w:initials="MOU">
    <w:p w14:paraId="7B953D3A" w14:textId="77777777" w:rsidR="007E7D05" w:rsidRDefault="007E7D05" w:rsidP="00F4102B">
      <w:pPr>
        <w:jc w:val="both"/>
        <w:rPr>
          <w:rFonts w:cstheme="minorHAnsi"/>
          <w:bCs/>
        </w:rPr>
      </w:pPr>
      <w:r>
        <w:rPr>
          <w:rStyle w:val="CommentReference"/>
        </w:rPr>
        <w:annotationRef/>
      </w:r>
      <w:r>
        <w:rPr>
          <w:rFonts w:cstheme="minorHAnsi"/>
          <w:bCs/>
        </w:rPr>
        <w:t xml:space="preserve">Add a digital table and cover their expertise. </w:t>
      </w:r>
    </w:p>
    <w:p w14:paraId="12BBFCED" w14:textId="275AE058" w:rsidR="007E7D05" w:rsidRDefault="007E7D05">
      <w:pPr>
        <w:pStyle w:val="CommentText"/>
      </w:pPr>
    </w:p>
  </w:comment>
  <w:comment w:id="343" w:author="Microsoft Office User" w:date="2026-07-30T21:20:00Z" w:initials="MOU">
    <w:p w14:paraId="5F89CB69" w14:textId="0AE79E68" w:rsidR="007E7D05" w:rsidRDefault="007E7D05">
      <w:pPr>
        <w:pStyle w:val="CommentText"/>
      </w:pPr>
      <w:r>
        <w:rPr>
          <w:rStyle w:val="CommentReference"/>
        </w:rPr>
        <w:annotationRef/>
      </w:r>
      <w:r>
        <w:t xml:space="preserve">Repeated. Delete this. </w:t>
      </w:r>
    </w:p>
  </w:comment>
  <w:comment w:id="344" w:author="Microsoft Office User" w:date="2026-07-30T21:21:00Z" w:initials="MOU">
    <w:p w14:paraId="62A9E27B" w14:textId="3D952761" w:rsidR="007E7D05" w:rsidRDefault="007E7D05">
      <w:pPr>
        <w:pStyle w:val="CommentText"/>
      </w:pPr>
      <w:r>
        <w:rPr>
          <w:rStyle w:val="CommentReference"/>
        </w:rPr>
        <w:annotationRef/>
      </w:r>
      <w:r>
        <w:t xml:space="preserve">Repeated. </w:t>
      </w:r>
    </w:p>
  </w:comment>
  <w:comment w:id="356" w:author="Microsoft Office User" w:date="2026-07-30T21:25:00Z" w:initials="MOU">
    <w:p w14:paraId="2E44582E" w14:textId="59CC020D" w:rsidR="007E7D05" w:rsidRDefault="007E7D05">
      <w:pPr>
        <w:pStyle w:val="CommentText"/>
      </w:pPr>
      <w:r>
        <w:rPr>
          <w:rStyle w:val="CommentReference"/>
        </w:rPr>
        <w:annotationRef/>
      </w:r>
      <w:r>
        <w:t xml:space="preserve">?? </w:t>
      </w:r>
      <w:proofErr w:type="spellStart"/>
      <w:r>
        <w:t>Isnt</w:t>
      </w:r>
      <w:proofErr w:type="spellEnd"/>
      <w:r>
        <w:t xml:space="preserve"> this the results?? </w:t>
      </w:r>
    </w:p>
  </w:comment>
  <w:comment w:id="1162" w:author="Microsoft Office User" w:date="2026-07-30T23:07:00Z" w:initials="MOU">
    <w:p w14:paraId="701C56E3" w14:textId="41C42641" w:rsidR="007E7D05" w:rsidRDefault="007E7D05">
      <w:pPr>
        <w:pStyle w:val="CommentText"/>
      </w:pPr>
      <w:r>
        <w:rPr>
          <w:rStyle w:val="CommentReference"/>
        </w:rPr>
        <w:annotationRef/>
      </w:r>
      <w:r>
        <w:t xml:space="preserve">Develop new normal tables for all such kinds of table. </w:t>
      </w:r>
    </w:p>
  </w:comment>
  <w:comment w:id="1163" w:author="Microsoft Office User" w:date="2026-07-30T23:09:00Z" w:initials="MOU">
    <w:p w14:paraId="6B4633E6" w14:textId="3F98261E" w:rsidR="007E7D05" w:rsidRDefault="007E7D05">
      <w:pPr>
        <w:pStyle w:val="CommentText"/>
      </w:pPr>
      <w:r>
        <w:rPr>
          <w:rStyle w:val="CommentReference"/>
        </w:rPr>
        <w:annotationRef/>
      </w:r>
      <w:r>
        <w:t xml:space="preserve">Use new normal table. </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CC543AC" w15:done="0"/>
  <w15:commentEx w15:paraId="128D98C9" w15:done="0"/>
  <w15:commentEx w15:paraId="24F4A7AA" w15:done="0"/>
  <w15:commentEx w15:paraId="7744DC5C" w15:done="0"/>
  <w15:commentEx w15:paraId="288B02C7" w15:done="0"/>
  <w15:commentEx w15:paraId="171DA9D7" w15:done="0"/>
  <w15:commentEx w15:paraId="51FE6796" w15:done="0"/>
  <w15:commentEx w15:paraId="224BDDBF" w15:done="0"/>
  <w15:commentEx w15:paraId="6F07D8C9" w15:done="0"/>
  <w15:commentEx w15:paraId="35AD44CA" w15:done="0"/>
  <w15:commentEx w15:paraId="12BBFCED" w15:done="0"/>
  <w15:commentEx w15:paraId="5F89CB69" w15:done="0"/>
  <w15:commentEx w15:paraId="62A9E27B" w15:done="0"/>
  <w15:commentEx w15:paraId="2E44582E" w15:done="0"/>
  <w15:commentEx w15:paraId="701C56E3" w15:done="0"/>
  <w15:commentEx w15:paraId="6B4633E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2E0C25" w16cex:dateUtc="2026-07-30T17:29:00Z"/>
  <w16cex:commentExtensible w16cex:durableId="075D89DE" w16cex:dateUtc="2026-07-30T15:12:00Z"/>
  <w16cex:commentExtensible w16cex:durableId="7DEF28BA" w16cex:dateUtc="2026-07-30T15:12:00Z"/>
  <w16cex:commentExtensible w16cex:durableId="2EB30B8B" w16cex:dateUtc="2026-07-30T15:14:00Z"/>
  <w16cex:commentExtensible w16cex:durableId="567C7796" w16cex:dateUtc="2026-07-30T15:17:00Z"/>
  <w16cex:commentExtensible w16cex:durableId="1AE4547D" w16cex:dateUtc="2026-07-30T15:21:00Z"/>
  <w16cex:commentExtensible w16cex:durableId="0A81C8E1" w16cex:dateUtc="2026-07-30T15:23:00Z"/>
  <w16cex:commentExtensible w16cex:durableId="01B9D588" w16cex:dateUtc="2026-07-30T17:11:00Z"/>
  <w16cex:commentExtensible w16cex:durableId="226A1AC3" w16cex:dateUtc="2026-07-30T17:09:00Z"/>
  <w16cex:commentExtensible w16cex:durableId="01A0DBA0" w16cex:dateUtc="2026-07-30T17:10:00Z"/>
  <w16cex:commentExtensible w16cex:durableId="38A25207" w16cex:dateUtc="2026-07-30T17:27:00Z"/>
  <w16cex:commentExtensible w16cex:durableId="1CC199C6" w16cex:dateUtc="2026-07-30T15:35:00Z"/>
  <w16cex:commentExtensible w16cex:durableId="0FFF9CDD" w16cex:dateUtc="2026-07-30T15:36:00Z"/>
  <w16cex:commentExtensible w16cex:durableId="11CD0B82" w16cex:dateUtc="2026-07-30T15:40:00Z"/>
  <w16cex:commentExtensible w16cex:durableId="40FFAD86" w16cex:dateUtc="2026-07-30T17:22:00Z"/>
  <w16cex:commentExtensible w16cex:durableId="659F222A" w16cex:dateUtc="2026-07-30T17: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C543AC" w16cid:durableId="292E0C25"/>
  <w16cid:commentId w16cid:paraId="128D98C9" w16cid:durableId="075D89DE"/>
  <w16cid:commentId w16cid:paraId="24F4A7AA" w16cid:durableId="7DEF28BA"/>
  <w16cid:commentId w16cid:paraId="7744DC5C" w16cid:durableId="2EB30B8B"/>
  <w16cid:commentId w16cid:paraId="288B02C7" w16cid:durableId="567C7796"/>
  <w16cid:commentId w16cid:paraId="171DA9D7" w16cid:durableId="1AE4547D"/>
  <w16cid:commentId w16cid:paraId="51FE6796" w16cid:durableId="0A81C8E1"/>
  <w16cid:commentId w16cid:paraId="224BDDBF" w16cid:durableId="01B9D588"/>
  <w16cid:commentId w16cid:paraId="6F07D8C9" w16cid:durableId="226A1AC3"/>
  <w16cid:commentId w16cid:paraId="35AD44CA" w16cid:durableId="01A0DBA0"/>
  <w16cid:commentId w16cid:paraId="12BBFCED" w16cid:durableId="38A25207"/>
  <w16cid:commentId w16cid:paraId="5F89CB69" w16cid:durableId="1CC199C6"/>
  <w16cid:commentId w16cid:paraId="62A9E27B" w16cid:durableId="0FFF9CDD"/>
  <w16cid:commentId w16cid:paraId="2E44582E" w16cid:durableId="11CD0B82"/>
  <w16cid:commentId w16cid:paraId="701C56E3" w16cid:durableId="40FFAD86"/>
  <w16cid:commentId w16cid:paraId="6B4633E6" w16cid:durableId="659F222A"/>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A61549C" w14:textId="77777777" w:rsidR="00B51584" w:rsidRDefault="00B51584" w:rsidP="00606784">
      <w:pPr>
        <w:spacing w:after="0" w:line="240" w:lineRule="auto"/>
      </w:pPr>
      <w:r>
        <w:separator/>
      </w:r>
    </w:p>
  </w:endnote>
  <w:endnote w:type="continuationSeparator" w:id="0">
    <w:p w14:paraId="122F9D7A" w14:textId="77777777" w:rsidR="00B51584" w:rsidRDefault="00B51584" w:rsidP="00606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994833820"/>
      <w:docPartObj>
        <w:docPartGallery w:val="Page Numbers (Bottom of Page)"/>
        <w:docPartUnique/>
      </w:docPartObj>
    </w:sdtPr>
    <w:sdtContent>
      <w:p w14:paraId="1BEE63A5" w14:textId="77777777" w:rsidR="007E7D05" w:rsidRDefault="007E7D05" w:rsidP="00923C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3717EB8" w14:textId="77777777" w:rsidR="007E7D05" w:rsidRDefault="007E7D05" w:rsidP="00923CD4">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726688266"/>
      <w:docPartObj>
        <w:docPartGallery w:val="Page Numbers (Bottom of Page)"/>
        <w:docPartUnique/>
      </w:docPartObj>
    </w:sdtPr>
    <w:sdtContent>
      <w:p w14:paraId="165F9383" w14:textId="6608B59B" w:rsidR="007E7D05" w:rsidRDefault="007E7D05" w:rsidP="00923C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CD6077">
          <w:rPr>
            <w:rStyle w:val="PageNumber"/>
            <w:noProof/>
          </w:rPr>
          <w:t>26</w:t>
        </w:r>
        <w:r>
          <w:rPr>
            <w:rStyle w:val="PageNumber"/>
          </w:rPr>
          <w:fldChar w:fldCharType="end"/>
        </w:r>
      </w:p>
    </w:sdtContent>
  </w:sdt>
  <w:p w14:paraId="6BAAC0DC" w14:textId="77777777" w:rsidR="007E7D05" w:rsidRDefault="007E7D05" w:rsidP="00923CD4">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31FF91" w14:textId="77777777" w:rsidR="00B51584" w:rsidRDefault="00B51584" w:rsidP="00606784">
      <w:pPr>
        <w:spacing w:after="0" w:line="240" w:lineRule="auto"/>
      </w:pPr>
      <w:r>
        <w:separator/>
      </w:r>
    </w:p>
  </w:footnote>
  <w:footnote w:type="continuationSeparator" w:id="0">
    <w:p w14:paraId="779A26BA" w14:textId="77777777" w:rsidR="00B51584" w:rsidRDefault="00B51584" w:rsidP="00606784">
      <w:pPr>
        <w:spacing w:after="0" w:line="240" w:lineRule="auto"/>
      </w:pPr>
      <w:r>
        <w:continuationSeparator/>
      </w:r>
    </w:p>
  </w:footnote>
  <w:footnote w:id="1">
    <w:p w14:paraId="1021043B" w14:textId="04F96DC4" w:rsidR="007E7D05" w:rsidRDefault="007E7D05">
      <w:pPr>
        <w:pStyle w:val="FootnoteText"/>
      </w:pPr>
      <w:r>
        <w:rPr>
          <w:rStyle w:val="FootnoteReference"/>
        </w:rPr>
        <w:footnoteRef/>
      </w:r>
      <w:r>
        <w:t xml:space="preserve"> </w:t>
      </w:r>
      <w:proofErr w:type="spellStart"/>
      <w:r w:rsidRPr="00923CD4">
        <w:rPr>
          <w:sz w:val="18"/>
          <w:szCs w:val="18"/>
        </w:rPr>
        <w:t>Ms</w:t>
      </w:r>
      <w:proofErr w:type="spellEnd"/>
      <w:r w:rsidRPr="00923CD4">
        <w:rPr>
          <w:sz w:val="18"/>
          <w:szCs w:val="18"/>
        </w:rPr>
        <w:t xml:space="preserve"> </w:t>
      </w:r>
      <w:proofErr w:type="spellStart"/>
      <w:r w:rsidRPr="00923CD4">
        <w:rPr>
          <w:sz w:val="18"/>
          <w:szCs w:val="18"/>
        </w:rPr>
        <w:t>Subedi</w:t>
      </w:r>
      <w:proofErr w:type="spellEnd"/>
      <w:r w:rsidRPr="00923CD4">
        <w:rPr>
          <w:sz w:val="18"/>
          <w:szCs w:val="18"/>
        </w:rPr>
        <w:t xml:space="preserve"> is </w:t>
      </w:r>
      <w:r>
        <w:rPr>
          <w:sz w:val="18"/>
          <w:szCs w:val="18"/>
        </w:rPr>
        <w:t>a Research I</w:t>
      </w:r>
      <w:r w:rsidRPr="00923CD4">
        <w:rPr>
          <w:sz w:val="18"/>
          <w:szCs w:val="18"/>
        </w:rPr>
        <w:t>ntern at</w:t>
      </w:r>
      <w:r>
        <w:rPr>
          <w:sz w:val="18"/>
          <w:szCs w:val="18"/>
        </w:rPr>
        <w:t xml:space="preserve"> the</w:t>
      </w:r>
      <w:r w:rsidRPr="00923CD4">
        <w:rPr>
          <w:sz w:val="18"/>
          <w:szCs w:val="18"/>
        </w:rPr>
        <w:t xml:space="preserve"> Innovative Circle, an independent research institute.</w:t>
      </w:r>
      <w:r>
        <w:rPr>
          <w:sz w:val="18"/>
          <w:szCs w:val="18"/>
        </w:rPr>
        <w:t xml:space="preserve"> </w:t>
      </w:r>
    </w:p>
  </w:footnote>
  <w:footnote w:id="2">
    <w:p w14:paraId="6F250825" w14:textId="6F454A37" w:rsidR="007E7D05" w:rsidRDefault="007E7D05">
      <w:pPr>
        <w:pStyle w:val="FootnoteText"/>
      </w:pPr>
      <w:r>
        <w:rPr>
          <w:rStyle w:val="FootnoteReference"/>
        </w:rPr>
        <w:footnoteRef/>
      </w:r>
      <w:r>
        <w:t xml:space="preserve"> </w:t>
      </w:r>
      <w:r w:rsidRPr="00923CD4">
        <w:rPr>
          <w:sz w:val="18"/>
          <w:szCs w:val="18"/>
        </w:rPr>
        <w:t xml:space="preserve">Mr. </w:t>
      </w:r>
      <w:proofErr w:type="spellStart"/>
      <w:r w:rsidRPr="00923CD4">
        <w:rPr>
          <w:sz w:val="18"/>
          <w:szCs w:val="18"/>
        </w:rPr>
        <w:t>Adhikari</w:t>
      </w:r>
      <w:proofErr w:type="spellEnd"/>
      <w:r w:rsidRPr="00923CD4">
        <w:rPr>
          <w:sz w:val="18"/>
          <w:szCs w:val="18"/>
        </w:rPr>
        <w:t xml:space="preserve"> is an Assistant Professor of Economics at the </w:t>
      </w:r>
      <w:proofErr w:type="spellStart"/>
      <w:r w:rsidRPr="00923CD4">
        <w:rPr>
          <w:sz w:val="18"/>
          <w:szCs w:val="18"/>
        </w:rPr>
        <w:t>Tribhuvan</w:t>
      </w:r>
      <w:proofErr w:type="spellEnd"/>
      <w:r w:rsidRPr="00923CD4">
        <w:rPr>
          <w:sz w:val="18"/>
          <w:szCs w:val="18"/>
        </w:rPr>
        <w:t xml:space="preserve"> University. He is accessible at </w:t>
      </w:r>
      <w:hyperlink r:id="rId1" w:history="1">
        <w:r w:rsidRPr="00923CD4">
          <w:rPr>
            <w:rStyle w:val="Hyperlink"/>
            <w:sz w:val="18"/>
            <w:szCs w:val="18"/>
          </w:rPr>
          <w:t>adhikarims06@gmail.com</w:t>
        </w:r>
      </w:hyperlink>
      <w:r w:rsidRPr="00923CD4">
        <w:rPr>
          <w:sz w:val="18"/>
          <w:szCs w:val="18"/>
        </w:rPr>
        <w:t xml:space="preserve"> or </w:t>
      </w:r>
      <w:hyperlink r:id="rId2" w:history="1">
        <w:r w:rsidRPr="00923CD4">
          <w:rPr>
            <w:rStyle w:val="Hyperlink"/>
            <w:sz w:val="18"/>
            <w:szCs w:val="18"/>
          </w:rPr>
          <w:t>jeebanath.adhikari@rrlc.tu.edu.np</w:t>
        </w:r>
      </w:hyperlink>
      <w:r w:rsidRPr="00923CD4">
        <w:rPr>
          <w:sz w:val="18"/>
          <w:szCs w:val="18"/>
        </w:rPr>
        <w:t xml:space="preserve">. Mr. </w:t>
      </w:r>
      <w:proofErr w:type="spellStart"/>
      <w:r w:rsidRPr="00923CD4">
        <w:rPr>
          <w:sz w:val="18"/>
          <w:szCs w:val="18"/>
        </w:rPr>
        <w:t>Adhikari</w:t>
      </w:r>
      <w:proofErr w:type="spellEnd"/>
      <w:r w:rsidRPr="00923CD4">
        <w:rPr>
          <w:sz w:val="18"/>
          <w:szCs w:val="18"/>
        </w:rPr>
        <w:t xml:space="preserve"> is the corresponding author.</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4578A"/>
    <w:multiLevelType w:val="multilevel"/>
    <w:tmpl w:val="39225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935E1B"/>
    <w:multiLevelType w:val="multilevel"/>
    <w:tmpl w:val="E974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D4524B"/>
    <w:multiLevelType w:val="multilevel"/>
    <w:tmpl w:val="A25EA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633C0C"/>
    <w:multiLevelType w:val="hybridMultilevel"/>
    <w:tmpl w:val="A588C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B679BF"/>
    <w:multiLevelType w:val="multilevel"/>
    <w:tmpl w:val="DA987D9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4A96666"/>
    <w:multiLevelType w:val="hybridMultilevel"/>
    <w:tmpl w:val="ECA4F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D421AB"/>
    <w:multiLevelType w:val="hybridMultilevel"/>
    <w:tmpl w:val="980685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D54D6C"/>
    <w:multiLevelType w:val="hybridMultilevel"/>
    <w:tmpl w:val="B0509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A56E43"/>
    <w:multiLevelType w:val="hybridMultilevel"/>
    <w:tmpl w:val="3DDEC9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D590744"/>
    <w:multiLevelType w:val="multilevel"/>
    <w:tmpl w:val="BE66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C63FA0"/>
    <w:multiLevelType w:val="hybridMultilevel"/>
    <w:tmpl w:val="47F640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5BE6614"/>
    <w:multiLevelType w:val="multilevel"/>
    <w:tmpl w:val="B6C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4C2AD1"/>
    <w:multiLevelType w:val="hybridMultilevel"/>
    <w:tmpl w:val="3DDEC922"/>
    <w:lvl w:ilvl="0" w:tplc="809EC1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FC76664"/>
    <w:multiLevelType w:val="multilevel"/>
    <w:tmpl w:val="C1C09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BB14A4"/>
    <w:multiLevelType w:val="hybridMultilevel"/>
    <w:tmpl w:val="3DDEC9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74C8690C"/>
    <w:multiLevelType w:val="hybridMultilevel"/>
    <w:tmpl w:val="6812D8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795E6DE2"/>
    <w:multiLevelType w:val="hybridMultilevel"/>
    <w:tmpl w:val="067C4320"/>
    <w:lvl w:ilvl="0" w:tplc="04090001">
      <w:start w:val="1"/>
      <w:numFmt w:val="bullet"/>
      <w:lvlText w:val=""/>
      <w:lvlJc w:val="left"/>
      <w:pPr>
        <w:ind w:left="720" w:hanging="360"/>
      </w:pPr>
      <w:rPr>
        <w:rFonts w:ascii="Symbol" w:hAnsi="Symbol" w:hint="default"/>
      </w:rPr>
    </w:lvl>
    <w:lvl w:ilvl="1" w:tplc="7CAC53B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9E6F68"/>
    <w:multiLevelType w:val="multilevel"/>
    <w:tmpl w:val="4ED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E4988"/>
    <w:multiLevelType w:val="multilevel"/>
    <w:tmpl w:val="5AF4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4"/>
  </w:num>
  <w:num w:numId="3">
    <w:abstractNumId w:val="15"/>
  </w:num>
  <w:num w:numId="4">
    <w:abstractNumId w:val="16"/>
  </w:num>
  <w:num w:numId="5">
    <w:abstractNumId w:val="3"/>
  </w:num>
  <w:num w:numId="6">
    <w:abstractNumId w:val="5"/>
  </w:num>
  <w:num w:numId="7">
    <w:abstractNumId w:val="6"/>
  </w:num>
  <w:num w:numId="8">
    <w:abstractNumId w:val="10"/>
  </w:num>
  <w:num w:numId="9">
    <w:abstractNumId w:val="1"/>
  </w:num>
  <w:num w:numId="10">
    <w:abstractNumId w:val="11"/>
  </w:num>
  <w:num w:numId="11">
    <w:abstractNumId w:val="18"/>
  </w:num>
  <w:num w:numId="12">
    <w:abstractNumId w:val="17"/>
  </w:num>
  <w:num w:numId="13">
    <w:abstractNumId w:val="9"/>
  </w:num>
  <w:num w:numId="14">
    <w:abstractNumId w:val="2"/>
  </w:num>
  <w:num w:numId="15">
    <w:abstractNumId w:val="12"/>
  </w:num>
  <w:num w:numId="16">
    <w:abstractNumId w:val="8"/>
  </w:num>
  <w:num w:numId="17">
    <w:abstractNumId w:val="14"/>
  </w:num>
  <w:num w:numId="18">
    <w:abstractNumId w:val="13"/>
  </w:num>
  <w:num w:numId="19">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icrosoft Office User">
    <w15:presenceInfo w15:providerId="None" w15:userId="Microsoft Office User"/>
  </w15:person>
  <w15:person w15:author="Dell">
    <w15:presenceInfo w15:providerId="Windows Live" w15:userId="c667e740e14e93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BFE"/>
    <w:rsid w:val="00006B64"/>
    <w:rsid w:val="000143E8"/>
    <w:rsid w:val="00023D71"/>
    <w:rsid w:val="000526CC"/>
    <w:rsid w:val="00052EC0"/>
    <w:rsid w:val="00056C5C"/>
    <w:rsid w:val="00062471"/>
    <w:rsid w:val="00064F12"/>
    <w:rsid w:val="000677B8"/>
    <w:rsid w:val="000822BD"/>
    <w:rsid w:val="00095A31"/>
    <w:rsid w:val="00095F6E"/>
    <w:rsid w:val="00097A31"/>
    <w:rsid w:val="000B5EB3"/>
    <w:rsid w:val="000B7F1C"/>
    <w:rsid w:val="000D06E7"/>
    <w:rsid w:val="000F42D2"/>
    <w:rsid w:val="00103E11"/>
    <w:rsid w:val="00120CA5"/>
    <w:rsid w:val="0015047F"/>
    <w:rsid w:val="0016389C"/>
    <w:rsid w:val="00175280"/>
    <w:rsid w:val="0017710A"/>
    <w:rsid w:val="0018592C"/>
    <w:rsid w:val="00196E26"/>
    <w:rsid w:val="001A00B6"/>
    <w:rsid w:val="001C1EAD"/>
    <w:rsid w:val="001D1D63"/>
    <w:rsid w:val="001E4233"/>
    <w:rsid w:val="001E5306"/>
    <w:rsid w:val="001E57F1"/>
    <w:rsid w:val="001F505A"/>
    <w:rsid w:val="00204D94"/>
    <w:rsid w:val="00210844"/>
    <w:rsid w:val="002150C7"/>
    <w:rsid w:val="00222995"/>
    <w:rsid w:val="002573DC"/>
    <w:rsid w:val="0026460E"/>
    <w:rsid w:val="00271C06"/>
    <w:rsid w:val="00280B4B"/>
    <w:rsid w:val="00287D44"/>
    <w:rsid w:val="00295622"/>
    <w:rsid w:val="002A1E22"/>
    <w:rsid w:val="002C5A10"/>
    <w:rsid w:val="002D75EC"/>
    <w:rsid w:val="003233DA"/>
    <w:rsid w:val="00353748"/>
    <w:rsid w:val="00357661"/>
    <w:rsid w:val="00364299"/>
    <w:rsid w:val="003707D7"/>
    <w:rsid w:val="003B0154"/>
    <w:rsid w:val="003C0512"/>
    <w:rsid w:val="003E17AD"/>
    <w:rsid w:val="003E296E"/>
    <w:rsid w:val="003F19AA"/>
    <w:rsid w:val="00402544"/>
    <w:rsid w:val="00423E4B"/>
    <w:rsid w:val="00431AE7"/>
    <w:rsid w:val="00433C8D"/>
    <w:rsid w:val="00434A88"/>
    <w:rsid w:val="0044167A"/>
    <w:rsid w:val="00450C84"/>
    <w:rsid w:val="004615DC"/>
    <w:rsid w:val="00471D71"/>
    <w:rsid w:val="004916B4"/>
    <w:rsid w:val="004A1211"/>
    <w:rsid w:val="004B28E1"/>
    <w:rsid w:val="004C0807"/>
    <w:rsid w:val="004D37B4"/>
    <w:rsid w:val="004E2D78"/>
    <w:rsid w:val="00504CDF"/>
    <w:rsid w:val="00506A3A"/>
    <w:rsid w:val="005446EE"/>
    <w:rsid w:val="00546E1E"/>
    <w:rsid w:val="0055549F"/>
    <w:rsid w:val="005A27BC"/>
    <w:rsid w:val="005B280E"/>
    <w:rsid w:val="005E0AD3"/>
    <w:rsid w:val="005F133C"/>
    <w:rsid w:val="00606784"/>
    <w:rsid w:val="00636314"/>
    <w:rsid w:val="00637005"/>
    <w:rsid w:val="00642700"/>
    <w:rsid w:val="00650C6A"/>
    <w:rsid w:val="00652CCE"/>
    <w:rsid w:val="006534B1"/>
    <w:rsid w:val="0068413E"/>
    <w:rsid w:val="00686B91"/>
    <w:rsid w:val="00691332"/>
    <w:rsid w:val="006A0E74"/>
    <w:rsid w:val="006A130E"/>
    <w:rsid w:val="006C0D38"/>
    <w:rsid w:val="006C4DD2"/>
    <w:rsid w:val="006C646A"/>
    <w:rsid w:val="006D7C44"/>
    <w:rsid w:val="007023A3"/>
    <w:rsid w:val="0071123C"/>
    <w:rsid w:val="00721175"/>
    <w:rsid w:val="00725D15"/>
    <w:rsid w:val="007341B7"/>
    <w:rsid w:val="00746434"/>
    <w:rsid w:val="00752B71"/>
    <w:rsid w:val="00760CC7"/>
    <w:rsid w:val="00761AD8"/>
    <w:rsid w:val="007626E1"/>
    <w:rsid w:val="007722EA"/>
    <w:rsid w:val="00794B6F"/>
    <w:rsid w:val="007A1851"/>
    <w:rsid w:val="007B033B"/>
    <w:rsid w:val="007B5395"/>
    <w:rsid w:val="007E20D8"/>
    <w:rsid w:val="007E62F0"/>
    <w:rsid w:val="007E7D05"/>
    <w:rsid w:val="007E7D2A"/>
    <w:rsid w:val="007F0FC2"/>
    <w:rsid w:val="008316E2"/>
    <w:rsid w:val="008327C5"/>
    <w:rsid w:val="00836469"/>
    <w:rsid w:val="008438BB"/>
    <w:rsid w:val="00851B9B"/>
    <w:rsid w:val="00857A0B"/>
    <w:rsid w:val="00864A0F"/>
    <w:rsid w:val="00881A1E"/>
    <w:rsid w:val="00882756"/>
    <w:rsid w:val="00890E02"/>
    <w:rsid w:val="008A4F4E"/>
    <w:rsid w:val="008A7AA4"/>
    <w:rsid w:val="008B18A7"/>
    <w:rsid w:val="008B508D"/>
    <w:rsid w:val="008D0BBA"/>
    <w:rsid w:val="008D5E74"/>
    <w:rsid w:val="008E14B1"/>
    <w:rsid w:val="00910741"/>
    <w:rsid w:val="00913159"/>
    <w:rsid w:val="0091735B"/>
    <w:rsid w:val="00923CD4"/>
    <w:rsid w:val="00950538"/>
    <w:rsid w:val="00952018"/>
    <w:rsid w:val="00955EB1"/>
    <w:rsid w:val="009561DD"/>
    <w:rsid w:val="00974BFE"/>
    <w:rsid w:val="00984A06"/>
    <w:rsid w:val="0098635E"/>
    <w:rsid w:val="009A0209"/>
    <w:rsid w:val="009A78B8"/>
    <w:rsid w:val="009D5C22"/>
    <w:rsid w:val="009E0B04"/>
    <w:rsid w:val="009E4A82"/>
    <w:rsid w:val="009F5D04"/>
    <w:rsid w:val="00A05381"/>
    <w:rsid w:val="00A23BDA"/>
    <w:rsid w:val="00A30C56"/>
    <w:rsid w:val="00A47645"/>
    <w:rsid w:val="00A47692"/>
    <w:rsid w:val="00A52354"/>
    <w:rsid w:val="00A53E86"/>
    <w:rsid w:val="00A658ED"/>
    <w:rsid w:val="00A72A0C"/>
    <w:rsid w:val="00A776A5"/>
    <w:rsid w:val="00A847D9"/>
    <w:rsid w:val="00A864EF"/>
    <w:rsid w:val="00AA1FEF"/>
    <w:rsid w:val="00AA50E7"/>
    <w:rsid w:val="00AC0082"/>
    <w:rsid w:val="00AC19F0"/>
    <w:rsid w:val="00AD3408"/>
    <w:rsid w:val="00AE4674"/>
    <w:rsid w:val="00AF6D0A"/>
    <w:rsid w:val="00B11849"/>
    <w:rsid w:val="00B219AE"/>
    <w:rsid w:val="00B27122"/>
    <w:rsid w:val="00B34125"/>
    <w:rsid w:val="00B51584"/>
    <w:rsid w:val="00B570B4"/>
    <w:rsid w:val="00B62B0B"/>
    <w:rsid w:val="00B74697"/>
    <w:rsid w:val="00B82475"/>
    <w:rsid w:val="00BC6803"/>
    <w:rsid w:val="00BE1799"/>
    <w:rsid w:val="00BF5EA2"/>
    <w:rsid w:val="00C1181D"/>
    <w:rsid w:val="00C118CA"/>
    <w:rsid w:val="00C148CC"/>
    <w:rsid w:val="00C205AD"/>
    <w:rsid w:val="00C24121"/>
    <w:rsid w:val="00C27FEA"/>
    <w:rsid w:val="00C33178"/>
    <w:rsid w:val="00C4179D"/>
    <w:rsid w:val="00C45002"/>
    <w:rsid w:val="00C500A4"/>
    <w:rsid w:val="00C57231"/>
    <w:rsid w:val="00C670B9"/>
    <w:rsid w:val="00C7364D"/>
    <w:rsid w:val="00C830C4"/>
    <w:rsid w:val="00C944DE"/>
    <w:rsid w:val="00CB1B1D"/>
    <w:rsid w:val="00CC4EB9"/>
    <w:rsid w:val="00CD6077"/>
    <w:rsid w:val="00CE2766"/>
    <w:rsid w:val="00CE2C58"/>
    <w:rsid w:val="00CE2F52"/>
    <w:rsid w:val="00CF2369"/>
    <w:rsid w:val="00CF2CFB"/>
    <w:rsid w:val="00CF4DE6"/>
    <w:rsid w:val="00CF68D9"/>
    <w:rsid w:val="00D02744"/>
    <w:rsid w:val="00D02B28"/>
    <w:rsid w:val="00D25EDB"/>
    <w:rsid w:val="00D3528E"/>
    <w:rsid w:val="00D60CAF"/>
    <w:rsid w:val="00D71094"/>
    <w:rsid w:val="00D91DB0"/>
    <w:rsid w:val="00D92D21"/>
    <w:rsid w:val="00DA0053"/>
    <w:rsid w:val="00DA6A9B"/>
    <w:rsid w:val="00DB0225"/>
    <w:rsid w:val="00DB489E"/>
    <w:rsid w:val="00DD3DD3"/>
    <w:rsid w:val="00DD544D"/>
    <w:rsid w:val="00DD6ED3"/>
    <w:rsid w:val="00DD7382"/>
    <w:rsid w:val="00DD7A6F"/>
    <w:rsid w:val="00E034D0"/>
    <w:rsid w:val="00E15D88"/>
    <w:rsid w:val="00E16400"/>
    <w:rsid w:val="00E25711"/>
    <w:rsid w:val="00E31E70"/>
    <w:rsid w:val="00E35AB0"/>
    <w:rsid w:val="00E35E68"/>
    <w:rsid w:val="00E42ED9"/>
    <w:rsid w:val="00E46FDC"/>
    <w:rsid w:val="00E50576"/>
    <w:rsid w:val="00E73F72"/>
    <w:rsid w:val="00E748C7"/>
    <w:rsid w:val="00E821B4"/>
    <w:rsid w:val="00E85154"/>
    <w:rsid w:val="00E91E5C"/>
    <w:rsid w:val="00E95FD5"/>
    <w:rsid w:val="00EB4336"/>
    <w:rsid w:val="00EE58B5"/>
    <w:rsid w:val="00EF0107"/>
    <w:rsid w:val="00F0112C"/>
    <w:rsid w:val="00F065F6"/>
    <w:rsid w:val="00F21F51"/>
    <w:rsid w:val="00F4102B"/>
    <w:rsid w:val="00F534B5"/>
    <w:rsid w:val="00F67464"/>
    <w:rsid w:val="00F74DFE"/>
    <w:rsid w:val="00F978E6"/>
    <w:rsid w:val="00FC7B97"/>
    <w:rsid w:val="00FD349E"/>
    <w:rsid w:val="00FE6F19"/>
    <w:rsid w:val="00FF1E5C"/>
    <w:rsid w:val="00FF2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1BB63"/>
  <w15:chartTrackingRefBased/>
  <w15:docId w15:val="{AA0C0B9C-8E64-48D3-94F6-14D283B5C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F74D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3631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6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6784"/>
  </w:style>
  <w:style w:type="paragraph" w:styleId="Footer">
    <w:name w:val="footer"/>
    <w:basedOn w:val="Normal"/>
    <w:link w:val="FooterChar"/>
    <w:uiPriority w:val="99"/>
    <w:unhideWhenUsed/>
    <w:rsid w:val="00606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6784"/>
  </w:style>
  <w:style w:type="paragraph" w:styleId="Caption">
    <w:name w:val="caption"/>
    <w:basedOn w:val="Normal"/>
    <w:next w:val="Normal"/>
    <w:uiPriority w:val="35"/>
    <w:unhideWhenUsed/>
    <w:qFormat/>
    <w:rsid w:val="00175280"/>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semiHidden/>
    <w:rsid w:val="00F74DF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636314"/>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120C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C1181D"/>
    <w:rPr>
      <w:rFonts w:ascii="Times New Roman" w:hAnsi="Times New Roman" w:cs="Times New Roman"/>
      <w:sz w:val="24"/>
      <w:szCs w:val="24"/>
    </w:rPr>
  </w:style>
  <w:style w:type="character" w:styleId="Strong">
    <w:name w:val="Strong"/>
    <w:basedOn w:val="DefaultParagraphFont"/>
    <w:uiPriority w:val="22"/>
    <w:qFormat/>
    <w:rsid w:val="006A0E74"/>
    <w:rPr>
      <w:b/>
      <w:bCs/>
    </w:rPr>
  </w:style>
  <w:style w:type="paragraph" w:styleId="Revision">
    <w:name w:val="Revision"/>
    <w:hidden/>
    <w:uiPriority w:val="99"/>
    <w:semiHidden/>
    <w:rsid w:val="00095A31"/>
    <w:pPr>
      <w:spacing w:after="0" w:line="240" w:lineRule="auto"/>
    </w:pPr>
  </w:style>
  <w:style w:type="paragraph" w:styleId="FootnoteText">
    <w:name w:val="footnote text"/>
    <w:basedOn w:val="Normal"/>
    <w:link w:val="FootnoteTextChar"/>
    <w:uiPriority w:val="99"/>
    <w:semiHidden/>
    <w:unhideWhenUsed/>
    <w:rsid w:val="00095A3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95A31"/>
    <w:rPr>
      <w:sz w:val="20"/>
      <w:szCs w:val="20"/>
    </w:rPr>
  </w:style>
  <w:style w:type="character" w:styleId="FootnoteReference">
    <w:name w:val="footnote reference"/>
    <w:basedOn w:val="DefaultParagraphFont"/>
    <w:uiPriority w:val="99"/>
    <w:semiHidden/>
    <w:unhideWhenUsed/>
    <w:rsid w:val="00095A31"/>
    <w:rPr>
      <w:vertAlign w:val="superscript"/>
    </w:rPr>
  </w:style>
  <w:style w:type="character" w:styleId="Hyperlink">
    <w:name w:val="Hyperlink"/>
    <w:basedOn w:val="DefaultParagraphFont"/>
    <w:uiPriority w:val="99"/>
    <w:unhideWhenUsed/>
    <w:rsid w:val="00056C5C"/>
    <w:rPr>
      <w:color w:val="0563C1" w:themeColor="hyperlink"/>
      <w:u w:val="single"/>
    </w:rPr>
  </w:style>
  <w:style w:type="character" w:customStyle="1" w:styleId="UnresolvedMention1">
    <w:name w:val="Unresolved Mention1"/>
    <w:basedOn w:val="DefaultParagraphFont"/>
    <w:uiPriority w:val="99"/>
    <w:semiHidden/>
    <w:unhideWhenUsed/>
    <w:rsid w:val="00056C5C"/>
    <w:rPr>
      <w:color w:val="605E5C"/>
      <w:shd w:val="clear" w:color="auto" w:fill="E1DFDD"/>
    </w:rPr>
  </w:style>
  <w:style w:type="character" w:styleId="PageNumber">
    <w:name w:val="page number"/>
    <w:basedOn w:val="DefaultParagraphFont"/>
    <w:uiPriority w:val="99"/>
    <w:semiHidden/>
    <w:unhideWhenUsed/>
    <w:rsid w:val="00062471"/>
  </w:style>
  <w:style w:type="character" w:styleId="CommentReference">
    <w:name w:val="annotation reference"/>
    <w:basedOn w:val="DefaultParagraphFont"/>
    <w:uiPriority w:val="99"/>
    <w:semiHidden/>
    <w:unhideWhenUsed/>
    <w:rsid w:val="00752B71"/>
    <w:rPr>
      <w:sz w:val="16"/>
      <w:szCs w:val="16"/>
    </w:rPr>
  </w:style>
  <w:style w:type="paragraph" w:styleId="CommentText">
    <w:name w:val="annotation text"/>
    <w:basedOn w:val="Normal"/>
    <w:link w:val="CommentTextChar"/>
    <w:uiPriority w:val="99"/>
    <w:semiHidden/>
    <w:unhideWhenUsed/>
    <w:rsid w:val="00752B71"/>
    <w:pPr>
      <w:spacing w:line="240" w:lineRule="auto"/>
    </w:pPr>
    <w:rPr>
      <w:sz w:val="20"/>
      <w:szCs w:val="20"/>
    </w:rPr>
  </w:style>
  <w:style w:type="character" w:customStyle="1" w:styleId="CommentTextChar">
    <w:name w:val="Comment Text Char"/>
    <w:basedOn w:val="DefaultParagraphFont"/>
    <w:link w:val="CommentText"/>
    <w:uiPriority w:val="99"/>
    <w:semiHidden/>
    <w:rsid w:val="00752B71"/>
    <w:rPr>
      <w:sz w:val="20"/>
      <w:szCs w:val="20"/>
    </w:rPr>
  </w:style>
  <w:style w:type="paragraph" w:styleId="CommentSubject">
    <w:name w:val="annotation subject"/>
    <w:basedOn w:val="CommentText"/>
    <w:next w:val="CommentText"/>
    <w:link w:val="CommentSubjectChar"/>
    <w:uiPriority w:val="99"/>
    <w:semiHidden/>
    <w:unhideWhenUsed/>
    <w:rsid w:val="00752B71"/>
    <w:rPr>
      <w:b/>
      <w:bCs/>
    </w:rPr>
  </w:style>
  <w:style w:type="character" w:customStyle="1" w:styleId="CommentSubjectChar">
    <w:name w:val="Comment Subject Char"/>
    <w:basedOn w:val="CommentTextChar"/>
    <w:link w:val="CommentSubject"/>
    <w:uiPriority w:val="99"/>
    <w:semiHidden/>
    <w:rsid w:val="00752B71"/>
    <w:rPr>
      <w:b/>
      <w:bCs/>
      <w:sz w:val="20"/>
      <w:szCs w:val="20"/>
    </w:rPr>
  </w:style>
  <w:style w:type="paragraph" w:styleId="BalloonText">
    <w:name w:val="Balloon Text"/>
    <w:basedOn w:val="Normal"/>
    <w:link w:val="BalloonTextChar"/>
    <w:uiPriority w:val="99"/>
    <w:semiHidden/>
    <w:unhideWhenUsed/>
    <w:rsid w:val="007023A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23A3"/>
    <w:rPr>
      <w:rFonts w:ascii="Segoe UI" w:hAnsi="Segoe UI" w:cs="Segoe UI"/>
      <w:sz w:val="18"/>
      <w:szCs w:val="18"/>
    </w:rPr>
  </w:style>
  <w:style w:type="paragraph" w:styleId="ListParagraph">
    <w:name w:val="List Paragraph"/>
    <w:basedOn w:val="Normal"/>
    <w:uiPriority w:val="34"/>
    <w:qFormat/>
    <w:rsid w:val="007023A3"/>
    <w:pPr>
      <w:ind w:left="720"/>
      <w:contextualSpacing/>
    </w:pPr>
  </w:style>
  <w:style w:type="character" w:styleId="PlaceholderText">
    <w:name w:val="Placeholder Text"/>
    <w:basedOn w:val="DefaultParagraphFont"/>
    <w:uiPriority w:val="99"/>
    <w:semiHidden/>
    <w:rsid w:val="00CB1B1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8639">
      <w:bodyDiv w:val="1"/>
      <w:marLeft w:val="0"/>
      <w:marRight w:val="0"/>
      <w:marTop w:val="0"/>
      <w:marBottom w:val="0"/>
      <w:divBdr>
        <w:top w:val="none" w:sz="0" w:space="0" w:color="auto"/>
        <w:left w:val="none" w:sz="0" w:space="0" w:color="auto"/>
        <w:bottom w:val="none" w:sz="0" w:space="0" w:color="auto"/>
        <w:right w:val="none" w:sz="0" w:space="0" w:color="auto"/>
      </w:divBdr>
    </w:div>
    <w:div w:id="7410606">
      <w:bodyDiv w:val="1"/>
      <w:marLeft w:val="0"/>
      <w:marRight w:val="0"/>
      <w:marTop w:val="0"/>
      <w:marBottom w:val="0"/>
      <w:divBdr>
        <w:top w:val="none" w:sz="0" w:space="0" w:color="auto"/>
        <w:left w:val="none" w:sz="0" w:space="0" w:color="auto"/>
        <w:bottom w:val="none" w:sz="0" w:space="0" w:color="auto"/>
        <w:right w:val="none" w:sz="0" w:space="0" w:color="auto"/>
      </w:divBdr>
    </w:div>
    <w:div w:id="39287282">
      <w:bodyDiv w:val="1"/>
      <w:marLeft w:val="0"/>
      <w:marRight w:val="0"/>
      <w:marTop w:val="0"/>
      <w:marBottom w:val="0"/>
      <w:divBdr>
        <w:top w:val="none" w:sz="0" w:space="0" w:color="auto"/>
        <w:left w:val="none" w:sz="0" w:space="0" w:color="auto"/>
        <w:bottom w:val="none" w:sz="0" w:space="0" w:color="auto"/>
        <w:right w:val="none" w:sz="0" w:space="0" w:color="auto"/>
      </w:divBdr>
    </w:div>
    <w:div w:id="54207910">
      <w:bodyDiv w:val="1"/>
      <w:marLeft w:val="0"/>
      <w:marRight w:val="0"/>
      <w:marTop w:val="0"/>
      <w:marBottom w:val="0"/>
      <w:divBdr>
        <w:top w:val="none" w:sz="0" w:space="0" w:color="auto"/>
        <w:left w:val="none" w:sz="0" w:space="0" w:color="auto"/>
        <w:bottom w:val="none" w:sz="0" w:space="0" w:color="auto"/>
        <w:right w:val="none" w:sz="0" w:space="0" w:color="auto"/>
      </w:divBdr>
    </w:div>
    <w:div w:id="54553235">
      <w:bodyDiv w:val="1"/>
      <w:marLeft w:val="0"/>
      <w:marRight w:val="0"/>
      <w:marTop w:val="0"/>
      <w:marBottom w:val="0"/>
      <w:divBdr>
        <w:top w:val="none" w:sz="0" w:space="0" w:color="auto"/>
        <w:left w:val="none" w:sz="0" w:space="0" w:color="auto"/>
        <w:bottom w:val="none" w:sz="0" w:space="0" w:color="auto"/>
        <w:right w:val="none" w:sz="0" w:space="0" w:color="auto"/>
      </w:divBdr>
    </w:div>
    <w:div w:id="64450257">
      <w:bodyDiv w:val="1"/>
      <w:marLeft w:val="0"/>
      <w:marRight w:val="0"/>
      <w:marTop w:val="0"/>
      <w:marBottom w:val="0"/>
      <w:divBdr>
        <w:top w:val="none" w:sz="0" w:space="0" w:color="auto"/>
        <w:left w:val="none" w:sz="0" w:space="0" w:color="auto"/>
        <w:bottom w:val="none" w:sz="0" w:space="0" w:color="auto"/>
        <w:right w:val="none" w:sz="0" w:space="0" w:color="auto"/>
      </w:divBdr>
    </w:div>
    <w:div w:id="76875060">
      <w:bodyDiv w:val="1"/>
      <w:marLeft w:val="0"/>
      <w:marRight w:val="0"/>
      <w:marTop w:val="0"/>
      <w:marBottom w:val="0"/>
      <w:divBdr>
        <w:top w:val="none" w:sz="0" w:space="0" w:color="auto"/>
        <w:left w:val="none" w:sz="0" w:space="0" w:color="auto"/>
        <w:bottom w:val="none" w:sz="0" w:space="0" w:color="auto"/>
        <w:right w:val="none" w:sz="0" w:space="0" w:color="auto"/>
      </w:divBdr>
      <w:divsChild>
        <w:div w:id="2055109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365924">
      <w:bodyDiv w:val="1"/>
      <w:marLeft w:val="0"/>
      <w:marRight w:val="0"/>
      <w:marTop w:val="0"/>
      <w:marBottom w:val="0"/>
      <w:divBdr>
        <w:top w:val="none" w:sz="0" w:space="0" w:color="auto"/>
        <w:left w:val="none" w:sz="0" w:space="0" w:color="auto"/>
        <w:bottom w:val="none" w:sz="0" w:space="0" w:color="auto"/>
        <w:right w:val="none" w:sz="0" w:space="0" w:color="auto"/>
      </w:divBdr>
    </w:div>
    <w:div w:id="99110750">
      <w:bodyDiv w:val="1"/>
      <w:marLeft w:val="0"/>
      <w:marRight w:val="0"/>
      <w:marTop w:val="0"/>
      <w:marBottom w:val="0"/>
      <w:divBdr>
        <w:top w:val="none" w:sz="0" w:space="0" w:color="auto"/>
        <w:left w:val="none" w:sz="0" w:space="0" w:color="auto"/>
        <w:bottom w:val="none" w:sz="0" w:space="0" w:color="auto"/>
        <w:right w:val="none" w:sz="0" w:space="0" w:color="auto"/>
      </w:divBdr>
    </w:div>
    <w:div w:id="105544203">
      <w:bodyDiv w:val="1"/>
      <w:marLeft w:val="0"/>
      <w:marRight w:val="0"/>
      <w:marTop w:val="0"/>
      <w:marBottom w:val="0"/>
      <w:divBdr>
        <w:top w:val="none" w:sz="0" w:space="0" w:color="auto"/>
        <w:left w:val="none" w:sz="0" w:space="0" w:color="auto"/>
        <w:bottom w:val="none" w:sz="0" w:space="0" w:color="auto"/>
        <w:right w:val="none" w:sz="0" w:space="0" w:color="auto"/>
      </w:divBdr>
    </w:div>
    <w:div w:id="113208144">
      <w:bodyDiv w:val="1"/>
      <w:marLeft w:val="0"/>
      <w:marRight w:val="0"/>
      <w:marTop w:val="0"/>
      <w:marBottom w:val="0"/>
      <w:divBdr>
        <w:top w:val="none" w:sz="0" w:space="0" w:color="auto"/>
        <w:left w:val="none" w:sz="0" w:space="0" w:color="auto"/>
        <w:bottom w:val="none" w:sz="0" w:space="0" w:color="auto"/>
        <w:right w:val="none" w:sz="0" w:space="0" w:color="auto"/>
      </w:divBdr>
    </w:div>
    <w:div w:id="113255556">
      <w:bodyDiv w:val="1"/>
      <w:marLeft w:val="0"/>
      <w:marRight w:val="0"/>
      <w:marTop w:val="0"/>
      <w:marBottom w:val="0"/>
      <w:divBdr>
        <w:top w:val="none" w:sz="0" w:space="0" w:color="auto"/>
        <w:left w:val="none" w:sz="0" w:space="0" w:color="auto"/>
        <w:bottom w:val="none" w:sz="0" w:space="0" w:color="auto"/>
        <w:right w:val="none" w:sz="0" w:space="0" w:color="auto"/>
      </w:divBdr>
    </w:div>
    <w:div w:id="128667952">
      <w:bodyDiv w:val="1"/>
      <w:marLeft w:val="0"/>
      <w:marRight w:val="0"/>
      <w:marTop w:val="0"/>
      <w:marBottom w:val="0"/>
      <w:divBdr>
        <w:top w:val="none" w:sz="0" w:space="0" w:color="auto"/>
        <w:left w:val="none" w:sz="0" w:space="0" w:color="auto"/>
        <w:bottom w:val="none" w:sz="0" w:space="0" w:color="auto"/>
        <w:right w:val="none" w:sz="0" w:space="0" w:color="auto"/>
      </w:divBdr>
      <w:divsChild>
        <w:div w:id="95166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27200">
      <w:bodyDiv w:val="1"/>
      <w:marLeft w:val="0"/>
      <w:marRight w:val="0"/>
      <w:marTop w:val="0"/>
      <w:marBottom w:val="0"/>
      <w:divBdr>
        <w:top w:val="none" w:sz="0" w:space="0" w:color="auto"/>
        <w:left w:val="none" w:sz="0" w:space="0" w:color="auto"/>
        <w:bottom w:val="none" w:sz="0" w:space="0" w:color="auto"/>
        <w:right w:val="none" w:sz="0" w:space="0" w:color="auto"/>
      </w:divBdr>
    </w:div>
    <w:div w:id="177619748">
      <w:bodyDiv w:val="1"/>
      <w:marLeft w:val="0"/>
      <w:marRight w:val="0"/>
      <w:marTop w:val="0"/>
      <w:marBottom w:val="0"/>
      <w:divBdr>
        <w:top w:val="none" w:sz="0" w:space="0" w:color="auto"/>
        <w:left w:val="none" w:sz="0" w:space="0" w:color="auto"/>
        <w:bottom w:val="none" w:sz="0" w:space="0" w:color="auto"/>
        <w:right w:val="none" w:sz="0" w:space="0" w:color="auto"/>
      </w:divBdr>
    </w:div>
    <w:div w:id="178010174">
      <w:bodyDiv w:val="1"/>
      <w:marLeft w:val="0"/>
      <w:marRight w:val="0"/>
      <w:marTop w:val="0"/>
      <w:marBottom w:val="0"/>
      <w:divBdr>
        <w:top w:val="none" w:sz="0" w:space="0" w:color="auto"/>
        <w:left w:val="none" w:sz="0" w:space="0" w:color="auto"/>
        <w:bottom w:val="none" w:sz="0" w:space="0" w:color="auto"/>
        <w:right w:val="none" w:sz="0" w:space="0" w:color="auto"/>
      </w:divBdr>
    </w:div>
    <w:div w:id="178354206">
      <w:bodyDiv w:val="1"/>
      <w:marLeft w:val="0"/>
      <w:marRight w:val="0"/>
      <w:marTop w:val="0"/>
      <w:marBottom w:val="0"/>
      <w:divBdr>
        <w:top w:val="none" w:sz="0" w:space="0" w:color="auto"/>
        <w:left w:val="none" w:sz="0" w:space="0" w:color="auto"/>
        <w:bottom w:val="none" w:sz="0" w:space="0" w:color="auto"/>
        <w:right w:val="none" w:sz="0" w:space="0" w:color="auto"/>
      </w:divBdr>
    </w:div>
    <w:div w:id="194003641">
      <w:bodyDiv w:val="1"/>
      <w:marLeft w:val="0"/>
      <w:marRight w:val="0"/>
      <w:marTop w:val="0"/>
      <w:marBottom w:val="0"/>
      <w:divBdr>
        <w:top w:val="none" w:sz="0" w:space="0" w:color="auto"/>
        <w:left w:val="none" w:sz="0" w:space="0" w:color="auto"/>
        <w:bottom w:val="none" w:sz="0" w:space="0" w:color="auto"/>
        <w:right w:val="none" w:sz="0" w:space="0" w:color="auto"/>
      </w:divBdr>
      <w:divsChild>
        <w:div w:id="92033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001562">
      <w:bodyDiv w:val="1"/>
      <w:marLeft w:val="0"/>
      <w:marRight w:val="0"/>
      <w:marTop w:val="0"/>
      <w:marBottom w:val="0"/>
      <w:divBdr>
        <w:top w:val="none" w:sz="0" w:space="0" w:color="auto"/>
        <w:left w:val="none" w:sz="0" w:space="0" w:color="auto"/>
        <w:bottom w:val="none" w:sz="0" w:space="0" w:color="auto"/>
        <w:right w:val="none" w:sz="0" w:space="0" w:color="auto"/>
      </w:divBdr>
      <w:divsChild>
        <w:div w:id="1253465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7474082">
      <w:bodyDiv w:val="1"/>
      <w:marLeft w:val="0"/>
      <w:marRight w:val="0"/>
      <w:marTop w:val="0"/>
      <w:marBottom w:val="0"/>
      <w:divBdr>
        <w:top w:val="none" w:sz="0" w:space="0" w:color="auto"/>
        <w:left w:val="none" w:sz="0" w:space="0" w:color="auto"/>
        <w:bottom w:val="none" w:sz="0" w:space="0" w:color="auto"/>
        <w:right w:val="none" w:sz="0" w:space="0" w:color="auto"/>
      </w:divBdr>
    </w:div>
    <w:div w:id="219559172">
      <w:bodyDiv w:val="1"/>
      <w:marLeft w:val="0"/>
      <w:marRight w:val="0"/>
      <w:marTop w:val="0"/>
      <w:marBottom w:val="0"/>
      <w:divBdr>
        <w:top w:val="none" w:sz="0" w:space="0" w:color="auto"/>
        <w:left w:val="none" w:sz="0" w:space="0" w:color="auto"/>
        <w:bottom w:val="none" w:sz="0" w:space="0" w:color="auto"/>
        <w:right w:val="none" w:sz="0" w:space="0" w:color="auto"/>
      </w:divBdr>
    </w:div>
    <w:div w:id="248926923">
      <w:bodyDiv w:val="1"/>
      <w:marLeft w:val="0"/>
      <w:marRight w:val="0"/>
      <w:marTop w:val="0"/>
      <w:marBottom w:val="0"/>
      <w:divBdr>
        <w:top w:val="none" w:sz="0" w:space="0" w:color="auto"/>
        <w:left w:val="none" w:sz="0" w:space="0" w:color="auto"/>
        <w:bottom w:val="none" w:sz="0" w:space="0" w:color="auto"/>
        <w:right w:val="none" w:sz="0" w:space="0" w:color="auto"/>
      </w:divBdr>
    </w:div>
    <w:div w:id="253128332">
      <w:bodyDiv w:val="1"/>
      <w:marLeft w:val="0"/>
      <w:marRight w:val="0"/>
      <w:marTop w:val="0"/>
      <w:marBottom w:val="0"/>
      <w:divBdr>
        <w:top w:val="none" w:sz="0" w:space="0" w:color="auto"/>
        <w:left w:val="none" w:sz="0" w:space="0" w:color="auto"/>
        <w:bottom w:val="none" w:sz="0" w:space="0" w:color="auto"/>
        <w:right w:val="none" w:sz="0" w:space="0" w:color="auto"/>
      </w:divBdr>
    </w:div>
    <w:div w:id="267853477">
      <w:bodyDiv w:val="1"/>
      <w:marLeft w:val="0"/>
      <w:marRight w:val="0"/>
      <w:marTop w:val="0"/>
      <w:marBottom w:val="0"/>
      <w:divBdr>
        <w:top w:val="none" w:sz="0" w:space="0" w:color="auto"/>
        <w:left w:val="none" w:sz="0" w:space="0" w:color="auto"/>
        <w:bottom w:val="none" w:sz="0" w:space="0" w:color="auto"/>
        <w:right w:val="none" w:sz="0" w:space="0" w:color="auto"/>
      </w:divBdr>
    </w:div>
    <w:div w:id="271210583">
      <w:bodyDiv w:val="1"/>
      <w:marLeft w:val="0"/>
      <w:marRight w:val="0"/>
      <w:marTop w:val="0"/>
      <w:marBottom w:val="0"/>
      <w:divBdr>
        <w:top w:val="none" w:sz="0" w:space="0" w:color="auto"/>
        <w:left w:val="none" w:sz="0" w:space="0" w:color="auto"/>
        <w:bottom w:val="none" w:sz="0" w:space="0" w:color="auto"/>
        <w:right w:val="none" w:sz="0" w:space="0" w:color="auto"/>
      </w:divBdr>
    </w:div>
    <w:div w:id="283511840">
      <w:bodyDiv w:val="1"/>
      <w:marLeft w:val="0"/>
      <w:marRight w:val="0"/>
      <w:marTop w:val="0"/>
      <w:marBottom w:val="0"/>
      <w:divBdr>
        <w:top w:val="none" w:sz="0" w:space="0" w:color="auto"/>
        <w:left w:val="none" w:sz="0" w:space="0" w:color="auto"/>
        <w:bottom w:val="none" w:sz="0" w:space="0" w:color="auto"/>
        <w:right w:val="none" w:sz="0" w:space="0" w:color="auto"/>
      </w:divBdr>
    </w:div>
    <w:div w:id="287206023">
      <w:bodyDiv w:val="1"/>
      <w:marLeft w:val="0"/>
      <w:marRight w:val="0"/>
      <w:marTop w:val="0"/>
      <w:marBottom w:val="0"/>
      <w:divBdr>
        <w:top w:val="none" w:sz="0" w:space="0" w:color="auto"/>
        <w:left w:val="none" w:sz="0" w:space="0" w:color="auto"/>
        <w:bottom w:val="none" w:sz="0" w:space="0" w:color="auto"/>
        <w:right w:val="none" w:sz="0" w:space="0" w:color="auto"/>
      </w:divBdr>
    </w:div>
    <w:div w:id="290673966">
      <w:bodyDiv w:val="1"/>
      <w:marLeft w:val="0"/>
      <w:marRight w:val="0"/>
      <w:marTop w:val="0"/>
      <w:marBottom w:val="0"/>
      <w:divBdr>
        <w:top w:val="none" w:sz="0" w:space="0" w:color="auto"/>
        <w:left w:val="none" w:sz="0" w:space="0" w:color="auto"/>
        <w:bottom w:val="none" w:sz="0" w:space="0" w:color="auto"/>
        <w:right w:val="none" w:sz="0" w:space="0" w:color="auto"/>
      </w:divBdr>
    </w:div>
    <w:div w:id="296188006">
      <w:bodyDiv w:val="1"/>
      <w:marLeft w:val="0"/>
      <w:marRight w:val="0"/>
      <w:marTop w:val="0"/>
      <w:marBottom w:val="0"/>
      <w:divBdr>
        <w:top w:val="none" w:sz="0" w:space="0" w:color="auto"/>
        <w:left w:val="none" w:sz="0" w:space="0" w:color="auto"/>
        <w:bottom w:val="none" w:sz="0" w:space="0" w:color="auto"/>
        <w:right w:val="none" w:sz="0" w:space="0" w:color="auto"/>
      </w:divBdr>
    </w:div>
    <w:div w:id="320355143">
      <w:bodyDiv w:val="1"/>
      <w:marLeft w:val="0"/>
      <w:marRight w:val="0"/>
      <w:marTop w:val="0"/>
      <w:marBottom w:val="0"/>
      <w:divBdr>
        <w:top w:val="none" w:sz="0" w:space="0" w:color="auto"/>
        <w:left w:val="none" w:sz="0" w:space="0" w:color="auto"/>
        <w:bottom w:val="none" w:sz="0" w:space="0" w:color="auto"/>
        <w:right w:val="none" w:sz="0" w:space="0" w:color="auto"/>
      </w:divBdr>
    </w:div>
    <w:div w:id="323751576">
      <w:bodyDiv w:val="1"/>
      <w:marLeft w:val="0"/>
      <w:marRight w:val="0"/>
      <w:marTop w:val="0"/>
      <w:marBottom w:val="0"/>
      <w:divBdr>
        <w:top w:val="none" w:sz="0" w:space="0" w:color="auto"/>
        <w:left w:val="none" w:sz="0" w:space="0" w:color="auto"/>
        <w:bottom w:val="none" w:sz="0" w:space="0" w:color="auto"/>
        <w:right w:val="none" w:sz="0" w:space="0" w:color="auto"/>
      </w:divBdr>
    </w:div>
    <w:div w:id="324168714">
      <w:bodyDiv w:val="1"/>
      <w:marLeft w:val="0"/>
      <w:marRight w:val="0"/>
      <w:marTop w:val="0"/>
      <w:marBottom w:val="0"/>
      <w:divBdr>
        <w:top w:val="none" w:sz="0" w:space="0" w:color="auto"/>
        <w:left w:val="none" w:sz="0" w:space="0" w:color="auto"/>
        <w:bottom w:val="none" w:sz="0" w:space="0" w:color="auto"/>
        <w:right w:val="none" w:sz="0" w:space="0" w:color="auto"/>
      </w:divBdr>
    </w:div>
    <w:div w:id="360012153">
      <w:bodyDiv w:val="1"/>
      <w:marLeft w:val="0"/>
      <w:marRight w:val="0"/>
      <w:marTop w:val="0"/>
      <w:marBottom w:val="0"/>
      <w:divBdr>
        <w:top w:val="none" w:sz="0" w:space="0" w:color="auto"/>
        <w:left w:val="none" w:sz="0" w:space="0" w:color="auto"/>
        <w:bottom w:val="none" w:sz="0" w:space="0" w:color="auto"/>
        <w:right w:val="none" w:sz="0" w:space="0" w:color="auto"/>
      </w:divBdr>
    </w:div>
    <w:div w:id="372925407">
      <w:bodyDiv w:val="1"/>
      <w:marLeft w:val="0"/>
      <w:marRight w:val="0"/>
      <w:marTop w:val="0"/>
      <w:marBottom w:val="0"/>
      <w:divBdr>
        <w:top w:val="none" w:sz="0" w:space="0" w:color="auto"/>
        <w:left w:val="none" w:sz="0" w:space="0" w:color="auto"/>
        <w:bottom w:val="none" w:sz="0" w:space="0" w:color="auto"/>
        <w:right w:val="none" w:sz="0" w:space="0" w:color="auto"/>
      </w:divBdr>
    </w:div>
    <w:div w:id="390277030">
      <w:bodyDiv w:val="1"/>
      <w:marLeft w:val="0"/>
      <w:marRight w:val="0"/>
      <w:marTop w:val="0"/>
      <w:marBottom w:val="0"/>
      <w:divBdr>
        <w:top w:val="none" w:sz="0" w:space="0" w:color="auto"/>
        <w:left w:val="none" w:sz="0" w:space="0" w:color="auto"/>
        <w:bottom w:val="none" w:sz="0" w:space="0" w:color="auto"/>
        <w:right w:val="none" w:sz="0" w:space="0" w:color="auto"/>
      </w:divBdr>
    </w:div>
    <w:div w:id="413092784">
      <w:bodyDiv w:val="1"/>
      <w:marLeft w:val="0"/>
      <w:marRight w:val="0"/>
      <w:marTop w:val="0"/>
      <w:marBottom w:val="0"/>
      <w:divBdr>
        <w:top w:val="none" w:sz="0" w:space="0" w:color="auto"/>
        <w:left w:val="none" w:sz="0" w:space="0" w:color="auto"/>
        <w:bottom w:val="none" w:sz="0" w:space="0" w:color="auto"/>
        <w:right w:val="none" w:sz="0" w:space="0" w:color="auto"/>
      </w:divBdr>
    </w:div>
    <w:div w:id="469246697">
      <w:bodyDiv w:val="1"/>
      <w:marLeft w:val="0"/>
      <w:marRight w:val="0"/>
      <w:marTop w:val="0"/>
      <w:marBottom w:val="0"/>
      <w:divBdr>
        <w:top w:val="none" w:sz="0" w:space="0" w:color="auto"/>
        <w:left w:val="none" w:sz="0" w:space="0" w:color="auto"/>
        <w:bottom w:val="none" w:sz="0" w:space="0" w:color="auto"/>
        <w:right w:val="none" w:sz="0" w:space="0" w:color="auto"/>
      </w:divBdr>
    </w:div>
    <w:div w:id="477574845">
      <w:bodyDiv w:val="1"/>
      <w:marLeft w:val="0"/>
      <w:marRight w:val="0"/>
      <w:marTop w:val="0"/>
      <w:marBottom w:val="0"/>
      <w:divBdr>
        <w:top w:val="none" w:sz="0" w:space="0" w:color="auto"/>
        <w:left w:val="none" w:sz="0" w:space="0" w:color="auto"/>
        <w:bottom w:val="none" w:sz="0" w:space="0" w:color="auto"/>
        <w:right w:val="none" w:sz="0" w:space="0" w:color="auto"/>
      </w:divBdr>
    </w:div>
    <w:div w:id="499388254">
      <w:bodyDiv w:val="1"/>
      <w:marLeft w:val="0"/>
      <w:marRight w:val="0"/>
      <w:marTop w:val="0"/>
      <w:marBottom w:val="0"/>
      <w:divBdr>
        <w:top w:val="none" w:sz="0" w:space="0" w:color="auto"/>
        <w:left w:val="none" w:sz="0" w:space="0" w:color="auto"/>
        <w:bottom w:val="none" w:sz="0" w:space="0" w:color="auto"/>
        <w:right w:val="none" w:sz="0" w:space="0" w:color="auto"/>
      </w:divBdr>
    </w:div>
    <w:div w:id="538247397">
      <w:bodyDiv w:val="1"/>
      <w:marLeft w:val="0"/>
      <w:marRight w:val="0"/>
      <w:marTop w:val="0"/>
      <w:marBottom w:val="0"/>
      <w:divBdr>
        <w:top w:val="none" w:sz="0" w:space="0" w:color="auto"/>
        <w:left w:val="none" w:sz="0" w:space="0" w:color="auto"/>
        <w:bottom w:val="none" w:sz="0" w:space="0" w:color="auto"/>
        <w:right w:val="none" w:sz="0" w:space="0" w:color="auto"/>
      </w:divBdr>
    </w:div>
    <w:div w:id="551038108">
      <w:bodyDiv w:val="1"/>
      <w:marLeft w:val="0"/>
      <w:marRight w:val="0"/>
      <w:marTop w:val="0"/>
      <w:marBottom w:val="0"/>
      <w:divBdr>
        <w:top w:val="none" w:sz="0" w:space="0" w:color="auto"/>
        <w:left w:val="none" w:sz="0" w:space="0" w:color="auto"/>
        <w:bottom w:val="none" w:sz="0" w:space="0" w:color="auto"/>
        <w:right w:val="none" w:sz="0" w:space="0" w:color="auto"/>
      </w:divBdr>
    </w:div>
    <w:div w:id="606231100">
      <w:bodyDiv w:val="1"/>
      <w:marLeft w:val="0"/>
      <w:marRight w:val="0"/>
      <w:marTop w:val="0"/>
      <w:marBottom w:val="0"/>
      <w:divBdr>
        <w:top w:val="none" w:sz="0" w:space="0" w:color="auto"/>
        <w:left w:val="none" w:sz="0" w:space="0" w:color="auto"/>
        <w:bottom w:val="none" w:sz="0" w:space="0" w:color="auto"/>
        <w:right w:val="none" w:sz="0" w:space="0" w:color="auto"/>
      </w:divBdr>
    </w:div>
    <w:div w:id="606279658">
      <w:bodyDiv w:val="1"/>
      <w:marLeft w:val="0"/>
      <w:marRight w:val="0"/>
      <w:marTop w:val="0"/>
      <w:marBottom w:val="0"/>
      <w:divBdr>
        <w:top w:val="none" w:sz="0" w:space="0" w:color="auto"/>
        <w:left w:val="none" w:sz="0" w:space="0" w:color="auto"/>
        <w:bottom w:val="none" w:sz="0" w:space="0" w:color="auto"/>
        <w:right w:val="none" w:sz="0" w:space="0" w:color="auto"/>
      </w:divBdr>
    </w:div>
    <w:div w:id="616763770">
      <w:bodyDiv w:val="1"/>
      <w:marLeft w:val="0"/>
      <w:marRight w:val="0"/>
      <w:marTop w:val="0"/>
      <w:marBottom w:val="0"/>
      <w:divBdr>
        <w:top w:val="none" w:sz="0" w:space="0" w:color="auto"/>
        <w:left w:val="none" w:sz="0" w:space="0" w:color="auto"/>
        <w:bottom w:val="none" w:sz="0" w:space="0" w:color="auto"/>
        <w:right w:val="none" w:sz="0" w:space="0" w:color="auto"/>
      </w:divBdr>
    </w:div>
    <w:div w:id="621422329">
      <w:bodyDiv w:val="1"/>
      <w:marLeft w:val="0"/>
      <w:marRight w:val="0"/>
      <w:marTop w:val="0"/>
      <w:marBottom w:val="0"/>
      <w:divBdr>
        <w:top w:val="none" w:sz="0" w:space="0" w:color="auto"/>
        <w:left w:val="none" w:sz="0" w:space="0" w:color="auto"/>
        <w:bottom w:val="none" w:sz="0" w:space="0" w:color="auto"/>
        <w:right w:val="none" w:sz="0" w:space="0" w:color="auto"/>
      </w:divBdr>
      <w:divsChild>
        <w:div w:id="313067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3073154">
      <w:bodyDiv w:val="1"/>
      <w:marLeft w:val="0"/>
      <w:marRight w:val="0"/>
      <w:marTop w:val="0"/>
      <w:marBottom w:val="0"/>
      <w:divBdr>
        <w:top w:val="none" w:sz="0" w:space="0" w:color="auto"/>
        <w:left w:val="none" w:sz="0" w:space="0" w:color="auto"/>
        <w:bottom w:val="none" w:sz="0" w:space="0" w:color="auto"/>
        <w:right w:val="none" w:sz="0" w:space="0" w:color="auto"/>
      </w:divBdr>
    </w:div>
    <w:div w:id="638656135">
      <w:bodyDiv w:val="1"/>
      <w:marLeft w:val="0"/>
      <w:marRight w:val="0"/>
      <w:marTop w:val="0"/>
      <w:marBottom w:val="0"/>
      <w:divBdr>
        <w:top w:val="none" w:sz="0" w:space="0" w:color="auto"/>
        <w:left w:val="none" w:sz="0" w:space="0" w:color="auto"/>
        <w:bottom w:val="none" w:sz="0" w:space="0" w:color="auto"/>
        <w:right w:val="none" w:sz="0" w:space="0" w:color="auto"/>
      </w:divBdr>
    </w:div>
    <w:div w:id="666396730">
      <w:bodyDiv w:val="1"/>
      <w:marLeft w:val="0"/>
      <w:marRight w:val="0"/>
      <w:marTop w:val="0"/>
      <w:marBottom w:val="0"/>
      <w:divBdr>
        <w:top w:val="none" w:sz="0" w:space="0" w:color="auto"/>
        <w:left w:val="none" w:sz="0" w:space="0" w:color="auto"/>
        <w:bottom w:val="none" w:sz="0" w:space="0" w:color="auto"/>
        <w:right w:val="none" w:sz="0" w:space="0" w:color="auto"/>
      </w:divBdr>
    </w:div>
    <w:div w:id="708839578">
      <w:bodyDiv w:val="1"/>
      <w:marLeft w:val="0"/>
      <w:marRight w:val="0"/>
      <w:marTop w:val="0"/>
      <w:marBottom w:val="0"/>
      <w:divBdr>
        <w:top w:val="none" w:sz="0" w:space="0" w:color="auto"/>
        <w:left w:val="none" w:sz="0" w:space="0" w:color="auto"/>
        <w:bottom w:val="none" w:sz="0" w:space="0" w:color="auto"/>
        <w:right w:val="none" w:sz="0" w:space="0" w:color="auto"/>
      </w:divBdr>
    </w:div>
    <w:div w:id="716049902">
      <w:bodyDiv w:val="1"/>
      <w:marLeft w:val="0"/>
      <w:marRight w:val="0"/>
      <w:marTop w:val="0"/>
      <w:marBottom w:val="0"/>
      <w:divBdr>
        <w:top w:val="none" w:sz="0" w:space="0" w:color="auto"/>
        <w:left w:val="none" w:sz="0" w:space="0" w:color="auto"/>
        <w:bottom w:val="none" w:sz="0" w:space="0" w:color="auto"/>
        <w:right w:val="none" w:sz="0" w:space="0" w:color="auto"/>
      </w:divBdr>
    </w:div>
    <w:div w:id="716665119">
      <w:bodyDiv w:val="1"/>
      <w:marLeft w:val="0"/>
      <w:marRight w:val="0"/>
      <w:marTop w:val="0"/>
      <w:marBottom w:val="0"/>
      <w:divBdr>
        <w:top w:val="none" w:sz="0" w:space="0" w:color="auto"/>
        <w:left w:val="none" w:sz="0" w:space="0" w:color="auto"/>
        <w:bottom w:val="none" w:sz="0" w:space="0" w:color="auto"/>
        <w:right w:val="none" w:sz="0" w:space="0" w:color="auto"/>
      </w:divBdr>
    </w:div>
    <w:div w:id="726296024">
      <w:bodyDiv w:val="1"/>
      <w:marLeft w:val="0"/>
      <w:marRight w:val="0"/>
      <w:marTop w:val="0"/>
      <w:marBottom w:val="0"/>
      <w:divBdr>
        <w:top w:val="none" w:sz="0" w:space="0" w:color="auto"/>
        <w:left w:val="none" w:sz="0" w:space="0" w:color="auto"/>
        <w:bottom w:val="none" w:sz="0" w:space="0" w:color="auto"/>
        <w:right w:val="none" w:sz="0" w:space="0" w:color="auto"/>
      </w:divBdr>
      <w:divsChild>
        <w:div w:id="1598563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9562728">
      <w:bodyDiv w:val="1"/>
      <w:marLeft w:val="0"/>
      <w:marRight w:val="0"/>
      <w:marTop w:val="0"/>
      <w:marBottom w:val="0"/>
      <w:divBdr>
        <w:top w:val="none" w:sz="0" w:space="0" w:color="auto"/>
        <w:left w:val="none" w:sz="0" w:space="0" w:color="auto"/>
        <w:bottom w:val="none" w:sz="0" w:space="0" w:color="auto"/>
        <w:right w:val="none" w:sz="0" w:space="0" w:color="auto"/>
      </w:divBdr>
    </w:div>
    <w:div w:id="764500691">
      <w:bodyDiv w:val="1"/>
      <w:marLeft w:val="0"/>
      <w:marRight w:val="0"/>
      <w:marTop w:val="0"/>
      <w:marBottom w:val="0"/>
      <w:divBdr>
        <w:top w:val="none" w:sz="0" w:space="0" w:color="auto"/>
        <w:left w:val="none" w:sz="0" w:space="0" w:color="auto"/>
        <w:bottom w:val="none" w:sz="0" w:space="0" w:color="auto"/>
        <w:right w:val="none" w:sz="0" w:space="0" w:color="auto"/>
      </w:divBdr>
    </w:div>
    <w:div w:id="764688044">
      <w:bodyDiv w:val="1"/>
      <w:marLeft w:val="0"/>
      <w:marRight w:val="0"/>
      <w:marTop w:val="0"/>
      <w:marBottom w:val="0"/>
      <w:divBdr>
        <w:top w:val="none" w:sz="0" w:space="0" w:color="auto"/>
        <w:left w:val="none" w:sz="0" w:space="0" w:color="auto"/>
        <w:bottom w:val="none" w:sz="0" w:space="0" w:color="auto"/>
        <w:right w:val="none" w:sz="0" w:space="0" w:color="auto"/>
      </w:divBdr>
    </w:div>
    <w:div w:id="772940395">
      <w:bodyDiv w:val="1"/>
      <w:marLeft w:val="0"/>
      <w:marRight w:val="0"/>
      <w:marTop w:val="0"/>
      <w:marBottom w:val="0"/>
      <w:divBdr>
        <w:top w:val="none" w:sz="0" w:space="0" w:color="auto"/>
        <w:left w:val="none" w:sz="0" w:space="0" w:color="auto"/>
        <w:bottom w:val="none" w:sz="0" w:space="0" w:color="auto"/>
        <w:right w:val="none" w:sz="0" w:space="0" w:color="auto"/>
      </w:divBdr>
    </w:div>
    <w:div w:id="779034758">
      <w:bodyDiv w:val="1"/>
      <w:marLeft w:val="0"/>
      <w:marRight w:val="0"/>
      <w:marTop w:val="0"/>
      <w:marBottom w:val="0"/>
      <w:divBdr>
        <w:top w:val="none" w:sz="0" w:space="0" w:color="auto"/>
        <w:left w:val="none" w:sz="0" w:space="0" w:color="auto"/>
        <w:bottom w:val="none" w:sz="0" w:space="0" w:color="auto"/>
        <w:right w:val="none" w:sz="0" w:space="0" w:color="auto"/>
      </w:divBdr>
    </w:div>
    <w:div w:id="790124782">
      <w:bodyDiv w:val="1"/>
      <w:marLeft w:val="0"/>
      <w:marRight w:val="0"/>
      <w:marTop w:val="0"/>
      <w:marBottom w:val="0"/>
      <w:divBdr>
        <w:top w:val="none" w:sz="0" w:space="0" w:color="auto"/>
        <w:left w:val="none" w:sz="0" w:space="0" w:color="auto"/>
        <w:bottom w:val="none" w:sz="0" w:space="0" w:color="auto"/>
        <w:right w:val="none" w:sz="0" w:space="0" w:color="auto"/>
      </w:divBdr>
    </w:div>
    <w:div w:id="817914724">
      <w:bodyDiv w:val="1"/>
      <w:marLeft w:val="0"/>
      <w:marRight w:val="0"/>
      <w:marTop w:val="0"/>
      <w:marBottom w:val="0"/>
      <w:divBdr>
        <w:top w:val="none" w:sz="0" w:space="0" w:color="auto"/>
        <w:left w:val="none" w:sz="0" w:space="0" w:color="auto"/>
        <w:bottom w:val="none" w:sz="0" w:space="0" w:color="auto"/>
        <w:right w:val="none" w:sz="0" w:space="0" w:color="auto"/>
      </w:divBdr>
      <w:divsChild>
        <w:div w:id="2028557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2047144">
      <w:bodyDiv w:val="1"/>
      <w:marLeft w:val="0"/>
      <w:marRight w:val="0"/>
      <w:marTop w:val="0"/>
      <w:marBottom w:val="0"/>
      <w:divBdr>
        <w:top w:val="none" w:sz="0" w:space="0" w:color="auto"/>
        <w:left w:val="none" w:sz="0" w:space="0" w:color="auto"/>
        <w:bottom w:val="none" w:sz="0" w:space="0" w:color="auto"/>
        <w:right w:val="none" w:sz="0" w:space="0" w:color="auto"/>
      </w:divBdr>
    </w:div>
    <w:div w:id="844247886">
      <w:bodyDiv w:val="1"/>
      <w:marLeft w:val="0"/>
      <w:marRight w:val="0"/>
      <w:marTop w:val="0"/>
      <w:marBottom w:val="0"/>
      <w:divBdr>
        <w:top w:val="none" w:sz="0" w:space="0" w:color="auto"/>
        <w:left w:val="none" w:sz="0" w:space="0" w:color="auto"/>
        <w:bottom w:val="none" w:sz="0" w:space="0" w:color="auto"/>
        <w:right w:val="none" w:sz="0" w:space="0" w:color="auto"/>
      </w:divBdr>
    </w:div>
    <w:div w:id="846136995">
      <w:bodyDiv w:val="1"/>
      <w:marLeft w:val="0"/>
      <w:marRight w:val="0"/>
      <w:marTop w:val="0"/>
      <w:marBottom w:val="0"/>
      <w:divBdr>
        <w:top w:val="none" w:sz="0" w:space="0" w:color="auto"/>
        <w:left w:val="none" w:sz="0" w:space="0" w:color="auto"/>
        <w:bottom w:val="none" w:sz="0" w:space="0" w:color="auto"/>
        <w:right w:val="none" w:sz="0" w:space="0" w:color="auto"/>
      </w:divBdr>
    </w:div>
    <w:div w:id="890069404">
      <w:bodyDiv w:val="1"/>
      <w:marLeft w:val="0"/>
      <w:marRight w:val="0"/>
      <w:marTop w:val="0"/>
      <w:marBottom w:val="0"/>
      <w:divBdr>
        <w:top w:val="none" w:sz="0" w:space="0" w:color="auto"/>
        <w:left w:val="none" w:sz="0" w:space="0" w:color="auto"/>
        <w:bottom w:val="none" w:sz="0" w:space="0" w:color="auto"/>
        <w:right w:val="none" w:sz="0" w:space="0" w:color="auto"/>
      </w:divBdr>
    </w:div>
    <w:div w:id="925727045">
      <w:bodyDiv w:val="1"/>
      <w:marLeft w:val="0"/>
      <w:marRight w:val="0"/>
      <w:marTop w:val="0"/>
      <w:marBottom w:val="0"/>
      <w:divBdr>
        <w:top w:val="none" w:sz="0" w:space="0" w:color="auto"/>
        <w:left w:val="none" w:sz="0" w:space="0" w:color="auto"/>
        <w:bottom w:val="none" w:sz="0" w:space="0" w:color="auto"/>
        <w:right w:val="none" w:sz="0" w:space="0" w:color="auto"/>
      </w:divBdr>
    </w:div>
    <w:div w:id="929779314">
      <w:bodyDiv w:val="1"/>
      <w:marLeft w:val="0"/>
      <w:marRight w:val="0"/>
      <w:marTop w:val="0"/>
      <w:marBottom w:val="0"/>
      <w:divBdr>
        <w:top w:val="none" w:sz="0" w:space="0" w:color="auto"/>
        <w:left w:val="none" w:sz="0" w:space="0" w:color="auto"/>
        <w:bottom w:val="none" w:sz="0" w:space="0" w:color="auto"/>
        <w:right w:val="none" w:sz="0" w:space="0" w:color="auto"/>
      </w:divBdr>
    </w:div>
    <w:div w:id="937062740">
      <w:bodyDiv w:val="1"/>
      <w:marLeft w:val="0"/>
      <w:marRight w:val="0"/>
      <w:marTop w:val="0"/>
      <w:marBottom w:val="0"/>
      <w:divBdr>
        <w:top w:val="none" w:sz="0" w:space="0" w:color="auto"/>
        <w:left w:val="none" w:sz="0" w:space="0" w:color="auto"/>
        <w:bottom w:val="none" w:sz="0" w:space="0" w:color="auto"/>
        <w:right w:val="none" w:sz="0" w:space="0" w:color="auto"/>
      </w:divBdr>
    </w:div>
    <w:div w:id="992103144">
      <w:bodyDiv w:val="1"/>
      <w:marLeft w:val="0"/>
      <w:marRight w:val="0"/>
      <w:marTop w:val="0"/>
      <w:marBottom w:val="0"/>
      <w:divBdr>
        <w:top w:val="none" w:sz="0" w:space="0" w:color="auto"/>
        <w:left w:val="none" w:sz="0" w:space="0" w:color="auto"/>
        <w:bottom w:val="none" w:sz="0" w:space="0" w:color="auto"/>
        <w:right w:val="none" w:sz="0" w:space="0" w:color="auto"/>
      </w:divBdr>
      <w:divsChild>
        <w:div w:id="12500399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0837120">
      <w:bodyDiv w:val="1"/>
      <w:marLeft w:val="0"/>
      <w:marRight w:val="0"/>
      <w:marTop w:val="0"/>
      <w:marBottom w:val="0"/>
      <w:divBdr>
        <w:top w:val="none" w:sz="0" w:space="0" w:color="auto"/>
        <w:left w:val="none" w:sz="0" w:space="0" w:color="auto"/>
        <w:bottom w:val="none" w:sz="0" w:space="0" w:color="auto"/>
        <w:right w:val="none" w:sz="0" w:space="0" w:color="auto"/>
      </w:divBdr>
    </w:div>
    <w:div w:id="1036079857">
      <w:bodyDiv w:val="1"/>
      <w:marLeft w:val="0"/>
      <w:marRight w:val="0"/>
      <w:marTop w:val="0"/>
      <w:marBottom w:val="0"/>
      <w:divBdr>
        <w:top w:val="none" w:sz="0" w:space="0" w:color="auto"/>
        <w:left w:val="none" w:sz="0" w:space="0" w:color="auto"/>
        <w:bottom w:val="none" w:sz="0" w:space="0" w:color="auto"/>
        <w:right w:val="none" w:sz="0" w:space="0" w:color="auto"/>
      </w:divBdr>
      <w:divsChild>
        <w:div w:id="11147140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465114">
      <w:bodyDiv w:val="1"/>
      <w:marLeft w:val="0"/>
      <w:marRight w:val="0"/>
      <w:marTop w:val="0"/>
      <w:marBottom w:val="0"/>
      <w:divBdr>
        <w:top w:val="none" w:sz="0" w:space="0" w:color="auto"/>
        <w:left w:val="none" w:sz="0" w:space="0" w:color="auto"/>
        <w:bottom w:val="none" w:sz="0" w:space="0" w:color="auto"/>
        <w:right w:val="none" w:sz="0" w:space="0" w:color="auto"/>
      </w:divBdr>
    </w:div>
    <w:div w:id="1049840840">
      <w:bodyDiv w:val="1"/>
      <w:marLeft w:val="0"/>
      <w:marRight w:val="0"/>
      <w:marTop w:val="0"/>
      <w:marBottom w:val="0"/>
      <w:divBdr>
        <w:top w:val="none" w:sz="0" w:space="0" w:color="auto"/>
        <w:left w:val="none" w:sz="0" w:space="0" w:color="auto"/>
        <w:bottom w:val="none" w:sz="0" w:space="0" w:color="auto"/>
        <w:right w:val="none" w:sz="0" w:space="0" w:color="auto"/>
      </w:divBdr>
    </w:div>
    <w:div w:id="1106735277">
      <w:bodyDiv w:val="1"/>
      <w:marLeft w:val="0"/>
      <w:marRight w:val="0"/>
      <w:marTop w:val="0"/>
      <w:marBottom w:val="0"/>
      <w:divBdr>
        <w:top w:val="none" w:sz="0" w:space="0" w:color="auto"/>
        <w:left w:val="none" w:sz="0" w:space="0" w:color="auto"/>
        <w:bottom w:val="none" w:sz="0" w:space="0" w:color="auto"/>
        <w:right w:val="none" w:sz="0" w:space="0" w:color="auto"/>
      </w:divBdr>
    </w:div>
    <w:div w:id="1108476351">
      <w:bodyDiv w:val="1"/>
      <w:marLeft w:val="0"/>
      <w:marRight w:val="0"/>
      <w:marTop w:val="0"/>
      <w:marBottom w:val="0"/>
      <w:divBdr>
        <w:top w:val="none" w:sz="0" w:space="0" w:color="auto"/>
        <w:left w:val="none" w:sz="0" w:space="0" w:color="auto"/>
        <w:bottom w:val="none" w:sz="0" w:space="0" w:color="auto"/>
        <w:right w:val="none" w:sz="0" w:space="0" w:color="auto"/>
      </w:divBdr>
      <w:divsChild>
        <w:div w:id="52047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817611">
      <w:bodyDiv w:val="1"/>
      <w:marLeft w:val="0"/>
      <w:marRight w:val="0"/>
      <w:marTop w:val="0"/>
      <w:marBottom w:val="0"/>
      <w:divBdr>
        <w:top w:val="none" w:sz="0" w:space="0" w:color="auto"/>
        <w:left w:val="none" w:sz="0" w:space="0" w:color="auto"/>
        <w:bottom w:val="none" w:sz="0" w:space="0" w:color="auto"/>
        <w:right w:val="none" w:sz="0" w:space="0" w:color="auto"/>
      </w:divBdr>
    </w:div>
    <w:div w:id="1145122952">
      <w:bodyDiv w:val="1"/>
      <w:marLeft w:val="0"/>
      <w:marRight w:val="0"/>
      <w:marTop w:val="0"/>
      <w:marBottom w:val="0"/>
      <w:divBdr>
        <w:top w:val="none" w:sz="0" w:space="0" w:color="auto"/>
        <w:left w:val="none" w:sz="0" w:space="0" w:color="auto"/>
        <w:bottom w:val="none" w:sz="0" w:space="0" w:color="auto"/>
        <w:right w:val="none" w:sz="0" w:space="0" w:color="auto"/>
      </w:divBdr>
    </w:div>
    <w:div w:id="1150443556">
      <w:bodyDiv w:val="1"/>
      <w:marLeft w:val="0"/>
      <w:marRight w:val="0"/>
      <w:marTop w:val="0"/>
      <w:marBottom w:val="0"/>
      <w:divBdr>
        <w:top w:val="none" w:sz="0" w:space="0" w:color="auto"/>
        <w:left w:val="none" w:sz="0" w:space="0" w:color="auto"/>
        <w:bottom w:val="none" w:sz="0" w:space="0" w:color="auto"/>
        <w:right w:val="none" w:sz="0" w:space="0" w:color="auto"/>
      </w:divBdr>
    </w:div>
    <w:div w:id="1155612037">
      <w:bodyDiv w:val="1"/>
      <w:marLeft w:val="0"/>
      <w:marRight w:val="0"/>
      <w:marTop w:val="0"/>
      <w:marBottom w:val="0"/>
      <w:divBdr>
        <w:top w:val="none" w:sz="0" w:space="0" w:color="auto"/>
        <w:left w:val="none" w:sz="0" w:space="0" w:color="auto"/>
        <w:bottom w:val="none" w:sz="0" w:space="0" w:color="auto"/>
        <w:right w:val="none" w:sz="0" w:space="0" w:color="auto"/>
      </w:divBdr>
    </w:div>
    <w:div w:id="1158881216">
      <w:bodyDiv w:val="1"/>
      <w:marLeft w:val="0"/>
      <w:marRight w:val="0"/>
      <w:marTop w:val="0"/>
      <w:marBottom w:val="0"/>
      <w:divBdr>
        <w:top w:val="none" w:sz="0" w:space="0" w:color="auto"/>
        <w:left w:val="none" w:sz="0" w:space="0" w:color="auto"/>
        <w:bottom w:val="none" w:sz="0" w:space="0" w:color="auto"/>
        <w:right w:val="none" w:sz="0" w:space="0" w:color="auto"/>
      </w:divBdr>
    </w:div>
    <w:div w:id="1173029041">
      <w:bodyDiv w:val="1"/>
      <w:marLeft w:val="0"/>
      <w:marRight w:val="0"/>
      <w:marTop w:val="0"/>
      <w:marBottom w:val="0"/>
      <w:divBdr>
        <w:top w:val="none" w:sz="0" w:space="0" w:color="auto"/>
        <w:left w:val="none" w:sz="0" w:space="0" w:color="auto"/>
        <w:bottom w:val="none" w:sz="0" w:space="0" w:color="auto"/>
        <w:right w:val="none" w:sz="0" w:space="0" w:color="auto"/>
      </w:divBdr>
    </w:div>
    <w:div w:id="1181968648">
      <w:bodyDiv w:val="1"/>
      <w:marLeft w:val="0"/>
      <w:marRight w:val="0"/>
      <w:marTop w:val="0"/>
      <w:marBottom w:val="0"/>
      <w:divBdr>
        <w:top w:val="none" w:sz="0" w:space="0" w:color="auto"/>
        <w:left w:val="none" w:sz="0" w:space="0" w:color="auto"/>
        <w:bottom w:val="none" w:sz="0" w:space="0" w:color="auto"/>
        <w:right w:val="none" w:sz="0" w:space="0" w:color="auto"/>
      </w:divBdr>
    </w:div>
    <w:div w:id="1248613547">
      <w:bodyDiv w:val="1"/>
      <w:marLeft w:val="0"/>
      <w:marRight w:val="0"/>
      <w:marTop w:val="0"/>
      <w:marBottom w:val="0"/>
      <w:divBdr>
        <w:top w:val="none" w:sz="0" w:space="0" w:color="auto"/>
        <w:left w:val="none" w:sz="0" w:space="0" w:color="auto"/>
        <w:bottom w:val="none" w:sz="0" w:space="0" w:color="auto"/>
        <w:right w:val="none" w:sz="0" w:space="0" w:color="auto"/>
      </w:divBdr>
    </w:div>
    <w:div w:id="1253050923">
      <w:bodyDiv w:val="1"/>
      <w:marLeft w:val="0"/>
      <w:marRight w:val="0"/>
      <w:marTop w:val="0"/>
      <w:marBottom w:val="0"/>
      <w:divBdr>
        <w:top w:val="none" w:sz="0" w:space="0" w:color="auto"/>
        <w:left w:val="none" w:sz="0" w:space="0" w:color="auto"/>
        <w:bottom w:val="none" w:sz="0" w:space="0" w:color="auto"/>
        <w:right w:val="none" w:sz="0" w:space="0" w:color="auto"/>
      </w:divBdr>
    </w:div>
    <w:div w:id="1261184134">
      <w:bodyDiv w:val="1"/>
      <w:marLeft w:val="0"/>
      <w:marRight w:val="0"/>
      <w:marTop w:val="0"/>
      <w:marBottom w:val="0"/>
      <w:divBdr>
        <w:top w:val="none" w:sz="0" w:space="0" w:color="auto"/>
        <w:left w:val="none" w:sz="0" w:space="0" w:color="auto"/>
        <w:bottom w:val="none" w:sz="0" w:space="0" w:color="auto"/>
        <w:right w:val="none" w:sz="0" w:space="0" w:color="auto"/>
      </w:divBdr>
    </w:div>
    <w:div w:id="1262685666">
      <w:bodyDiv w:val="1"/>
      <w:marLeft w:val="0"/>
      <w:marRight w:val="0"/>
      <w:marTop w:val="0"/>
      <w:marBottom w:val="0"/>
      <w:divBdr>
        <w:top w:val="none" w:sz="0" w:space="0" w:color="auto"/>
        <w:left w:val="none" w:sz="0" w:space="0" w:color="auto"/>
        <w:bottom w:val="none" w:sz="0" w:space="0" w:color="auto"/>
        <w:right w:val="none" w:sz="0" w:space="0" w:color="auto"/>
      </w:divBdr>
    </w:div>
    <w:div w:id="1266957162">
      <w:bodyDiv w:val="1"/>
      <w:marLeft w:val="0"/>
      <w:marRight w:val="0"/>
      <w:marTop w:val="0"/>
      <w:marBottom w:val="0"/>
      <w:divBdr>
        <w:top w:val="none" w:sz="0" w:space="0" w:color="auto"/>
        <w:left w:val="none" w:sz="0" w:space="0" w:color="auto"/>
        <w:bottom w:val="none" w:sz="0" w:space="0" w:color="auto"/>
        <w:right w:val="none" w:sz="0" w:space="0" w:color="auto"/>
      </w:divBdr>
    </w:div>
    <w:div w:id="1275406293">
      <w:bodyDiv w:val="1"/>
      <w:marLeft w:val="0"/>
      <w:marRight w:val="0"/>
      <w:marTop w:val="0"/>
      <w:marBottom w:val="0"/>
      <w:divBdr>
        <w:top w:val="none" w:sz="0" w:space="0" w:color="auto"/>
        <w:left w:val="none" w:sz="0" w:space="0" w:color="auto"/>
        <w:bottom w:val="none" w:sz="0" w:space="0" w:color="auto"/>
        <w:right w:val="none" w:sz="0" w:space="0" w:color="auto"/>
      </w:divBdr>
    </w:div>
    <w:div w:id="1283877816">
      <w:bodyDiv w:val="1"/>
      <w:marLeft w:val="0"/>
      <w:marRight w:val="0"/>
      <w:marTop w:val="0"/>
      <w:marBottom w:val="0"/>
      <w:divBdr>
        <w:top w:val="none" w:sz="0" w:space="0" w:color="auto"/>
        <w:left w:val="none" w:sz="0" w:space="0" w:color="auto"/>
        <w:bottom w:val="none" w:sz="0" w:space="0" w:color="auto"/>
        <w:right w:val="none" w:sz="0" w:space="0" w:color="auto"/>
      </w:divBdr>
    </w:div>
    <w:div w:id="1309477901">
      <w:bodyDiv w:val="1"/>
      <w:marLeft w:val="0"/>
      <w:marRight w:val="0"/>
      <w:marTop w:val="0"/>
      <w:marBottom w:val="0"/>
      <w:divBdr>
        <w:top w:val="none" w:sz="0" w:space="0" w:color="auto"/>
        <w:left w:val="none" w:sz="0" w:space="0" w:color="auto"/>
        <w:bottom w:val="none" w:sz="0" w:space="0" w:color="auto"/>
        <w:right w:val="none" w:sz="0" w:space="0" w:color="auto"/>
      </w:divBdr>
    </w:div>
    <w:div w:id="1315455506">
      <w:bodyDiv w:val="1"/>
      <w:marLeft w:val="0"/>
      <w:marRight w:val="0"/>
      <w:marTop w:val="0"/>
      <w:marBottom w:val="0"/>
      <w:divBdr>
        <w:top w:val="none" w:sz="0" w:space="0" w:color="auto"/>
        <w:left w:val="none" w:sz="0" w:space="0" w:color="auto"/>
        <w:bottom w:val="none" w:sz="0" w:space="0" w:color="auto"/>
        <w:right w:val="none" w:sz="0" w:space="0" w:color="auto"/>
      </w:divBdr>
    </w:div>
    <w:div w:id="1391540438">
      <w:bodyDiv w:val="1"/>
      <w:marLeft w:val="0"/>
      <w:marRight w:val="0"/>
      <w:marTop w:val="0"/>
      <w:marBottom w:val="0"/>
      <w:divBdr>
        <w:top w:val="none" w:sz="0" w:space="0" w:color="auto"/>
        <w:left w:val="none" w:sz="0" w:space="0" w:color="auto"/>
        <w:bottom w:val="none" w:sz="0" w:space="0" w:color="auto"/>
        <w:right w:val="none" w:sz="0" w:space="0" w:color="auto"/>
      </w:divBdr>
    </w:div>
    <w:div w:id="1397824734">
      <w:bodyDiv w:val="1"/>
      <w:marLeft w:val="0"/>
      <w:marRight w:val="0"/>
      <w:marTop w:val="0"/>
      <w:marBottom w:val="0"/>
      <w:divBdr>
        <w:top w:val="none" w:sz="0" w:space="0" w:color="auto"/>
        <w:left w:val="none" w:sz="0" w:space="0" w:color="auto"/>
        <w:bottom w:val="none" w:sz="0" w:space="0" w:color="auto"/>
        <w:right w:val="none" w:sz="0" w:space="0" w:color="auto"/>
      </w:divBdr>
    </w:div>
    <w:div w:id="1402672871">
      <w:bodyDiv w:val="1"/>
      <w:marLeft w:val="0"/>
      <w:marRight w:val="0"/>
      <w:marTop w:val="0"/>
      <w:marBottom w:val="0"/>
      <w:divBdr>
        <w:top w:val="none" w:sz="0" w:space="0" w:color="auto"/>
        <w:left w:val="none" w:sz="0" w:space="0" w:color="auto"/>
        <w:bottom w:val="none" w:sz="0" w:space="0" w:color="auto"/>
        <w:right w:val="none" w:sz="0" w:space="0" w:color="auto"/>
      </w:divBdr>
    </w:div>
    <w:div w:id="1408187336">
      <w:bodyDiv w:val="1"/>
      <w:marLeft w:val="0"/>
      <w:marRight w:val="0"/>
      <w:marTop w:val="0"/>
      <w:marBottom w:val="0"/>
      <w:divBdr>
        <w:top w:val="none" w:sz="0" w:space="0" w:color="auto"/>
        <w:left w:val="none" w:sz="0" w:space="0" w:color="auto"/>
        <w:bottom w:val="none" w:sz="0" w:space="0" w:color="auto"/>
        <w:right w:val="none" w:sz="0" w:space="0" w:color="auto"/>
      </w:divBdr>
    </w:div>
    <w:div w:id="1418400941">
      <w:bodyDiv w:val="1"/>
      <w:marLeft w:val="0"/>
      <w:marRight w:val="0"/>
      <w:marTop w:val="0"/>
      <w:marBottom w:val="0"/>
      <w:divBdr>
        <w:top w:val="none" w:sz="0" w:space="0" w:color="auto"/>
        <w:left w:val="none" w:sz="0" w:space="0" w:color="auto"/>
        <w:bottom w:val="none" w:sz="0" w:space="0" w:color="auto"/>
        <w:right w:val="none" w:sz="0" w:space="0" w:color="auto"/>
      </w:divBdr>
    </w:div>
    <w:div w:id="1444617470">
      <w:bodyDiv w:val="1"/>
      <w:marLeft w:val="0"/>
      <w:marRight w:val="0"/>
      <w:marTop w:val="0"/>
      <w:marBottom w:val="0"/>
      <w:divBdr>
        <w:top w:val="none" w:sz="0" w:space="0" w:color="auto"/>
        <w:left w:val="none" w:sz="0" w:space="0" w:color="auto"/>
        <w:bottom w:val="none" w:sz="0" w:space="0" w:color="auto"/>
        <w:right w:val="none" w:sz="0" w:space="0" w:color="auto"/>
      </w:divBdr>
    </w:div>
    <w:div w:id="1478572918">
      <w:bodyDiv w:val="1"/>
      <w:marLeft w:val="0"/>
      <w:marRight w:val="0"/>
      <w:marTop w:val="0"/>
      <w:marBottom w:val="0"/>
      <w:divBdr>
        <w:top w:val="none" w:sz="0" w:space="0" w:color="auto"/>
        <w:left w:val="none" w:sz="0" w:space="0" w:color="auto"/>
        <w:bottom w:val="none" w:sz="0" w:space="0" w:color="auto"/>
        <w:right w:val="none" w:sz="0" w:space="0" w:color="auto"/>
      </w:divBdr>
    </w:div>
    <w:div w:id="1489706658">
      <w:bodyDiv w:val="1"/>
      <w:marLeft w:val="0"/>
      <w:marRight w:val="0"/>
      <w:marTop w:val="0"/>
      <w:marBottom w:val="0"/>
      <w:divBdr>
        <w:top w:val="none" w:sz="0" w:space="0" w:color="auto"/>
        <w:left w:val="none" w:sz="0" w:space="0" w:color="auto"/>
        <w:bottom w:val="none" w:sz="0" w:space="0" w:color="auto"/>
        <w:right w:val="none" w:sz="0" w:space="0" w:color="auto"/>
      </w:divBdr>
    </w:div>
    <w:div w:id="1497577449">
      <w:bodyDiv w:val="1"/>
      <w:marLeft w:val="0"/>
      <w:marRight w:val="0"/>
      <w:marTop w:val="0"/>
      <w:marBottom w:val="0"/>
      <w:divBdr>
        <w:top w:val="none" w:sz="0" w:space="0" w:color="auto"/>
        <w:left w:val="none" w:sz="0" w:space="0" w:color="auto"/>
        <w:bottom w:val="none" w:sz="0" w:space="0" w:color="auto"/>
        <w:right w:val="none" w:sz="0" w:space="0" w:color="auto"/>
      </w:divBdr>
    </w:div>
    <w:div w:id="1506900932">
      <w:bodyDiv w:val="1"/>
      <w:marLeft w:val="0"/>
      <w:marRight w:val="0"/>
      <w:marTop w:val="0"/>
      <w:marBottom w:val="0"/>
      <w:divBdr>
        <w:top w:val="none" w:sz="0" w:space="0" w:color="auto"/>
        <w:left w:val="none" w:sz="0" w:space="0" w:color="auto"/>
        <w:bottom w:val="none" w:sz="0" w:space="0" w:color="auto"/>
        <w:right w:val="none" w:sz="0" w:space="0" w:color="auto"/>
      </w:divBdr>
    </w:div>
    <w:div w:id="1518303456">
      <w:bodyDiv w:val="1"/>
      <w:marLeft w:val="0"/>
      <w:marRight w:val="0"/>
      <w:marTop w:val="0"/>
      <w:marBottom w:val="0"/>
      <w:divBdr>
        <w:top w:val="none" w:sz="0" w:space="0" w:color="auto"/>
        <w:left w:val="none" w:sz="0" w:space="0" w:color="auto"/>
        <w:bottom w:val="none" w:sz="0" w:space="0" w:color="auto"/>
        <w:right w:val="none" w:sz="0" w:space="0" w:color="auto"/>
      </w:divBdr>
    </w:div>
    <w:div w:id="1522360068">
      <w:bodyDiv w:val="1"/>
      <w:marLeft w:val="0"/>
      <w:marRight w:val="0"/>
      <w:marTop w:val="0"/>
      <w:marBottom w:val="0"/>
      <w:divBdr>
        <w:top w:val="none" w:sz="0" w:space="0" w:color="auto"/>
        <w:left w:val="none" w:sz="0" w:space="0" w:color="auto"/>
        <w:bottom w:val="none" w:sz="0" w:space="0" w:color="auto"/>
        <w:right w:val="none" w:sz="0" w:space="0" w:color="auto"/>
      </w:divBdr>
    </w:div>
    <w:div w:id="1523780342">
      <w:bodyDiv w:val="1"/>
      <w:marLeft w:val="0"/>
      <w:marRight w:val="0"/>
      <w:marTop w:val="0"/>
      <w:marBottom w:val="0"/>
      <w:divBdr>
        <w:top w:val="none" w:sz="0" w:space="0" w:color="auto"/>
        <w:left w:val="none" w:sz="0" w:space="0" w:color="auto"/>
        <w:bottom w:val="none" w:sz="0" w:space="0" w:color="auto"/>
        <w:right w:val="none" w:sz="0" w:space="0" w:color="auto"/>
      </w:divBdr>
    </w:div>
    <w:div w:id="1531138580">
      <w:bodyDiv w:val="1"/>
      <w:marLeft w:val="0"/>
      <w:marRight w:val="0"/>
      <w:marTop w:val="0"/>
      <w:marBottom w:val="0"/>
      <w:divBdr>
        <w:top w:val="none" w:sz="0" w:space="0" w:color="auto"/>
        <w:left w:val="none" w:sz="0" w:space="0" w:color="auto"/>
        <w:bottom w:val="none" w:sz="0" w:space="0" w:color="auto"/>
        <w:right w:val="none" w:sz="0" w:space="0" w:color="auto"/>
      </w:divBdr>
    </w:div>
    <w:div w:id="1536502198">
      <w:bodyDiv w:val="1"/>
      <w:marLeft w:val="0"/>
      <w:marRight w:val="0"/>
      <w:marTop w:val="0"/>
      <w:marBottom w:val="0"/>
      <w:divBdr>
        <w:top w:val="none" w:sz="0" w:space="0" w:color="auto"/>
        <w:left w:val="none" w:sz="0" w:space="0" w:color="auto"/>
        <w:bottom w:val="none" w:sz="0" w:space="0" w:color="auto"/>
        <w:right w:val="none" w:sz="0" w:space="0" w:color="auto"/>
      </w:divBdr>
    </w:div>
    <w:div w:id="1560434450">
      <w:bodyDiv w:val="1"/>
      <w:marLeft w:val="0"/>
      <w:marRight w:val="0"/>
      <w:marTop w:val="0"/>
      <w:marBottom w:val="0"/>
      <w:divBdr>
        <w:top w:val="none" w:sz="0" w:space="0" w:color="auto"/>
        <w:left w:val="none" w:sz="0" w:space="0" w:color="auto"/>
        <w:bottom w:val="none" w:sz="0" w:space="0" w:color="auto"/>
        <w:right w:val="none" w:sz="0" w:space="0" w:color="auto"/>
      </w:divBdr>
    </w:div>
    <w:div w:id="1574849925">
      <w:bodyDiv w:val="1"/>
      <w:marLeft w:val="0"/>
      <w:marRight w:val="0"/>
      <w:marTop w:val="0"/>
      <w:marBottom w:val="0"/>
      <w:divBdr>
        <w:top w:val="none" w:sz="0" w:space="0" w:color="auto"/>
        <w:left w:val="none" w:sz="0" w:space="0" w:color="auto"/>
        <w:bottom w:val="none" w:sz="0" w:space="0" w:color="auto"/>
        <w:right w:val="none" w:sz="0" w:space="0" w:color="auto"/>
      </w:divBdr>
    </w:div>
    <w:div w:id="1592811688">
      <w:bodyDiv w:val="1"/>
      <w:marLeft w:val="0"/>
      <w:marRight w:val="0"/>
      <w:marTop w:val="0"/>
      <w:marBottom w:val="0"/>
      <w:divBdr>
        <w:top w:val="none" w:sz="0" w:space="0" w:color="auto"/>
        <w:left w:val="none" w:sz="0" w:space="0" w:color="auto"/>
        <w:bottom w:val="none" w:sz="0" w:space="0" w:color="auto"/>
        <w:right w:val="none" w:sz="0" w:space="0" w:color="auto"/>
      </w:divBdr>
    </w:div>
    <w:div w:id="1627589297">
      <w:bodyDiv w:val="1"/>
      <w:marLeft w:val="0"/>
      <w:marRight w:val="0"/>
      <w:marTop w:val="0"/>
      <w:marBottom w:val="0"/>
      <w:divBdr>
        <w:top w:val="none" w:sz="0" w:space="0" w:color="auto"/>
        <w:left w:val="none" w:sz="0" w:space="0" w:color="auto"/>
        <w:bottom w:val="none" w:sz="0" w:space="0" w:color="auto"/>
        <w:right w:val="none" w:sz="0" w:space="0" w:color="auto"/>
      </w:divBdr>
    </w:div>
    <w:div w:id="1630895558">
      <w:bodyDiv w:val="1"/>
      <w:marLeft w:val="0"/>
      <w:marRight w:val="0"/>
      <w:marTop w:val="0"/>
      <w:marBottom w:val="0"/>
      <w:divBdr>
        <w:top w:val="none" w:sz="0" w:space="0" w:color="auto"/>
        <w:left w:val="none" w:sz="0" w:space="0" w:color="auto"/>
        <w:bottom w:val="none" w:sz="0" w:space="0" w:color="auto"/>
        <w:right w:val="none" w:sz="0" w:space="0" w:color="auto"/>
      </w:divBdr>
    </w:div>
    <w:div w:id="1651904369">
      <w:bodyDiv w:val="1"/>
      <w:marLeft w:val="0"/>
      <w:marRight w:val="0"/>
      <w:marTop w:val="0"/>
      <w:marBottom w:val="0"/>
      <w:divBdr>
        <w:top w:val="none" w:sz="0" w:space="0" w:color="auto"/>
        <w:left w:val="none" w:sz="0" w:space="0" w:color="auto"/>
        <w:bottom w:val="none" w:sz="0" w:space="0" w:color="auto"/>
        <w:right w:val="none" w:sz="0" w:space="0" w:color="auto"/>
      </w:divBdr>
    </w:div>
    <w:div w:id="1674335293">
      <w:bodyDiv w:val="1"/>
      <w:marLeft w:val="0"/>
      <w:marRight w:val="0"/>
      <w:marTop w:val="0"/>
      <w:marBottom w:val="0"/>
      <w:divBdr>
        <w:top w:val="none" w:sz="0" w:space="0" w:color="auto"/>
        <w:left w:val="none" w:sz="0" w:space="0" w:color="auto"/>
        <w:bottom w:val="none" w:sz="0" w:space="0" w:color="auto"/>
        <w:right w:val="none" w:sz="0" w:space="0" w:color="auto"/>
      </w:divBdr>
    </w:div>
    <w:div w:id="1675112740">
      <w:bodyDiv w:val="1"/>
      <w:marLeft w:val="0"/>
      <w:marRight w:val="0"/>
      <w:marTop w:val="0"/>
      <w:marBottom w:val="0"/>
      <w:divBdr>
        <w:top w:val="none" w:sz="0" w:space="0" w:color="auto"/>
        <w:left w:val="none" w:sz="0" w:space="0" w:color="auto"/>
        <w:bottom w:val="none" w:sz="0" w:space="0" w:color="auto"/>
        <w:right w:val="none" w:sz="0" w:space="0" w:color="auto"/>
      </w:divBdr>
    </w:div>
    <w:div w:id="1678801363">
      <w:bodyDiv w:val="1"/>
      <w:marLeft w:val="0"/>
      <w:marRight w:val="0"/>
      <w:marTop w:val="0"/>
      <w:marBottom w:val="0"/>
      <w:divBdr>
        <w:top w:val="none" w:sz="0" w:space="0" w:color="auto"/>
        <w:left w:val="none" w:sz="0" w:space="0" w:color="auto"/>
        <w:bottom w:val="none" w:sz="0" w:space="0" w:color="auto"/>
        <w:right w:val="none" w:sz="0" w:space="0" w:color="auto"/>
      </w:divBdr>
    </w:div>
    <w:div w:id="1688553562">
      <w:bodyDiv w:val="1"/>
      <w:marLeft w:val="0"/>
      <w:marRight w:val="0"/>
      <w:marTop w:val="0"/>
      <w:marBottom w:val="0"/>
      <w:divBdr>
        <w:top w:val="none" w:sz="0" w:space="0" w:color="auto"/>
        <w:left w:val="none" w:sz="0" w:space="0" w:color="auto"/>
        <w:bottom w:val="none" w:sz="0" w:space="0" w:color="auto"/>
        <w:right w:val="none" w:sz="0" w:space="0" w:color="auto"/>
      </w:divBdr>
    </w:div>
    <w:div w:id="1696077413">
      <w:bodyDiv w:val="1"/>
      <w:marLeft w:val="0"/>
      <w:marRight w:val="0"/>
      <w:marTop w:val="0"/>
      <w:marBottom w:val="0"/>
      <w:divBdr>
        <w:top w:val="none" w:sz="0" w:space="0" w:color="auto"/>
        <w:left w:val="none" w:sz="0" w:space="0" w:color="auto"/>
        <w:bottom w:val="none" w:sz="0" w:space="0" w:color="auto"/>
        <w:right w:val="none" w:sz="0" w:space="0" w:color="auto"/>
      </w:divBdr>
    </w:div>
    <w:div w:id="1711227186">
      <w:bodyDiv w:val="1"/>
      <w:marLeft w:val="0"/>
      <w:marRight w:val="0"/>
      <w:marTop w:val="0"/>
      <w:marBottom w:val="0"/>
      <w:divBdr>
        <w:top w:val="none" w:sz="0" w:space="0" w:color="auto"/>
        <w:left w:val="none" w:sz="0" w:space="0" w:color="auto"/>
        <w:bottom w:val="none" w:sz="0" w:space="0" w:color="auto"/>
        <w:right w:val="none" w:sz="0" w:space="0" w:color="auto"/>
      </w:divBdr>
    </w:div>
    <w:div w:id="1725595214">
      <w:bodyDiv w:val="1"/>
      <w:marLeft w:val="0"/>
      <w:marRight w:val="0"/>
      <w:marTop w:val="0"/>
      <w:marBottom w:val="0"/>
      <w:divBdr>
        <w:top w:val="none" w:sz="0" w:space="0" w:color="auto"/>
        <w:left w:val="none" w:sz="0" w:space="0" w:color="auto"/>
        <w:bottom w:val="none" w:sz="0" w:space="0" w:color="auto"/>
        <w:right w:val="none" w:sz="0" w:space="0" w:color="auto"/>
      </w:divBdr>
    </w:div>
    <w:div w:id="1734038096">
      <w:bodyDiv w:val="1"/>
      <w:marLeft w:val="0"/>
      <w:marRight w:val="0"/>
      <w:marTop w:val="0"/>
      <w:marBottom w:val="0"/>
      <w:divBdr>
        <w:top w:val="none" w:sz="0" w:space="0" w:color="auto"/>
        <w:left w:val="none" w:sz="0" w:space="0" w:color="auto"/>
        <w:bottom w:val="none" w:sz="0" w:space="0" w:color="auto"/>
        <w:right w:val="none" w:sz="0" w:space="0" w:color="auto"/>
      </w:divBdr>
    </w:div>
    <w:div w:id="1742170475">
      <w:bodyDiv w:val="1"/>
      <w:marLeft w:val="0"/>
      <w:marRight w:val="0"/>
      <w:marTop w:val="0"/>
      <w:marBottom w:val="0"/>
      <w:divBdr>
        <w:top w:val="none" w:sz="0" w:space="0" w:color="auto"/>
        <w:left w:val="none" w:sz="0" w:space="0" w:color="auto"/>
        <w:bottom w:val="none" w:sz="0" w:space="0" w:color="auto"/>
        <w:right w:val="none" w:sz="0" w:space="0" w:color="auto"/>
      </w:divBdr>
    </w:div>
    <w:div w:id="1750417306">
      <w:bodyDiv w:val="1"/>
      <w:marLeft w:val="0"/>
      <w:marRight w:val="0"/>
      <w:marTop w:val="0"/>
      <w:marBottom w:val="0"/>
      <w:divBdr>
        <w:top w:val="none" w:sz="0" w:space="0" w:color="auto"/>
        <w:left w:val="none" w:sz="0" w:space="0" w:color="auto"/>
        <w:bottom w:val="none" w:sz="0" w:space="0" w:color="auto"/>
        <w:right w:val="none" w:sz="0" w:space="0" w:color="auto"/>
      </w:divBdr>
    </w:div>
    <w:div w:id="1778984739">
      <w:bodyDiv w:val="1"/>
      <w:marLeft w:val="0"/>
      <w:marRight w:val="0"/>
      <w:marTop w:val="0"/>
      <w:marBottom w:val="0"/>
      <w:divBdr>
        <w:top w:val="none" w:sz="0" w:space="0" w:color="auto"/>
        <w:left w:val="none" w:sz="0" w:space="0" w:color="auto"/>
        <w:bottom w:val="none" w:sz="0" w:space="0" w:color="auto"/>
        <w:right w:val="none" w:sz="0" w:space="0" w:color="auto"/>
      </w:divBdr>
    </w:div>
    <w:div w:id="1784182743">
      <w:bodyDiv w:val="1"/>
      <w:marLeft w:val="0"/>
      <w:marRight w:val="0"/>
      <w:marTop w:val="0"/>
      <w:marBottom w:val="0"/>
      <w:divBdr>
        <w:top w:val="none" w:sz="0" w:space="0" w:color="auto"/>
        <w:left w:val="none" w:sz="0" w:space="0" w:color="auto"/>
        <w:bottom w:val="none" w:sz="0" w:space="0" w:color="auto"/>
        <w:right w:val="none" w:sz="0" w:space="0" w:color="auto"/>
      </w:divBdr>
      <w:divsChild>
        <w:div w:id="2592913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7459793">
      <w:bodyDiv w:val="1"/>
      <w:marLeft w:val="0"/>
      <w:marRight w:val="0"/>
      <w:marTop w:val="0"/>
      <w:marBottom w:val="0"/>
      <w:divBdr>
        <w:top w:val="none" w:sz="0" w:space="0" w:color="auto"/>
        <w:left w:val="none" w:sz="0" w:space="0" w:color="auto"/>
        <w:bottom w:val="none" w:sz="0" w:space="0" w:color="auto"/>
        <w:right w:val="none" w:sz="0" w:space="0" w:color="auto"/>
      </w:divBdr>
    </w:div>
    <w:div w:id="1850870540">
      <w:bodyDiv w:val="1"/>
      <w:marLeft w:val="0"/>
      <w:marRight w:val="0"/>
      <w:marTop w:val="0"/>
      <w:marBottom w:val="0"/>
      <w:divBdr>
        <w:top w:val="none" w:sz="0" w:space="0" w:color="auto"/>
        <w:left w:val="none" w:sz="0" w:space="0" w:color="auto"/>
        <w:bottom w:val="none" w:sz="0" w:space="0" w:color="auto"/>
        <w:right w:val="none" w:sz="0" w:space="0" w:color="auto"/>
      </w:divBdr>
    </w:div>
    <w:div w:id="1855535838">
      <w:bodyDiv w:val="1"/>
      <w:marLeft w:val="0"/>
      <w:marRight w:val="0"/>
      <w:marTop w:val="0"/>
      <w:marBottom w:val="0"/>
      <w:divBdr>
        <w:top w:val="none" w:sz="0" w:space="0" w:color="auto"/>
        <w:left w:val="none" w:sz="0" w:space="0" w:color="auto"/>
        <w:bottom w:val="none" w:sz="0" w:space="0" w:color="auto"/>
        <w:right w:val="none" w:sz="0" w:space="0" w:color="auto"/>
      </w:divBdr>
    </w:div>
    <w:div w:id="1883056686">
      <w:bodyDiv w:val="1"/>
      <w:marLeft w:val="0"/>
      <w:marRight w:val="0"/>
      <w:marTop w:val="0"/>
      <w:marBottom w:val="0"/>
      <w:divBdr>
        <w:top w:val="none" w:sz="0" w:space="0" w:color="auto"/>
        <w:left w:val="none" w:sz="0" w:space="0" w:color="auto"/>
        <w:bottom w:val="none" w:sz="0" w:space="0" w:color="auto"/>
        <w:right w:val="none" w:sz="0" w:space="0" w:color="auto"/>
      </w:divBdr>
    </w:div>
    <w:div w:id="1900824397">
      <w:bodyDiv w:val="1"/>
      <w:marLeft w:val="0"/>
      <w:marRight w:val="0"/>
      <w:marTop w:val="0"/>
      <w:marBottom w:val="0"/>
      <w:divBdr>
        <w:top w:val="none" w:sz="0" w:space="0" w:color="auto"/>
        <w:left w:val="none" w:sz="0" w:space="0" w:color="auto"/>
        <w:bottom w:val="none" w:sz="0" w:space="0" w:color="auto"/>
        <w:right w:val="none" w:sz="0" w:space="0" w:color="auto"/>
      </w:divBdr>
    </w:div>
    <w:div w:id="1901359566">
      <w:bodyDiv w:val="1"/>
      <w:marLeft w:val="0"/>
      <w:marRight w:val="0"/>
      <w:marTop w:val="0"/>
      <w:marBottom w:val="0"/>
      <w:divBdr>
        <w:top w:val="none" w:sz="0" w:space="0" w:color="auto"/>
        <w:left w:val="none" w:sz="0" w:space="0" w:color="auto"/>
        <w:bottom w:val="none" w:sz="0" w:space="0" w:color="auto"/>
        <w:right w:val="none" w:sz="0" w:space="0" w:color="auto"/>
      </w:divBdr>
    </w:div>
    <w:div w:id="1911379035">
      <w:bodyDiv w:val="1"/>
      <w:marLeft w:val="0"/>
      <w:marRight w:val="0"/>
      <w:marTop w:val="0"/>
      <w:marBottom w:val="0"/>
      <w:divBdr>
        <w:top w:val="none" w:sz="0" w:space="0" w:color="auto"/>
        <w:left w:val="none" w:sz="0" w:space="0" w:color="auto"/>
        <w:bottom w:val="none" w:sz="0" w:space="0" w:color="auto"/>
        <w:right w:val="none" w:sz="0" w:space="0" w:color="auto"/>
      </w:divBdr>
    </w:div>
    <w:div w:id="1913197833">
      <w:bodyDiv w:val="1"/>
      <w:marLeft w:val="0"/>
      <w:marRight w:val="0"/>
      <w:marTop w:val="0"/>
      <w:marBottom w:val="0"/>
      <w:divBdr>
        <w:top w:val="none" w:sz="0" w:space="0" w:color="auto"/>
        <w:left w:val="none" w:sz="0" w:space="0" w:color="auto"/>
        <w:bottom w:val="none" w:sz="0" w:space="0" w:color="auto"/>
        <w:right w:val="none" w:sz="0" w:space="0" w:color="auto"/>
      </w:divBdr>
    </w:div>
    <w:div w:id="1913664209">
      <w:bodyDiv w:val="1"/>
      <w:marLeft w:val="0"/>
      <w:marRight w:val="0"/>
      <w:marTop w:val="0"/>
      <w:marBottom w:val="0"/>
      <w:divBdr>
        <w:top w:val="none" w:sz="0" w:space="0" w:color="auto"/>
        <w:left w:val="none" w:sz="0" w:space="0" w:color="auto"/>
        <w:bottom w:val="none" w:sz="0" w:space="0" w:color="auto"/>
        <w:right w:val="none" w:sz="0" w:space="0" w:color="auto"/>
      </w:divBdr>
    </w:div>
    <w:div w:id="1925870753">
      <w:bodyDiv w:val="1"/>
      <w:marLeft w:val="0"/>
      <w:marRight w:val="0"/>
      <w:marTop w:val="0"/>
      <w:marBottom w:val="0"/>
      <w:divBdr>
        <w:top w:val="none" w:sz="0" w:space="0" w:color="auto"/>
        <w:left w:val="none" w:sz="0" w:space="0" w:color="auto"/>
        <w:bottom w:val="none" w:sz="0" w:space="0" w:color="auto"/>
        <w:right w:val="none" w:sz="0" w:space="0" w:color="auto"/>
      </w:divBdr>
    </w:div>
    <w:div w:id="1933660052">
      <w:bodyDiv w:val="1"/>
      <w:marLeft w:val="0"/>
      <w:marRight w:val="0"/>
      <w:marTop w:val="0"/>
      <w:marBottom w:val="0"/>
      <w:divBdr>
        <w:top w:val="none" w:sz="0" w:space="0" w:color="auto"/>
        <w:left w:val="none" w:sz="0" w:space="0" w:color="auto"/>
        <w:bottom w:val="none" w:sz="0" w:space="0" w:color="auto"/>
        <w:right w:val="none" w:sz="0" w:space="0" w:color="auto"/>
      </w:divBdr>
    </w:div>
    <w:div w:id="1939869248">
      <w:bodyDiv w:val="1"/>
      <w:marLeft w:val="0"/>
      <w:marRight w:val="0"/>
      <w:marTop w:val="0"/>
      <w:marBottom w:val="0"/>
      <w:divBdr>
        <w:top w:val="none" w:sz="0" w:space="0" w:color="auto"/>
        <w:left w:val="none" w:sz="0" w:space="0" w:color="auto"/>
        <w:bottom w:val="none" w:sz="0" w:space="0" w:color="auto"/>
        <w:right w:val="none" w:sz="0" w:space="0" w:color="auto"/>
      </w:divBdr>
    </w:div>
    <w:div w:id="1953631157">
      <w:bodyDiv w:val="1"/>
      <w:marLeft w:val="0"/>
      <w:marRight w:val="0"/>
      <w:marTop w:val="0"/>
      <w:marBottom w:val="0"/>
      <w:divBdr>
        <w:top w:val="none" w:sz="0" w:space="0" w:color="auto"/>
        <w:left w:val="none" w:sz="0" w:space="0" w:color="auto"/>
        <w:bottom w:val="none" w:sz="0" w:space="0" w:color="auto"/>
        <w:right w:val="none" w:sz="0" w:space="0" w:color="auto"/>
      </w:divBdr>
    </w:div>
    <w:div w:id="1957176271">
      <w:bodyDiv w:val="1"/>
      <w:marLeft w:val="0"/>
      <w:marRight w:val="0"/>
      <w:marTop w:val="0"/>
      <w:marBottom w:val="0"/>
      <w:divBdr>
        <w:top w:val="none" w:sz="0" w:space="0" w:color="auto"/>
        <w:left w:val="none" w:sz="0" w:space="0" w:color="auto"/>
        <w:bottom w:val="none" w:sz="0" w:space="0" w:color="auto"/>
        <w:right w:val="none" w:sz="0" w:space="0" w:color="auto"/>
      </w:divBdr>
    </w:div>
    <w:div w:id="1968316654">
      <w:bodyDiv w:val="1"/>
      <w:marLeft w:val="0"/>
      <w:marRight w:val="0"/>
      <w:marTop w:val="0"/>
      <w:marBottom w:val="0"/>
      <w:divBdr>
        <w:top w:val="none" w:sz="0" w:space="0" w:color="auto"/>
        <w:left w:val="none" w:sz="0" w:space="0" w:color="auto"/>
        <w:bottom w:val="none" w:sz="0" w:space="0" w:color="auto"/>
        <w:right w:val="none" w:sz="0" w:space="0" w:color="auto"/>
      </w:divBdr>
    </w:div>
    <w:div w:id="1975521385">
      <w:bodyDiv w:val="1"/>
      <w:marLeft w:val="0"/>
      <w:marRight w:val="0"/>
      <w:marTop w:val="0"/>
      <w:marBottom w:val="0"/>
      <w:divBdr>
        <w:top w:val="none" w:sz="0" w:space="0" w:color="auto"/>
        <w:left w:val="none" w:sz="0" w:space="0" w:color="auto"/>
        <w:bottom w:val="none" w:sz="0" w:space="0" w:color="auto"/>
        <w:right w:val="none" w:sz="0" w:space="0" w:color="auto"/>
      </w:divBdr>
    </w:div>
    <w:div w:id="1991711302">
      <w:bodyDiv w:val="1"/>
      <w:marLeft w:val="0"/>
      <w:marRight w:val="0"/>
      <w:marTop w:val="0"/>
      <w:marBottom w:val="0"/>
      <w:divBdr>
        <w:top w:val="none" w:sz="0" w:space="0" w:color="auto"/>
        <w:left w:val="none" w:sz="0" w:space="0" w:color="auto"/>
        <w:bottom w:val="none" w:sz="0" w:space="0" w:color="auto"/>
        <w:right w:val="none" w:sz="0" w:space="0" w:color="auto"/>
      </w:divBdr>
      <w:divsChild>
        <w:div w:id="290139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4866460">
      <w:bodyDiv w:val="1"/>
      <w:marLeft w:val="0"/>
      <w:marRight w:val="0"/>
      <w:marTop w:val="0"/>
      <w:marBottom w:val="0"/>
      <w:divBdr>
        <w:top w:val="none" w:sz="0" w:space="0" w:color="auto"/>
        <w:left w:val="none" w:sz="0" w:space="0" w:color="auto"/>
        <w:bottom w:val="none" w:sz="0" w:space="0" w:color="auto"/>
        <w:right w:val="none" w:sz="0" w:space="0" w:color="auto"/>
      </w:divBdr>
    </w:div>
    <w:div w:id="2031837350">
      <w:bodyDiv w:val="1"/>
      <w:marLeft w:val="0"/>
      <w:marRight w:val="0"/>
      <w:marTop w:val="0"/>
      <w:marBottom w:val="0"/>
      <w:divBdr>
        <w:top w:val="none" w:sz="0" w:space="0" w:color="auto"/>
        <w:left w:val="none" w:sz="0" w:space="0" w:color="auto"/>
        <w:bottom w:val="none" w:sz="0" w:space="0" w:color="auto"/>
        <w:right w:val="none" w:sz="0" w:space="0" w:color="auto"/>
      </w:divBdr>
    </w:div>
    <w:div w:id="2047173541">
      <w:bodyDiv w:val="1"/>
      <w:marLeft w:val="0"/>
      <w:marRight w:val="0"/>
      <w:marTop w:val="0"/>
      <w:marBottom w:val="0"/>
      <w:divBdr>
        <w:top w:val="none" w:sz="0" w:space="0" w:color="auto"/>
        <w:left w:val="none" w:sz="0" w:space="0" w:color="auto"/>
        <w:bottom w:val="none" w:sz="0" w:space="0" w:color="auto"/>
        <w:right w:val="none" w:sz="0" w:space="0" w:color="auto"/>
      </w:divBdr>
    </w:div>
    <w:div w:id="2048294854">
      <w:bodyDiv w:val="1"/>
      <w:marLeft w:val="0"/>
      <w:marRight w:val="0"/>
      <w:marTop w:val="0"/>
      <w:marBottom w:val="0"/>
      <w:divBdr>
        <w:top w:val="none" w:sz="0" w:space="0" w:color="auto"/>
        <w:left w:val="none" w:sz="0" w:space="0" w:color="auto"/>
        <w:bottom w:val="none" w:sz="0" w:space="0" w:color="auto"/>
        <w:right w:val="none" w:sz="0" w:space="0" w:color="auto"/>
      </w:divBdr>
    </w:div>
    <w:div w:id="2071077967">
      <w:bodyDiv w:val="1"/>
      <w:marLeft w:val="0"/>
      <w:marRight w:val="0"/>
      <w:marTop w:val="0"/>
      <w:marBottom w:val="0"/>
      <w:divBdr>
        <w:top w:val="none" w:sz="0" w:space="0" w:color="auto"/>
        <w:left w:val="none" w:sz="0" w:space="0" w:color="auto"/>
        <w:bottom w:val="none" w:sz="0" w:space="0" w:color="auto"/>
        <w:right w:val="none" w:sz="0" w:space="0" w:color="auto"/>
      </w:divBdr>
    </w:div>
    <w:div w:id="2078893431">
      <w:bodyDiv w:val="1"/>
      <w:marLeft w:val="0"/>
      <w:marRight w:val="0"/>
      <w:marTop w:val="0"/>
      <w:marBottom w:val="0"/>
      <w:divBdr>
        <w:top w:val="none" w:sz="0" w:space="0" w:color="auto"/>
        <w:left w:val="none" w:sz="0" w:space="0" w:color="auto"/>
        <w:bottom w:val="none" w:sz="0" w:space="0" w:color="auto"/>
        <w:right w:val="none" w:sz="0" w:space="0" w:color="auto"/>
      </w:divBdr>
    </w:div>
    <w:div w:id="2079744351">
      <w:bodyDiv w:val="1"/>
      <w:marLeft w:val="0"/>
      <w:marRight w:val="0"/>
      <w:marTop w:val="0"/>
      <w:marBottom w:val="0"/>
      <w:divBdr>
        <w:top w:val="none" w:sz="0" w:space="0" w:color="auto"/>
        <w:left w:val="none" w:sz="0" w:space="0" w:color="auto"/>
        <w:bottom w:val="none" w:sz="0" w:space="0" w:color="auto"/>
        <w:right w:val="none" w:sz="0" w:space="0" w:color="auto"/>
      </w:divBdr>
    </w:div>
    <w:div w:id="2099524122">
      <w:bodyDiv w:val="1"/>
      <w:marLeft w:val="0"/>
      <w:marRight w:val="0"/>
      <w:marTop w:val="0"/>
      <w:marBottom w:val="0"/>
      <w:divBdr>
        <w:top w:val="none" w:sz="0" w:space="0" w:color="auto"/>
        <w:left w:val="none" w:sz="0" w:space="0" w:color="auto"/>
        <w:bottom w:val="none" w:sz="0" w:space="0" w:color="auto"/>
        <w:right w:val="none" w:sz="0" w:space="0" w:color="auto"/>
      </w:divBdr>
    </w:div>
    <w:div w:id="2109808173">
      <w:bodyDiv w:val="1"/>
      <w:marLeft w:val="0"/>
      <w:marRight w:val="0"/>
      <w:marTop w:val="0"/>
      <w:marBottom w:val="0"/>
      <w:divBdr>
        <w:top w:val="none" w:sz="0" w:space="0" w:color="auto"/>
        <w:left w:val="none" w:sz="0" w:space="0" w:color="auto"/>
        <w:bottom w:val="none" w:sz="0" w:space="0" w:color="auto"/>
        <w:right w:val="none" w:sz="0" w:space="0" w:color="auto"/>
      </w:divBdr>
    </w:div>
    <w:div w:id="2113738313">
      <w:bodyDiv w:val="1"/>
      <w:marLeft w:val="0"/>
      <w:marRight w:val="0"/>
      <w:marTop w:val="0"/>
      <w:marBottom w:val="0"/>
      <w:divBdr>
        <w:top w:val="none" w:sz="0" w:space="0" w:color="auto"/>
        <w:left w:val="none" w:sz="0" w:space="0" w:color="auto"/>
        <w:bottom w:val="none" w:sz="0" w:space="0" w:color="auto"/>
        <w:right w:val="none" w:sz="0" w:space="0" w:color="auto"/>
      </w:divBdr>
    </w:div>
    <w:div w:id="2128964685">
      <w:bodyDiv w:val="1"/>
      <w:marLeft w:val="0"/>
      <w:marRight w:val="0"/>
      <w:marTop w:val="0"/>
      <w:marBottom w:val="0"/>
      <w:divBdr>
        <w:top w:val="none" w:sz="0" w:space="0" w:color="auto"/>
        <w:left w:val="none" w:sz="0" w:space="0" w:color="auto"/>
        <w:bottom w:val="none" w:sz="0" w:space="0" w:color="auto"/>
        <w:right w:val="none" w:sz="0" w:space="0" w:color="auto"/>
      </w:divBdr>
    </w:div>
    <w:div w:id="2134595810">
      <w:bodyDiv w:val="1"/>
      <w:marLeft w:val="0"/>
      <w:marRight w:val="0"/>
      <w:marTop w:val="0"/>
      <w:marBottom w:val="0"/>
      <w:divBdr>
        <w:top w:val="none" w:sz="0" w:space="0" w:color="auto"/>
        <w:left w:val="none" w:sz="0" w:space="0" w:color="auto"/>
        <w:bottom w:val="none" w:sz="0" w:space="0" w:color="auto"/>
        <w:right w:val="none" w:sz="0" w:space="0" w:color="auto"/>
      </w:divBdr>
    </w:div>
    <w:div w:id="213910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emf"/><Relationship Id="rId32"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png"/><Relationship Id="rId31" Type="http://schemas.microsoft.com/office/2018/08/relationships/commentsExtensible" Target="commentsExtensi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oter" Target="footer2.xml"/><Relationship Id="rId30" Type="http://schemas.openxmlformats.org/officeDocument/2006/relationships/theme" Target="theme/theme1.xml"/></Relationships>
</file>

<file path=word/_rels/footnotes.xml.rels><?xml version="1.0" encoding="UTF-8" standalone="yes"?>
<Relationships xmlns="http://schemas.openxmlformats.org/package/2006/relationships"><Relationship Id="rId2" Type="http://schemas.openxmlformats.org/officeDocument/2006/relationships/hyperlink" Target="mailto:jeebanath.adhikari@rrlc.tu.edu.np" TargetMode="External"/><Relationship Id="rId1" Type="http://schemas.openxmlformats.org/officeDocument/2006/relationships/hyperlink" Target="mailto:adhikarims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A921B1-120E-42DB-96D2-C95B3F794C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31</Pages>
  <Words>11073</Words>
  <Characters>63122</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15</cp:revision>
  <dcterms:created xsi:type="dcterms:W3CDTF">2026-07-31T09:27:00Z</dcterms:created>
  <dcterms:modified xsi:type="dcterms:W3CDTF">2026-08-01T09:26:00Z</dcterms:modified>
</cp:coreProperties>
</file>