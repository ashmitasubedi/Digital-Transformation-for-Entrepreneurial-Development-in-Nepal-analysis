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8AC24" w14:textId="580939B4" w:rsidR="00E42ED9" w:rsidRPr="00923CD4" w:rsidRDefault="00E42ED9" w:rsidP="00923CD4">
      <w:pPr>
        <w:jc w:val="center"/>
        <w:rPr>
          <w:rFonts w:cstheme="minorHAnsi"/>
          <w:b/>
          <w:bCs/>
        </w:rPr>
      </w:pPr>
      <w:r w:rsidRPr="00923CD4">
        <w:rPr>
          <w:rFonts w:cstheme="minorHAnsi"/>
          <w:b/>
          <w:bCs/>
        </w:rPr>
        <w:t>Digital Transformation</w:t>
      </w:r>
      <w:r w:rsidR="007023A3" w:rsidRPr="00923CD4">
        <w:rPr>
          <w:rFonts w:cstheme="minorHAnsi"/>
          <w:b/>
          <w:bCs/>
        </w:rPr>
        <w:t xml:space="preserve"> </w:t>
      </w:r>
      <w:proofErr w:type="gramStart"/>
      <w:r w:rsidR="007023A3" w:rsidRPr="00923CD4">
        <w:rPr>
          <w:rFonts w:cstheme="minorHAnsi"/>
          <w:b/>
          <w:bCs/>
        </w:rPr>
        <w:t>For</w:t>
      </w:r>
      <w:proofErr w:type="gramEnd"/>
      <w:r w:rsidRPr="00923CD4">
        <w:rPr>
          <w:rFonts w:cstheme="minorHAnsi"/>
          <w:b/>
          <w:bCs/>
        </w:rPr>
        <w:t xml:space="preserve"> Entrepreneurial Development in Nepal</w:t>
      </w:r>
    </w:p>
    <w:p w14:paraId="0340C3EA" w14:textId="4116D62E" w:rsidR="00095A31" w:rsidRPr="00923CD4" w:rsidRDefault="00095A31" w:rsidP="00095A31">
      <w:pPr>
        <w:jc w:val="right"/>
        <w:rPr>
          <w:rFonts w:cstheme="minorHAnsi"/>
        </w:rPr>
      </w:pPr>
      <w:proofErr w:type="spellStart"/>
      <w:r w:rsidRPr="00923CD4">
        <w:rPr>
          <w:rFonts w:cstheme="minorHAnsi"/>
        </w:rPr>
        <w:t>Asmita</w:t>
      </w:r>
      <w:proofErr w:type="spellEnd"/>
      <w:r w:rsidRPr="00923CD4">
        <w:rPr>
          <w:rFonts w:cstheme="minorHAnsi"/>
        </w:rPr>
        <w:t xml:space="preserve"> </w:t>
      </w:r>
      <w:proofErr w:type="spellStart"/>
      <w:r w:rsidRPr="00923CD4">
        <w:rPr>
          <w:rFonts w:cstheme="minorHAnsi"/>
        </w:rPr>
        <w:t>Subedi</w:t>
      </w:r>
      <w:proofErr w:type="spellEnd"/>
      <w:r w:rsidR="005A27BC" w:rsidRPr="009561DD">
        <w:rPr>
          <w:rStyle w:val="FootnoteReference"/>
          <w:rFonts w:cstheme="minorHAnsi"/>
        </w:rPr>
        <w:footnoteReference w:id="1"/>
      </w:r>
    </w:p>
    <w:p w14:paraId="66A88B86" w14:textId="491CC100" w:rsidR="00095A31" w:rsidRPr="00923CD4" w:rsidRDefault="00095A31" w:rsidP="00923CD4">
      <w:pPr>
        <w:jc w:val="right"/>
        <w:rPr>
          <w:rFonts w:cstheme="minorHAnsi"/>
        </w:rPr>
      </w:pPr>
      <w:proofErr w:type="spellStart"/>
      <w:r w:rsidRPr="00923CD4">
        <w:rPr>
          <w:rFonts w:cstheme="minorHAnsi"/>
        </w:rPr>
        <w:t>Jeebanath</w:t>
      </w:r>
      <w:proofErr w:type="spellEnd"/>
      <w:r w:rsidRPr="00923CD4">
        <w:rPr>
          <w:rFonts w:cstheme="minorHAnsi"/>
        </w:rPr>
        <w:t xml:space="preserve"> </w:t>
      </w:r>
      <w:proofErr w:type="spellStart"/>
      <w:r w:rsidRPr="00923CD4">
        <w:rPr>
          <w:rFonts w:cstheme="minorHAnsi"/>
        </w:rPr>
        <w:t>Adhikari</w:t>
      </w:r>
      <w:proofErr w:type="spellEnd"/>
      <w:r w:rsidR="005A27BC" w:rsidRPr="009561DD">
        <w:rPr>
          <w:rStyle w:val="FootnoteReference"/>
          <w:rFonts w:cstheme="minorHAnsi"/>
        </w:rPr>
        <w:footnoteReference w:id="2"/>
      </w:r>
    </w:p>
    <w:p w14:paraId="17EF2987" w14:textId="77777777" w:rsidR="00E42ED9" w:rsidRPr="009561DD" w:rsidRDefault="00E42ED9" w:rsidP="00923CD4">
      <w:pPr>
        <w:jc w:val="center"/>
        <w:rPr>
          <w:rFonts w:cstheme="minorHAnsi"/>
          <w:b/>
          <w:bCs/>
        </w:rPr>
      </w:pPr>
      <w:r w:rsidRPr="000D06E7">
        <w:rPr>
          <w:rFonts w:cstheme="minorHAnsi"/>
          <w:b/>
          <w:bCs/>
        </w:rPr>
        <w:t>Abstract</w:t>
      </w:r>
    </w:p>
    <w:p w14:paraId="6D687BE8" w14:textId="01135A5E" w:rsidR="0026460E" w:rsidRDefault="0026460E" w:rsidP="00E42ED9">
      <w:pPr>
        <w:jc w:val="both"/>
        <w:rPr>
          <w:rFonts w:cstheme="minorHAnsi"/>
        </w:rPr>
      </w:pPr>
      <w:r w:rsidRPr="0026460E">
        <w:rPr>
          <w:rFonts w:cstheme="minorHAnsi"/>
        </w:rPr>
        <w:t xml:space="preserve">Rapid development in the field of digital technologies has revolutionized the entrepreneurial context through improved availability of information, markets, finance, and digital businesses, which has facilitated entrepreneurial development. This study examines the influence of digital transformation on entrepreneurial development in Nepal. Annual data of World Development Indicators (WDI) for the period 2006-2024 were used to construct the Digital Transformation Index (DTI) by using PCA based on internet usage, number of fixed broadband subscriptions, number of mobile cellular subscriptions, and number of secure internet servers after addressing </w:t>
      </w:r>
      <w:proofErr w:type="spellStart"/>
      <w:r w:rsidRPr="0026460E">
        <w:rPr>
          <w:rFonts w:cstheme="minorHAnsi"/>
        </w:rPr>
        <w:t>multicollinearity</w:t>
      </w:r>
      <w:proofErr w:type="spellEnd"/>
      <w:r w:rsidRPr="0026460E">
        <w:rPr>
          <w:rFonts w:cstheme="minorHAnsi"/>
        </w:rPr>
        <w:t xml:space="preserve"> issue among the digital transformation variables. The relationship between DTI and New Business Density (NBD) was analyzed using the first-differenced OLS regression model as the main technique of estimation, along with the ARDL bounds testing, UECM, and Granger causality tests. The first principal component accounted for 81.9% of the variation in the four digital transformation variables. The main short-run model shows that the DTI positively, but statistically insignificantly, affects NBD, whereas the Granger causality tests show no significant causality in either direction</w:t>
      </w:r>
      <w:r w:rsidRPr="0026460E">
        <w:t xml:space="preserve"> </w:t>
      </w:r>
      <w:r w:rsidRPr="0026460E">
        <w:rPr>
          <w:rFonts w:cstheme="minorHAnsi"/>
        </w:rPr>
        <w:t xml:space="preserve">However, while the ARDL bounds test revealed that there was a possibility of a long-run equilibrium relationship, the long-run analysis is deemed to be informative but not conclusive since the estimation of the ARDL was done with just 11 observations annually due to lags. The results imply that an increase in digital infrastructure is not sufficient in promoting entrepreneurship in Nepal. This means that policies for encouraging entrepreneurship need to include efforts in increasing digital literacy and finance access, institutional quality and broader entrepreneurial support </w:t>
      </w:r>
      <w:proofErr w:type="gramStart"/>
      <w:r w:rsidRPr="0026460E">
        <w:rPr>
          <w:rFonts w:cstheme="minorHAnsi"/>
        </w:rPr>
        <w:t>systems</w:t>
      </w:r>
      <w:r>
        <w:rPr>
          <w:rFonts w:cstheme="minorHAnsi"/>
        </w:rPr>
        <w:t xml:space="preserve"> .</w:t>
      </w:r>
      <w:proofErr w:type="gramEnd"/>
    </w:p>
    <w:p w14:paraId="4EAACDA4" w14:textId="592BD843" w:rsidR="00E42ED9" w:rsidRPr="009561DD" w:rsidRDefault="00E42ED9" w:rsidP="00E42ED9">
      <w:pPr>
        <w:jc w:val="both"/>
        <w:rPr>
          <w:rFonts w:cstheme="minorHAnsi"/>
        </w:rPr>
      </w:pPr>
      <w:r w:rsidRPr="009561DD">
        <w:rPr>
          <w:rFonts w:cstheme="minorHAnsi"/>
          <w:b/>
          <w:bCs/>
        </w:rPr>
        <w:t>Keywords:</w:t>
      </w:r>
      <w:r w:rsidRPr="009561DD">
        <w:rPr>
          <w:rFonts w:cstheme="minorHAnsi"/>
        </w:rPr>
        <w:t xml:space="preserve"> </w:t>
      </w:r>
      <w:r w:rsidR="00DA6A9B" w:rsidRPr="00DA6A9B">
        <w:rPr>
          <w:rFonts w:cstheme="minorHAnsi"/>
        </w:rPr>
        <w:t>Digital transformation, entrepreneurial development, New Business Density, Digital Transformation Index, Principal Component Analysis, ARDL, Nepal</w:t>
      </w:r>
    </w:p>
    <w:p w14:paraId="099FE3E0" w14:textId="419105A6" w:rsidR="00E42ED9" w:rsidRPr="009561DD" w:rsidRDefault="00E42ED9" w:rsidP="00E42ED9">
      <w:pPr>
        <w:jc w:val="both"/>
        <w:rPr>
          <w:rFonts w:cstheme="minorHAnsi"/>
        </w:rPr>
      </w:pPr>
      <w:r w:rsidRPr="009561DD">
        <w:rPr>
          <w:rFonts w:cstheme="minorHAnsi"/>
          <w:b/>
          <w:bCs/>
        </w:rPr>
        <w:t>JEL Classification:</w:t>
      </w:r>
      <w:r w:rsidRPr="009561DD">
        <w:rPr>
          <w:rFonts w:cstheme="minorHAnsi"/>
        </w:rPr>
        <w:t xml:space="preserve"> L26, O33, O53, C22, L86</w:t>
      </w:r>
    </w:p>
    <w:p w14:paraId="7392770F" w14:textId="3EAC47EC" w:rsidR="007023A3" w:rsidRPr="009561DD" w:rsidRDefault="007023A3" w:rsidP="00E42ED9">
      <w:pPr>
        <w:jc w:val="both"/>
        <w:rPr>
          <w:rFonts w:cstheme="minorHAnsi"/>
        </w:rPr>
      </w:pPr>
    </w:p>
    <w:p w14:paraId="724FEDBE" w14:textId="1BA3A610" w:rsidR="007023A3" w:rsidRPr="009561DD" w:rsidDel="004C0807" w:rsidRDefault="007023A3" w:rsidP="00E42ED9">
      <w:pPr>
        <w:jc w:val="both"/>
        <w:rPr>
          <w:del w:id="0" w:author="Microsoft Office User" w:date="2026-07-28T05:41:00Z"/>
          <w:rFonts w:cstheme="minorHAnsi"/>
        </w:rPr>
      </w:pPr>
      <w:del w:id="1" w:author="Microsoft Office User" w:date="2026-07-28T05:41:00Z">
        <w:r w:rsidRPr="009561DD" w:rsidDel="004C0807">
          <w:rPr>
            <w:rFonts w:cstheme="minorHAnsi"/>
          </w:rPr>
          <w:delText xml:space="preserve">Active </w:delText>
        </w:r>
      </w:del>
    </w:p>
    <w:p w14:paraId="55F5ACF0" w14:textId="77777777" w:rsidR="00974BFE" w:rsidRPr="009561DD" w:rsidRDefault="00974BFE" w:rsidP="00974BFE">
      <w:pPr>
        <w:jc w:val="both"/>
        <w:rPr>
          <w:rFonts w:cstheme="minorHAnsi"/>
        </w:rPr>
      </w:pPr>
    </w:p>
    <w:p w14:paraId="4CF8659A" w14:textId="77777777" w:rsidR="00974BFE" w:rsidRPr="009561DD" w:rsidRDefault="00974BFE" w:rsidP="00974BFE">
      <w:pPr>
        <w:jc w:val="both"/>
        <w:rPr>
          <w:rFonts w:cstheme="minorHAnsi"/>
        </w:rPr>
      </w:pPr>
    </w:p>
    <w:p w14:paraId="705EACCB" w14:textId="77777777" w:rsidR="00974BFE" w:rsidRPr="009561DD" w:rsidRDefault="00974BFE" w:rsidP="00974BFE">
      <w:pPr>
        <w:jc w:val="both"/>
        <w:rPr>
          <w:rFonts w:cstheme="minorHAnsi"/>
        </w:rPr>
      </w:pPr>
    </w:p>
    <w:p w14:paraId="7B17DE81" w14:textId="77777777" w:rsidR="00974BFE" w:rsidRPr="009561DD" w:rsidRDefault="00974BFE" w:rsidP="00974BFE">
      <w:pPr>
        <w:jc w:val="both"/>
        <w:rPr>
          <w:rFonts w:cstheme="minorHAnsi"/>
        </w:rPr>
      </w:pPr>
    </w:p>
    <w:p w14:paraId="5DBFF751" w14:textId="7734D08A" w:rsidR="00974BFE" w:rsidRPr="009561DD" w:rsidRDefault="00974BFE" w:rsidP="00974BFE">
      <w:pPr>
        <w:jc w:val="both"/>
        <w:rPr>
          <w:rFonts w:cstheme="minorHAnsi"/>
        </w:rPr>
      </w:pPr>
    </w:p>
    <w:p w14:paraId="287FD364" w14:textId="632E769F" w:rsidR="00974BFE" w:rsidRPr="009561DD" w:rsidRDefault="00974BFE" w:rsidP="00974BFE">
      <w:pPr>
        <w:jc w:val="both"/>
        <w:rPr>
          <w:rFonts w:cstheme="minorHAnsi"/>
        </w:rPr>
      </w:pPr>
    </w:p>
    <w:p w14:paraId="4ADD6B8F" w14:textId="6D45268A" w:rsidR="00974BFE" w:rsidRPr="009561DD" w:rsidDel="004C0807" w:rsidRDefault="00974BFE" w:rsidP="00974BFE">
      <w:pPr>
        <w:jc w:val="both"/>
        <w:rPr>
          <w:del w:id="2" w:author="Microsoft Office User" w:date="2026-07-28T05:41:00Z"/>
          <w:rFonts w:cstheme="minorHAnsi"/>
        </w:rPr>
      </w:pPr>
    </w:p>
    <w:p w14:paraId="2B742AB0" w14:textId="10E474FF" w:rsidR="00974BFE" w:rsidRPr="009561DD" w:rsidDel="004C0807" w:rsidRDefault="00974BFE" w:rsidP="00974BFE">
      <w:pPr>
        <w:jc w:val="both"/>
        <w:rPr>
          <w:del w:id="3" w:author="Microsoft Office User" w:date="2026-07-28T05:41:00Z"/>
          <w:rFonts w:cstheme="minorHAnsi"/>
        </w:rPr>
      </w:pPr>
    </w:p>
    <w:p w14:paraId="22965E55" w14:textId="77777777" w:rsidR="00974BFE" w:rsidRPr="009561DD" w:rsidRDefault="00974BFE" w:rsidP="00974BFE">
      <w:pPr>
        <w:jc w:val="both"/>
        <w:rPr>
          <w:rFonts w:cstheme="minorHAnsi"/>
        </w:rPr>
      </w:pPr>
    </w:p>
    <w:p w14:paraId="4071CD26" w14:textId="02146027" w:rsidR="00974BFE" w:rsidRPr="00923CD4" w:rsidRDefault="00974BFE" w:rsidP="00923CD4">
      <w:pPr>
        <w:pStyle w:val="ListParagraph"/>
        <w:numPr>
          <w:ilvl w:val="0"/>
          <w:numId w:val="2"/>
        </w:numPr>
        <w:rPr>
          <w:b/>
          <w:bCs/>
        </w:rPr>
      </w:pPr>
      <w:r w:rsidRPr="00923CD4">
        <w:rPr>
          <w:b/>
          <w:bCs/>
        </w:rPr>
        <w:lastRenderedPageBreak/>
        <w:t>Introduction</w:t>
      </w:r>
    </w:p>
    <w:p w14:paraId="78161223" w14:textId="0C76B878" w:rsidR="00402544" w:rsidRPr="00952018" w:rsidRDefault="00721175" w:rsidP="001C1EAD">
      <w:pPr>
        <w:jc w:val="both"/>
        <w:rPr>
          <w:rFonts w:cstheme="minorHAnsi"/>
          <w:rPrChange w:id="4" w:author="Dell" w:date="2026-07-28T22:02:00Z">
            <w:rPr/>
          </w:rPrChange>
        </w:rPr>
      </w:pPr>
      <w:ins w:id="5" w:author="Dell" w:date="2026-07-28T21:10:00Z">
        <w:r>
          <w:rPr>
            <w:rFonts w:cstheme="minorHAnsi"/>
          </w:rPr>
          <w:t>In every economic era, entrepreneurship has served as the primary engine of societal transformation.</w:t>
        </w:r>
      </w:ins>
      <w:ins w:id="6" w:author="Dell" w:date="2026-07-28T21:12:00Z">
        <w:r w:rsidR="00B219AE">
          <w:rPr>
            <w:rFonts w:cstheme="minorHAnsi"/>
          </w:rPr>
          <w:t xml:space="preserve"> It does not always </w:t>
        </w:r>
      </w:ins>
      <w:ins w:id="7" w:author="Dell" w:date="2026-07-28T21:13:00Z">
        <w:r w:rsidR="00B219AE" w:rsidRPr="00B219AE">
          <w:rPr>
            <w:rFonts w:cstheme="minorHAnsi"/>
          </w:rPr>
          <w:t>expand national gross domestic product</w:t>
        </w:r>
        <w:r w:rsidR="00B219AE">
          <w:rPr>
            <w:rFonts w:cstheme="minorHAnsi"/>
          </w:rPr>
          <w:t xml:space="preserve"> it also rewrites the social mobility and redefines how entire generation work approach and value of the creation.</w:t>
        </w:r>
      </w:ins>
      <w:ins w:id="8" w:author="Dell" w:date="2026-07-28T21:44:00Z">
        <w:r w:rsidR="00C944DE">
          <w:rPr>
            <w:rFonts w:cstheme="minorHAnsi"/>
          </w:rPr>
          <w:t xml:space="preserve"> It</w:t>
        </w:r>
        <w:r w:rsidR="00C944DE" w:rsidRPr="00C944DE">
          <w:rPr>
            <w:rFonts w:ascii="Segoe UI" w:hAnsi="Segoe UI" w:cs="Segoe UI"/>
            <w:color w:val="0F1115"/>
            <w:shd w:val="clear" w:color="auto" w:fill="EDF3FE"/>
          </w:rPr>
          <w:t xml:space="preserve"> </w:t>
        </w:r>
        <w:r w:rsidR="00C944DE" w:rsidRPr="00C944DE">
          <w:rPr>
            <w:rFonts w:cstheme="minorHAnsi"/>
          </w:rPr>
          <w:t>is considered as a key factor in economic growth, job creation, and innovation in both developed and developing economies</w:t>
        </w:r>
      </w:ins>
      <w:ins w:id="9" w:author="Dell" w:date="2026-07-28T21:48:00Z">
        <w:r w:rsidR="000526CC">
          <w:rPr>
            <w:rFonts w:cstheme="minorHAnsi"/>
          </w:rPr>
          <w:t>.</w:t>
        </w:r>
      </w:ins>
      <w:ins w:id="10" w:author="Dell" w:date="2026-07-28T21:56:00Z">
        <w:r w:rsidR="000526CC" w:rsidRPr="000526CC">
          <w:rPr>
            <w:rFonts w:cstheme="minorHAnsi"/>
          </w:rPr>
          <w:t xml:space="preserve"> </w:t>
        </w:r>
        <w:r w:rsidR="000526CC">
          <w:rPr>
            <w:rFonts w:cstheme="minorHAnsi"/>
          </w:rPr>
          <w:t xml:space="preserve">entrepreneurship </w:t>
        </w:r>
      </w:ins>
      <w:ins w:id="11" w:author="Dell" w:date="2026-07-28T21:44:00Z">
        <w:r w:rsidR="00C944DE">
          <w:rPr>
            <w:rFonts w:cstheme="minorHAnsi"/>
          </w:rPr>
          <w:t>drive economic growth by</w:t>
        </w:r>
      </w:ins>
      <w:ins w:id="12" w:author="Dell" w:date="2026-07-28T21:47:00Z">
        <w:r w:rsidR="00C944DE">
          <w:rPr>
            <w:rFonts w:cstheme="minorHAnsi"/>
          </w:rPr>
          <w:t xml:space="preserve"> commercializing </w:t>
        </w:r>
      </w:ins>
      <w:ins w:id="13" w:author="Dell" w:date="2026-07-28T21:48:00Z">
        <w:r w:rsidR="000526CC">
          <w:rPr>
            <w:rFonts w:cstheme="minorHAnsi"/>
          </w:rPr>
          <w:t xml:space="preserve">technology </w:t>
        </w:r>
        <w:r w:rsidR="000526CC" w:rsidRPr="000526CC">
          <w:rPr>
            <w:rFonts w:cstheme="minorHAnsi"/>
          </w:rPr>
          <w:t>and injecting competition</w:t>
        </w:r>
        <w:r w:rsidR="000526CC">
          <w:rPr>
            <w:rFonts w:cstheme="minorHAnsi"/>
          </w:rPr>
          <w:t xml:space="preserve"> among the organization </w:t>
        </w:r>
      </w:ins>
      <w:ins w:id="14" w:author="Dell" w:date="2026-07-28T21:56:00Z">
        <w:r w:rsidR="000526CC">
          <w:rPr>
            <w:rFonts w:cstheme="minorHAnsi"/>
          </w:rPr>
          <w:t xml:space="preserve">by </w:t>
        </w:r>
      </w:ins>
      <w:ins w:id="15" w:author="Dell" w:date="2026-07-28T21:48:00Z">
        <w:r w:rsidR="000526CC">
          <w:rPr>
            <w:rFonts w:cstheme="minorHAnsi"/>
          </w:rPr>
          <w:t>reallocating</w:t>
        </w:r>
        <w:r w:rsidR="000526CC" w:rsidRPr="000526CC">
          <w:rPr>
            <w:rFonts w:cstheme="minorHAnsi"/>
          </w:rPr>
          <w:t xml:space="preserve"> capital/labor to high-value uses</w:t>
        </w:r>
      </w:ins>
      <w:ins w:id="16" w:author="Dell" w:date="2026-07-28T21:57:00Z">
        <w:r w:rsidR="000526CC">
          <w:rPr>
            <w:rFonts w:cstheme="minorHAnsi"/>
          </w:rPr>
          <w:t xml:space="preserve"> which</w:t>
        </w:r>
      </w:ins>
      <w:ins w:id="17" w:author="Dell" w:date="2026-07-28T21:48:00Z">
        <w:r w:rsidR="000526CC" w:rsidRPr="000526CC">
          <w:rPr>
            <w:rFonts w:cstheme="minorHAnsi"/>
          </w:rPr>
          <w:t xml:space="preserve"> raises productivity and </w:t>
        </w:r>
        <w:r w:rsidR="00952018">
          <w:rPr>
            <w:rFonts w:cstheme="minorHAnsi"/>
          </w:rPr>
          <w:t>GDP</w:t>
        </w:r>
        <w:r w:rsidR="000526CC" w:rsidRPr="000526CC">
          <w:rPr>
            <w:rFonts w:cstheme="minorHAnsi"/>
          </w:rPr>
          <w:t>.</w:t>
        </w:r>
      </w:ins>
      <w:ins w:id="18" w:author="Dell" w:date="2026-07-28T21:49:00Z">
        <w:r w:rsidR="000526CC" w:rsidRPr="000526CC">
          <w:rPr>
            <w:rFonts w:ascii="Segoe UI" w:hAnsi="Segoe UI" w:cs="Segoe UI"/>
            <w:color w:val="61666B"/>
            <w:sz w:val="21"/>
            <w:szCs w:val="21"/>
            <w:shd w:val="clear" w:color="auto" w:fill="FFFFFF"/>
          </w:rPr>
          <w:t xml:space="preserve"> </w:t>
        </w:r>
      </w:ins>
      <w:ins w:id="19" w:author="Dell" w:date="2026-07-28T22:00:00Z">
        <w:r w:rsidR="00952018">
          <w:rPr>
            <w:rFonts w:cstheme="minorHAnsi"/>
          </w:rPr>
          <w:t>E</w:t>
        </w:r>
        <w:r w:rsidR="00952018" w:rsidRPr="00952018">
          <w:rPr>
            <w:rFonts w:cstheme="minorHAnsi"/>
          </w:rPr>
          <w:t>ntrepreneurship</w:t>
        </w:r>
      </w:ins>
      <w:ins w:id="20" w:author="Dell" w:date="2026-07-28T22:01:00Z">
        <w:r w:rsidR="00952018">
          <w:rPr>
            <w:rFonts w:cstheme="minorHAnsi"/>
          </w:rPr>
          <w:t xml:space="preserve"> also</w:t>
        </w:r>
      </w:ins>
      <w:ins w:id="21" w:author="Dell" w:date="2026-07-28T22:00:00Z">
        <w:r w:rsidR="00952018" w:rsidRPr="00952018">
          <w:rPr>
            <w:rFonts w:cstheme="minorHAnsi"/>
          </w:rPr>
          <w:t xml:space="preserve"> creates mass employment by scaling up and filling operational gaps in product</w:t>
        </w:r>
        <w:r w:rsidR="00952018">
          <w:rPr>
            <w:rFonts w:cstheme="minorHAnsi"/>
          </w:rPr>
          <w:t>ion, logistics, and support which</w:t>
        </w:r>
        <w:r w:rsidR="00952018" w:rsidRPr="00952018">
          <w:rPr>
            <w:rFonts w:cstheme="minorHAnsi"/>
          </w:rPr>
          <w:t xml:space="preserve"> require human capital</w:t>
        </w:r>
      </w:ins>
      <w:ins w:id="22" w:author="Dell" w:date="2026-07-28T22:01:00Z">
        <w:r w:rsidR="00952018">
          <w:rPr>
            <w:rFonts w:cstheme="minorHAnsi"/>
          </w:rPr>
          <w:t xml:space="preserve"> and They</w:t>
        </w:r>
      </w:ins>
      <w:ins w:id="23" w:author="Dell" w:date="2026-07-28T21:53:00Z">
        <w:r w:rsidR="000526CC" w:rsidRPr="000526CC">
          <w:rPr>
            <w:rFonts w:cstheme="minorHAnsi"/>
          </w:rPr>
          <w:t xml:space="preserve"> spearhead innovation</w:t>
        </w:r>
      </w:ins>
      <w:ins w:id="24" w:author="Dell" w:date="2026-07-28T21:54:00Z">
        <w:r w:rsidR="000526CC">
          <w:rPr>
            <w:rFonts w:cstheme="minorHAnsi"/>
          </w:rPr>
          <w:t xml:space="preserve"> by </w:t>
        </w:r>
      </w:ins>
      <w:ins w:id="25" w:author="Dell" w:date="2026-07-28T21:55:00Z">
        <w:r w:rsidR="000526CC">
          <w:rPr>
            <w:rFonts w:cstheme="minorHAnsi"/>
          </w:rPr>
          <w:t>challenging</w:t>
        </w:r>
      </w:ins>
      <w:ins w:id="26" w:author="Dell" w:date="2026-07-28T21:53:00Z">
        <w:r w:rsidR="000526CC" w:rsidRPr="000526CC">
          <w:rPr>
            <w:rFonts w:cstheme="minorHAnsi"/>
          </w:rPr>
          <w:t xml:space="preserve"> outdated dogmas</w:t>
        </w:r>
      </w:ins>
      <w:ins w:id="27" w:author="Dell" w:date="2026-07-28T21:58:00Z">
        <w:r w:rsidR="00952018">
          <w:rPr>
            <w:rFonts w:cstheme="minorHAnsi"/>
          </w:rPr>
          <w:t>,</w:t>
        </w:r>
      </w:ins>
      <w:ins w:id="28" w:author="Dell" w:date="2026-07-28T21:59:00Z">
        <w:r w:rsidR="00952018">
          <w:rPr>
            <w:rFonts w:cstheme="minorHAnsi"/>
          </w:rPr>
          <w:t xml:space="preserve"> </w:t>
        </w:r>
      </w:ins>
      <w:ins w:id="29" w:author="Dell" w:date="2026-07-28T21:58:00Z">
        <w:r w:rsidR="00952018" w:rsidRPr="00952018">
          <w:rPr>
            <w:rFonts w:cstheme="minorHAnsi"/>
          </w:rPr>
          <w:t>investing in R&amp;D, and utilizing rapid prototyping and feedback loops, entrepreneurs yield novel products and efficient processes that diffuse across supply chains to</w:t>
        </w:r>
        <w:r w:rsidR="00952018">
          <w:rPr>
            <w:rFonts w:cstheme="minorHAnsi"/>
          </w:rPr>
          <w:t xml:space="preserve"> compel incumbent modernization which ultimately raises </w:t>
        </w:r>
        <w:r w:rsidR="00952018" w:rsidRPr="00952018">
          <w:rPr>
            <w:rFonts w:cstheme="minorHAnsi"/>
          </w:rPr>
          <w:t xml:space="preserve">productivity and living standards. </w:t>
        </w:r>
      </w:ins>
      <w:commentRangeStart w:id="30"/>
      <w:commentRangeStart w:id="31"/>
      <w:del w:id="32" w:author="Dell" w:date="2026-07-28T21:10:00Z">
        <w:r w:rsidR="00974BFE" w:rsidRPr="009561DD" w:rsidDel="00721175">
          <w:rPr>
            <w:rFonts w:cstheme="minorHAnsi"/>
          </w:rPr>
          <w:delText>Entr</w:delText>
        </w:r>
        <w:r w:rsidR="00120CA5" w:rsidRPr="000D06E7" w:rsidDel="00721175">
          <w:rPr>
            <w:rFonts w:cstheme="minorHAnsi"/>
          </w:rPr>
          <w:delText>epreneurship</w:delText>
        </w:r>
        <w:commentRangeEnd w:id="30"/>
        <w:r w:rsidR="00F21F51" w:rsidRPr="00923CD4" w:rsidDel="00721175">
          <w:rPr>
            <w:rStyle w:val="CommentReference"/>
            <w:sz w:val="22"/>
            <w:szCs w:val="22"/>
          </w:rPr>
          <w:commentReference w:id="30"/>
        </w:r>
        <w:r w:rsidR="00120CA5" w:rsidRPr="009561DD" w:rsidDel="00721175">
          <w:rPr>
            <w:rFonts w:cstheme="minorHAnsi"/>
          </w:rPr>
          <w:delText xml:space="preserve"> is</w:delText>
        </w:r>
        <w:r w:rsidR="0071123C" w:rsidRPr="000D06E7" w:rsidDel="00721175">
          <w:rPr>
            <w:rFonts w:cstheme="minorHAnsi"/>
          </w:rPr>
          <w:delText xml:space="preserve"> considered</w:delText>
        </w:r>
        <w:r w:rsidR="00974BFE" w:rsidRPr="000D06E7" w:rsidDel="00721175">
          <w:rPr>
            <w:rFonts w:cstheme="minorHAnsi"/>
          </w:rPr>
          <w:delText xml:space="preserve"> as a </w:delText>
        </w:r>
        <w:r w:rsidR="00D02744" w:rsidRPr="009561DD" w:rsidDel="00721175">
          <w:rPr>
            <w:rFonts w:cstheme="minorHAnsi"/>
          </w:rPr>
          <w:delText xml:space="preserve">key factor </w:delText>
        </w:r>
        <w:commentRangeEnd w:id="31"/>
        <w:r w:rsidR="00450C84" w:rsidRPr="00923CD4" w:rsidDel="00721175">
          <w:rPr>
            <w:rStyle w:val="CommentReference"/>
            <w:sz w:val="22"/>
            <w:szCs w:val="22"/>
          </w:rPr>
          <w:commentReference w:id="31"/>
        </w:r>
        <w:r w:rsidR="00D02744" w:rsidRPr="009561DD" w:rsidDel="00721175">
          <w:rPr>
            <w:rFonts w:cstheme="minorHAnsi"/>
          </w:rPr>
          <w:delText>in economic growth</w:delText>
        </w:r>
        <w:r w:rsidR="00974BFE" w:rsidRPr="000D06E7" w:rsidDel="00721175">
          <w:rPr>
            <w:rFonts w:cstheme="minorHAnsi"/>
          </w:rPr>
          <w:delText xml:space="preserve">, </w:delText>
        </w:r>
        <w:r w:rsidR="00974BFE" w:rsidRPr="009561DD" w:rsidDel="00721175">
          <w:rPr>
            <w:rFonts w:cstheme="minorHAnsi"/>
          </w:rPr>
          <w:delText>job</w:delText>
        </w:r>
        <w:r w:rsidR="00752B71" w:rsidRPr="009561DD" w:rsidDel="00721175">
          <w:rPr>
            <w:rFonts w:cstheme="minorHAnsi"/>
          </w:rPr>
          <w:delText xml:space="preserve"> creation</w:delText>
        </w:r>
        <w:r w:rsidR="00974BFE" w:rsidRPr="009561DD" w:rsidDel="00721175">
          <w:rPr>
            <w:rFonts w:cstheme="minorHAnsi"/>
          </w:rPr>
          <w:delText xml:space="preserve">, and innovation in both </w:delText>
        </w:r>
        <w:r w:rsidR="00E42ED9" w:rsidRPr="009561DD" w:rsidDel="00721175">
          <w:rPr>
            <w:rFonts w:cstheme="minorHAnsi"/>
          </w:rPr>
          <w:delText>developed and developing economies</w:delText>
        </w:r>
        <w:commentRangeStart w:id="33"/>
        <w:r w:rsidR="00E42ED9" w:rsidRPr="009561DD" w:rsidDel="00721175">
          <w:rPr>
            <w:rFonts w:cstheme="minorHAnsi"/>
          </w:rPr>
          <w:delText>. Entrepreneurship is influenced by various psychological factors related to individuals, economic factors, and ecosystems.</w:delText>
        </w:r>
        <w:commentRangeEnd w:id="33"/>
        <w:r w:rsidR="00752B71" w:rsidRPr="00923CD4" w:rsidDel="00721175">
          <w:rPr>
            <w:rStyle w:val="CommentReference"/>
            <w:sz w:val="22"/>
            <w:szCs w:val="22"/>
          </w:rPr>
          <w:commentReference w:id="33"/>
        </w:r>
        <w:r w:rsidR="00E42ED9" w:rsidRPr="009561DD" w:rsidDel="00721175">
          <w:rPr>
            <w:rFonts w:cstheme="minorHAnsi"/>
          </w:rPr>
          <w:delText xml:space="preserve"> </w:delText>
        </w:r>
        <w:commentRangeStart w:id="34"/>
        <w:r w:rsidR="00E42ED9" w:rsidRPr="009561DD" w:rsidDel="00721175">
          <w:rPr>
            <w:rFonts w:cstheme="minorHAnsi"/>
          </w:rPr>
          <w:delText>This is influenced by the ability of an individual to identify any openings in the market, level of acceptance of risk, and availability of financial as well as social resources.</w:delText>
        </w:r>
        <w:commentRangeEnd w:id="34"/>
        <w:r w:rsidR="00752B71" w:rsidRPr="00923CD4" w:rsidDel="00721175">
          <w:rPr>
            <w:rStyle w:val="CommentReference"/>
            <w:sz w:val="22"/>
            <w:szCs w:val="22"/>
          </w:rPr>
          <w:commentReference w:id="34"/>
        </w:r>
        <w:r w:rsidR="00E42ED9" w:rsidRPr="009561DD" w:rsidDel="00721175">
          <w:rPr>
            <w:rFonts w:cstheme="minorHAnsi"/>
          </w:rPr>
          <w:delText xml:space="preserve"> </w:delText>
        </w:r>
      </w:del>
      <w:r w:rsidR="00752B71" w:rsidRPr="000D06E7">
        <w:rPr>
          <w:rFonts w:cstheme="minorHAnsi"/>
        </w:rPr>
        <w:t xml:space="preserve">In </w:t>
      </w:r>
      <w:del w:id="35" w:author="Dell" w:date="2026-07-28T22:02:00Z">
        <w:r w:rsidR="00752B71" w:rsidRPr="000D06E7" w:rsidDel="00952018">
          <w:rPr>
            <w:rFonts w:cstheme="minorHAnsi"/>
          </w:rPr>
          <w:delText xml:space="preserve">more </w:delText>
        </w:r>
      </w:del>
      <w:r w:rsidR="00752B71" w:rsidRPr="000D06E7">
        <w:rPr>
          <w:rFonts w:cstheme="minorHAnsi"/>
        </w:rPr>
        <w:t xml:space="preserve">recent time, </w:t>
      </w:r>
      <w:r w:rsidR="00752B71" w:rsidRPr="009561DD">
        <w:rPr>
          <w:rFonts w:cstheme="minorHAnsi"/>
        </w:rPr>
        <w:t xml:space="preserve">the </w:t>
      </w:r>
      <w:r w:rsidR="006C4DD2" w:rsidRPr="009561DD">
        <w:rPr>
          <w:rFonts w:cstheme="minorHAnsi"/>
        </w:rPr>
        <w:t>rapid pace of digitalization has significantly transformed entrepreneurship</w:t>
      </w:r>
      <w:commentRangeStart w:id="36"/>
      <w:del w:id="37" w:author="Dell" w:date="2026-07-28T21:03:00Z">
        <w:r w:rsidR="00974BFE" w:rsidRPr="009561DD" w:rsidDel="00721175">
          <w:rPr>
            <w:rFonts w:cstheme="minorHAnsi"/>
          </w:rPr>
          <w:delText xml:space="preserve"> </w:delText>
        </w:r>
      </w:del>
      <w:ins w:id="38" w:author="Dell" w:date="2026-07-28T21:02:00Z">
        <w:r>
          <w:rPr>
            <w:rFonts w:cstheme="minorHAnsi"/>
          </w:rPr>
          <w:t>.</w:t>
        </w:r>
      </w:ins>
      <w:ins w:id="39" w:author="Dell" w:date="2026-07-28T21:03:00Z">
        <w:r>
          <w:rPr>
            <w:rFonts w:cstheme="minorHAnsi"/>
          </w:rPr>
          <w:t xml:space="preserve"> </w:t>
        </w:r>
      </w:ins>
      <w:del w:id="40" w:author="Dell" w:date="2026-07-28T21:02:00Z">
        <w:r w:rsidR="00974BFE" w:rsidRPr="009561DD" w:rsidDel="00721175">
          <w:rPr>
            <w:rFonts w:cstheme="minorHAnsi"/>
          </w:rPr>
          <w:delText>in th</w:delText>
        </w:r>
        <w:r w:rsidR="006C4DD2" w:rsidRPr="009561DD" w:rsidDel="00721175">
          <w:rPr>
            <w:rFonts w:cstheme="minorHAnsi"/>
          </w:rPr>
          <w:delText>e past few years</w:delText>
        </w:r>
        <w:commentRangeEnd w:id="36"/>
        <w:r w:rsidR="00752B71" w:rsidRPr="00923CD4" w:rsidDel="00721175">
          <w:rPr>
            <w:rStyle w:val="CommentReference"/>
            <w:sz w:val="22"/>
            <w:szCs w:val="22"/>
          </w:rPr>
          <w:commentReference w:id="36"/>
        </w:r>
        <w:r w:rsidR="006C4DD2" w:rsidRPr="009561DD" w:rsidDel="00721175">
          <w:rPr>
            <w:rFonts w:cstheme="minorHAnsi"/>
          </w:rPr>
          <w:delText xml:space="preserve">. </w:delText>
        </w:r>
      </w:del>
      <w:r w:rsidR="006C4DD2" w:rsidRPr="009561DD">
        <w:rPr>
          <w:rFonts w:cstheme="minorHAnsi"/>
        </w:rPr>
        <w:t xml:space="preserve">Through digital </w:t>
      </w:r>
      <w:r w:rsidR="00752B71" w:rsidRPr="000D06E7">
        <w:rPr>
          <w:rFonts w:cstheme="minorHAnsi"/>
        </w:rPr>
        <w:t xml:space="preserve">and communication </w:t>
      </w:r>
      <w:r w:rsidR="006C4DD2" w:rsidRPr="009561DD">
        <w:rPr>
          <w:rFonts w:cstheme="minorHAnsi"/>
        </w:rPr>
        <w:t xml:space="preserve">technologies such as, </w:t>
      </w:r>
      <w:r w:rsidR="00974BFE" w:rsidRPr="009561DD">
        <w:rPr>
          <w:rFonts w:cstheme="minorHAnsi"/>
        </w:rPr>
        <w:t xml:space="preserve">the </w:t>
      </w:r>
      <w:r w:rsidR="00752B71" w:rsidRPr="009561DD">
        <w:rPr>
          <w:rFonts w:cstheme="minorHAnsi"/>
        </w:rPr>
        <w:t>i</w:t>
      </w:r>
      <w:r w:rsidR="00974BFE" w:rsidRPr="009561DD">
        <w:rPr>
          <w:rFonts w:cstheme="minorHAnsi"/>
        </w:rPr>
        <w:t xml:space="preserve">nternet, mobile communication, broadband, and many other online channels, the challenges </w:t>
      </w:r>
      <w:r w:rsidR="006C4DD2" w:rsidRPr="009561DD">
        <w:rPr>
          <w:rFonts w:cstheme="minorHAnsi"/>
        </w:rPr>
        <w:t xml:space="preserve">that entrepreneurs previously faced </w:t>
      </w:r>
      <w:r w:rsidR="00974BFE" w:rsidRPr="009561DD">
        <w:rPr>
          <w:rFonts w:cstheme="minorHAnsi"/>
        </w:rPr>
        <w:t>have slowly eroded, resulting</w:t>
      </w:r>
      <w:r w:rsidR="006C4DD2" w:rsidRPr="009561DD">
        <w:rPr>
          <w:rFonts w:cstheme="minorHAnsi"/>
        </w:rPr>
        <w:t xml:space="preserve"> reducing information costs, improving market access</w:t>
      </w:r>
      <w:r w:rsidR="00974BFE" w:rsidRPr="009561DD">
        <w:rPr>
          <w:rFonts w:cstheme="minorHAnsi"/>
        </w:rPr>
        <w:t xml:space="preserve"> and financial inclusion so that the business can reach out to </w:t>
      </w:r>
      <w:r w:rsidR="00752B71" w:rsidRPr="009561DD">
        <w:rPr>
          <w:rFonts w:cstheme="minorHAnsi"/>
        </w:rPr>
        <w:t xml:space="preserve">their </w:t>
      </w:r>
      <w:r w:rsidR="00974BFE" w:rsidRPr="009561DD">
        <w:rPr>
          <w:rFonts w:cstheme="minorHAnsi"/>
        </w:rPr>
        <w:t>customers outside its immediate geography.</w:t>
      </w:r>
      <w:r w:rsidR="001C1EAD" w:rsidRPr="009561DD">
        <w:t xml:space="preserve"> </w:t>
      </w:r>
    </w:p>
    <w:p w14:paraId="409ED1FA" w14:textId="692DCFFA" w:rsidR="00974BFE" w:rsidRPr="009561DD" w:rsidDel="002573DC" w:rsidRDefault="00974BFE" w:rsidP="00974BFE">
      <w:pPr>
        <w:jc w:val="both"/>
        <w:rPr>
          <w:del w:id="41" w:author="Microsoft Office User" w:date="2026-07-28T17:36:00Z"/>
          <w:rFonts w:cstheme="minorHAnsi"/>
        </w:rPr>
      </w:pPr>
      <w:commentRangeStart w:id="42"/>
      <w:del w:id="43" w:author="Microsoft Office User" w:date="2026-07-28T17:36:00Z">
        <w:r w:rsidRPr="009561DD" w:rsidDel="002573DC">
          <w:rPr>
            <w:rFonts w:cstheme="minorHAnsi"/>
          </w:rPr>
          <w:delText>According to the Knowledge Spillover Theory of Entrepreneurship</w:delText>
        </w:r>
        <w:r w:rsidR="005A27BC" w:rsidRPr="009561DD" w:rsidDel="002573DC">
          <w:rPr>
            <w:rFonts w:cstheme="minorHAnsi"/>
          </w:rPr>
          <w:delText xml:space="preserve"> (KSTE)</w:delText>
        </w:r>
        <w:r w:rsidRPr="009561DD" w:rsidDel="002573DC">
          <w:rPr>
            <w:rFonts w:cstheme="minorHAnsi"/>
          </w:rPr>
          <w:delText xml:space="preserve">, both knowledge and innovation act as sources of entrepreneurship and economic growth (Acs et al., 2012). In the same way, the use of digital technology allows entrepreneurs to identify opportunities, be more productive, benefit from financial services and innovations in their firms (Goldfarb &amp; Tucker, 2019; Autio et al., 2018). </w:delText>
        </w:r>
        <w:r w:rsidR="00A05381" w:rsidRPr="00402544" w:rsidDel="002573DC">
          <w:rPr>
            <w:rFonts w:cstheme="minorHAnsi"/>
            <w:highlight w:val="yellow"/>
            <w:rPrChange w:id="44" w:author="Microsoft Office User" w:date="2026-07-28T06:06:00Z">
              <w:rPr>
                <w:rFonts w:cstheme="minorHAnsi"/>
              </w:rPr>
            </w:rPrChange>
          </w:rPr>
          <w:delText>Research provides empirical evidence in support of this by showing how the development of ICTs such as internet, mobile telephony, and broadband relates to productivity and firm activity.</w:delText>
        </w:r>
      </w:del>
    </w:p>
    <w:p w14:paraId="27EA46F4" w14:textId="6653D920" w:rsidR="00974BFE" w:rsidRPr="009561DD" w:rsidDel="002573DC" w:rsidRDefault="00974BFE" w:rsidP="00974BFE">
      <w:pPr>
        <w:jc w:val="both"/>
        <w:rPr>
          <w:del w:id="45" w:author="Microsoft Office User" w:date="2026-07-28T17:36:00Z"/>
          <w:rFonts w:cstheme="minorHAnsi"/>
        </w:rPr>
      </w:pPr>
      <w:del w:id="46" w:author="Microsoft Office User" w:date="2026-07-28T17:36:00Z">
        <w:r w:rsidRPr="009561DD" w:rsidDel="002573DC">
          <w:rPr>
            <w:rFonts w:cstheme="minorHAnsi"/>
          </w:rPr>
          <w:delText xml:space="preserve">The significance becomes increasingly prominent for developing countries in which </w:delText>
        </w:r>
        <w:r w:rsidR="00A05381" w:rsidRPr="009561DD" w:rsidDel="002573DC">
          <w:rPr>
            <w:rFonts w:cstheme="minorHAnsi"/>
          </w:rPr>
          <w:delText>Countries can use digitalization to address structural issues such as lack of market access, poor financial services, and fragile institutions</w:delText>
        </w:r>
        <w:r w:rsidRPr="009561DD" w:rsidDel="002573DC">
          <w:rPr>
            <w:rFonts w:cstheme="minorHAnsi"/>
          </w:rPr>
          <w:delText xml:space="preserve"> Through creating access to information, finance, and markets, digital technologies enable economic activities that were not possible before (Aker &amp; Mbiti, 2010). Financial access is particularly important for the success of entrepreneurship, especially for </w:delText>
        </w:r>
        <w:r w:rsidR="00A05381" w:rsidRPr="009561DD" w:rsidDel="002573DC">
          <w:rPr>
            <w:rFonts w:cstheme="minorHAnsi"/>
          </w:rPr>
          <w:delText>SMEs, which play an important role in economic development</w:delText>
        </w:r>
        <w:r w:rsidRPr="009561DD" w:rsidDel="002573DC">
          <w:rPr>
            <w:rFonts w:cstheme="minorHAnsi"/>
          </w:rPr>
          <w:delText xml:space="preserve"> (Beck et al., 2018; Brixiová et al., 2020).</w:delText>
        </w:r>
        <w:commentRangeEnd w:id="42"/>
        <w:r w:rsidR="00402544" w:rsidDel="002573DC">
          <w:rPr>
            <w:rStyle w:val="CommentReference"/>
          </w:rPr>
          <w:commentReference w:id="42"/>
        </w:r>
      </w:del>
    </w:p>
    <w:p w14:paraId="24A534EC" w14:textId="696131E0" w:rsidR="00881A1E" w:rsidRPr="009561DD" w:rsidRDefault="00881A1E" w:rsidP="00881A1E">
      <w:pPr>
        <w:jc w:val="both"/>
      </w:pPr>
      <w:r w:rsidRPr="009561DD">
        <w:t xml:space="preserve">Nepal has witnessed </w:t>
      </w:r>
      <w:ins w:id="47" w:author="Microsoft Office User" w:date="2026-07-28T17:26:00Z">
        <w:r w:rsidR="002573DC">
          <w:t xml:space="preserve">a </w:t>
        </w:r>
      </w:ins>
      <w:r w:rsidRPr="009561DD">
        <w:t xml:space="preserve">huge progress in digital adoption because of the increase in the number of internet users, mobile users, broadband and digital service. The Government of Nepal </w:t>
      </w:r>
      <w:ins w:id="48" w:author="Microsoft Office User" w:date="2026-07-28T06:11:00Z">
        <w:r w:rsidR="00DD7A6F">
          <w:t>(</w:t>
        </w:r>
        <w:proofErr w:type="spellStart"/>
        <w:r w:rsidR="00DD7A6F">
          <w:t>GoN</w:t>
        </w:r>
        <w:proofErr w:type="spellEnd"/>
        <w:r w:rsidR="00DD7A6F">
          <w:t xml:space="preserve">) </w:t>
        </w:r>
      </w:ins>
      <w:r w:rsidRPr="009561DD">
        <w:t xml:space="preserve">has taken a lot of initiatives in terms of ICT development, such as the ICT Policy 2015 that </w:t>
      </w:r>
      <w:del w:id="49" w:author="Microsoft Office User" w:date="2026-07-28T17:27:00Z">
        <w:r w:rsidRPr="009561DD" w:rsidDel="002573DC">
          <w:delText xml:space="preserve">was </w:delText>
        </w:r>
      </w:del>
      <w:r w:rsidRPr="009561DD">
        <w:t xml:space="preserve">set up the basis for ICT development, the National Broadband Policy 2015 that </w:t>
      </w:r>
      <w:del w:id="50" w:author="Microsoft Office User" w:date="2026-07-28T17:27:00Z">
        <w:r w:rsidRPr="009561DD" w:rsidDel="002573DC">
          <w:delText xml:space="preserve">was meant to </w:delText>
        </w:r>
      </w:del>
      <w:r w:rsidRPr="009561DD">
        <w:t>facilitate</w:t>
      </w:r>
      <w:ins w:id="51" w:author="Microsoft Office User" w:date="2026-07-28T17:27:00Z">
        <w:r w:rsidR="002573DC">
          <w:t xml:space="preserve"> an</w:t>
        </w:r>
      </w:ins>
      <w:r w:rsidRPr="009561DD">
        <w:t xml:space="preserve"> affordable access to broadband services, and the Rural Telecommunication Development Fund (RTDF) that helps to develop connectivity in underdeveloped regions. Additionally, there is the Digital Nepal Framework 2019 that provides the national strategy of utilization of digital technologies in various sectors, such as education, healthcare, agriculture, governance, tourism, and finance. In accordance with recent statistics, Nepal currently has approximately 16.5 million internet users that are 55.8</w:t>
      </w:r>
      <w:ins w:id="52" w:author="Microsoft Office User" w:date="2026-07-28T17:28:00Z">
        <w:r w:rsidR="002573DC">
          <w:t xml:space="preserve"> </w:t>
        </w:r>
      </w:ins>
      <w:del w:id="53" w:author="Microsoft Office User" w:date="2026-07-28T17:28:00Z">
        <w:r w:rsidRPr="009561DD" w:rsidDel="002573DC">
          <w:delText xml:space="preserve">% </w:delText>
        </w:r>
      </w:del>
      <w:ins w:id="54" w:author="Microsoft Office User" w:date="2026-07-28T17:28:00Z">
        <w:r w:rsidR="002573DC">
          <w:t>percent</w:t>
        </w:r>
        <w:r w:rsidR="002573DC" w:rsidRPr="009561DD">
          <w:t xml:space="preserve"> </w:t>
        </w:r>
      </w:ins>
      <w:r w:rsidRPr="009561DD">
        <w:t>of its population, and 39 million mobile cellular connections that are 132</w:t>
      </w:r>
      <w:ins w:id="55" w:author="Microsoft Office User" w:date="2026-07-28T17:28:00Z">
        <w:r w:rsidR="002573DC">
          <w:t xml:space="preserve"> percent</w:t>
        </w:r>
      </w:ins>
      <w:del w:id="56" w:author="Microsoft Office User" w:date="2026-07-28T17:28:00Z">
        <w:r w:rsidRPr="009561DD" w:rsidDel="002573DC">
          <w:delText>%</w:delText>
        </w:r>
      </w:del>
      <w:r w:rsidRPr="009561DD">
        <w:t xml:space="preserve"> of its population. Thus, the adoption of digital payment systems initiated by Nepal </w:t>
      </w:r>
      <w:proofErr w:type="spellStart"/>
      <w:r w:rsidRPr="009561DD">
        <w:t>Rastra</w:t>
      </w:r>
      <w:proofErr w:type="spellEnd"/>
      <w:r w:rsidRPr="009561DD">
        <w:t xml:space="preserve"> Bank</w:t>
      </w:r>
      <w:ins w:id="57" w:author="Microsoft Office User" w:date="2026-07-28T17:28:00Z">
        <w:r w:rsidR="002573DC">
          <w:t xml:space="preserve"> (NRB)</w:t>
        </w:r>
      </w:ins>
      <w:r w:rsidRPr="009561DD">
        <w:t xml:space="preserve">, as well as the proliferation of e-governance services, like </w:t>
      </w:r>
      <w:proofErr w:type="spellStart"/>
      <w:r w:rsidRPr="009561DD">
        <w:t>Nagarik</w:t>
      </w:r>
      <w:proofErr w:type="spellEnd"/>
      <w:r w:rsidRPr="009561DD">
        <w:t xml:space="preserve"> App, online government services, and digital marketplaces, is evidence of the development of Nepal towards the digital economy.</w:t>
      </w:r>
    </w:p>
    <w:p w14:paraId="0F38CFB2" w14:textId="57E7B2E9" w:rsidR="00881A1E" w:rsidRPr="009561DD" w:rsidRDefault="00881A1E" w:rsidP="00974BFE">
      <w:pPr>
        <w:jc w:val="both"/>
      </w:pPr>
      <w:r w:rsidRPr="009561DD">
        <w:t xml:space="preserve">However, </w:t>
      </w:r>
      <w:r w:rsidRPr="009561DD">
        <w:rPr>
          <w:rFonts w:cstheme="minorHAnsi"/>
        </w:rPr>
        <w:t>Nepal faces a unique set of challenges in its digital transformation journey. Limited infrastructure in rural areas,</w:t>
      </w:r>
      <w:r w:rsidRPr="009561DD">
        <w:t xml:space="preserve"> </w:t>
      </w:r>
      <w:r w:rsidRPr="009561DD">
        <w:rPr>
          <w:rFonts w:cstheme="minorHAnsi"/>
        </w:rPr>
        <w:t>Low Digital Literacy and Entrepreneurial Skills,</w:t>
      </w:r>
      <w:r w:rsidRPr="009561DD">
        <w:t xml:space="preserve"> </w:t>
      </w:r>
      <w:r w:rsidRPr="009561DD">
        <w:rPr>
          <w:rFonts w:cstheme="minorHAnsi"/>
        </w:rPr>
        <w:t>Limited Access to Finance for Digital Investment and weak</w:t>
      </w:r>
      <w:r w:rsidRPr="009561DD">
        <w:t xml:space="preserve"> </w:t>
      </w:r>
      <w:r w:rsidRPr="009561DD">
        <w:rPr>
          <w:rFonts w:cstheme="minorHAnsi"/>
        </w:rPr>
        <w:t>Policy Implementation and Digital Ecosystem. Furthermore, instability in economic growth, low domestic credit availability, fluctuations in foreign direct investments, Cybersecurity and Trust Issues, and a lack of skilled human resources pose significant obstacles for achieving sustainable digital transformation. Despite these challenges, the digitalization of Nepal presents a transformative opportunity to address long-standing issues such as inefficiency, corruption, and inaccessibility in public services.</w:t>
      </w:r>
    </w:p>
    <w:p w14:paraId="72DA8450" w14:textId="088F5C41" w:rsidR="006C646A" w:rsidRPr="009561DD" w:rsidRDefault="00952018" w:rsidP="00974BFE">
      <w:pPr>
        <w:jc w:val="both"/>
        <w:rPr>
          <w:rFonts w:cstheme="minorHAnsi"/>
        </w:rPr>
      </w:pPr>
      <w:ins w:id="58" w:author="Dell" w:date="2026-07-28T22:05:00Z">
        <w:r w:rsidRPr="00952018">
          <w:rPr>
            <w:rFonts w:cstheme="minorHAnsi"/>
          </w:rPr>
          <w:t>Small enterprises increasingly use digital technologies. They use them for advertising</w:t>
        </w:r>
        <w:r>
          <w:rPr>
            <w:rFonts w:cstheme="minorHAnsi"/>
          </w:rPr>
          <w:t>,</w:t>
        </w:r>
        <w:r w:rsidRPr="00952018">
          <w:rPr>
            <w:rFonts w:cstheme="minorHAnsi"/>
          </w:rPr>
          <w:t xml:space="preserve"> transactions</w:t>
        </w:r>
      </w:ins>
      <w:ins w:id="59" w:author="Dell" w:date="2026-07-28T22:06:00Z">
        <w:r>
          <w:rPr>
            <w:rFonts w:cstheme="minorHAnsi"/>
          </w:rPr>
          <w:t>,</w:t>
        </w:r>
      </w:ins>
      <w:ins w:id="60" w:author="Dell" w:date="2026-07-28T22:05:00Z">
        <w:r>
          <w:rPr>
            <w:rFonts w:cstheme="minorHAnsi"/>
          </w:rPr>
          <w:t xml:space="preserve"> to serve customers and </w:t>
        </w:r>
        <w:r w:rsidRPr="00952018">
          <w:rPr>
            <w:rFonts w:cstheme="minorHAnsi"/>
          </w:rPr>
          <w:t>These customers are no longer local</w:t>
        </w:r>
      </w:ins>
      <w:ins w:id="61" w:author="Dell" w:date="2026-07-28T22:06:00Z">
        <w:r>
          <w:rPr>
            <w:rFonts w:cstheme="minorHAnsi"/>
          </w:rPr>
          <w:t>,</w:t>
        </w:r>
      </w:ins>
      <w:ins w:id="62" w:author="Dell" w:date="2026-07-28T22:05:00Z">
        <w:r w:rsidRPr="00952018">
          <w:rPr>
            <w:rFonts w:cstheme="minorHAnsi"/>
          </w:rPr>
          <w:t xml:space="preserve"> now</w:t>
        </w:r>
      </w:ins>
      <w:ins w:id="63" w:author="Dell" w:date="2026-07-28T22:06:00Z">
        <w:r>
          <w:rPr>
            <w:rFonts w:cstheme="minorHAnsi"/>
          </w:rPr>
          <w:t xml:space="preserve"> they </w:t>
        </w:r>
      </w:ins>
      <w:ins w:id="64" w:author="Dell" w:date="2026-07-28T22:05:00Z">
        <w:r w:rsidRPr="00952018">
          <w:rPr>
            <w:rFonts w:cstheme="minorHAnsi"/>
          </w:rPr>
          <w:t>reach buyers beyond their immediate vicinity. This trend is becoming more common. In this way, local businesses merge with broader regional and global markets.</w:t>
        </w:r>
      </w:ins>
      <w:commentRangeStart w:id="65"/>
      <w:del w:id="66" w:author="Dell" w:date="2026-07-28T22:04:00Z">
        <w:r w:rsidR="007B033B" w:rsidRPr="009561DD" w:rsidDel="00952018">
          <w:rPr>
            <w:rFonts w:cstheme="minorHAnsi"/>
          </w:rPr>
          <w:delText>These developments should</w:delText>
        </w:r>
        <w:r w:rsidR="00974BFE" w:rsidRPr="009561DD" w:rsidDel="00952018">
          <w:rPr>
            <w:rFonts w:cstheme="minorHAnsi"/>
          </w:rPr>
          <w:delText xml:space="preserve"> present new opportunities for Nepalese entrepreneurs</w:delText>
        </w:r>
      </w:del>
      <w:del w:id="67" w:author="Dell" w:date="2026-07-28T22:05:00Z">
        <w:r w:rsidR="00974BFE" w:rsidRPr="009561DD" w:rsidDel="00952018">
          <w:rPr>
            <w:rFonts w:cstheme="minorHAnsi"/>
          </w:rPr>
          <w:delText xml:space="preserve">. It is becoming more frequent to observe small enterprises </w:delText>
        </w:r>
        <w:r w:rsidR="00BE1799" w:rsidRPr="009561DD" w:rsidDel="00952018">
          <w:rPr>
            <w:rFonts w:cstheme="minorHAnsi"/>
          </w:rPr>
          <w:delText xml:space="preserve">using digital technologies </w:delText>
        </w:r>
        <w:r w:rsidR="00974BFE" w:rsidRPr="009561DD" w:rsidDel="00952018">
          <w:rPr>
            <w:rFonts w:cstheme="minorHAnsi"/>
          </w:rPr>
          <w:delText>for advertising, conducting transactions, and serving clientele beyond their immediate vicinity</w:delText>
        </w:r>
      </w:del>
      <w:del w:id="68" w:author="Dell" w:date="2026-07-28T22:06:00Z">
        <w:r w:rsidR="00974BFE" w:rsidRPr="009561DD" w:rsidDel="00952018">
          <w:rPr>
            <w:rFonts w:cstheme="minorHAnsi"/>
          </w:rPr>
          <w:delText>.</w:delText>
        </w:r>
      </w:del>
      <w:r w:rsidR="00974BFE" w:rsidRPr="009561DD">
        <w:rPr>
          <w:rFonts w:cstheme="minorHAnsi"/>
        </w:rPr>
        <w:t xml:space="preserve"> </w:t>
      </w:r>
      <w:commentRangeEnd w:id="65"/>
      <w:r w:rsidR="002573DC">
        <w:rPr>
          <w:rStyle w:val="CommentReference"/>
        </w:rPr>
        <w:commentReference w:id="65"/>
      </w:r>
      <w:r w:rsidR="00974BFE" w:rsidRPr="009561DD">
        <w:rPr>
          <w:rFonts w:cstheme="minorHAnsi"/>
        </w:rPr>
        <w:t xml:space="preserve">Current literature on Nepal also highlights this trend, with digital literacy and access </w:t>
      </w:r>
      <w:r w:rsidR="00974BFE" w:rsidRPr="009561DD">
        <w:rPr>
          <w:rFonts w:cstheme="minorHAnsi"/>
        </w:rPr>
        <w:lastRenderedPageBreak/>
        <w:t xml:space="preserve">to digital finance being linked to greater intention to be entrepreneurial and development of microenterprises (Pandey &amp; </w:t>
      </w:r>
      <w:proofErr w:type="spellStart"/>
      <w:r w:rsidR="00974BFE" w:rsidRPr="009561DD">
        <w:rPr>
          <w:rFonts w:cstheme="minorHAnsi"/>
        </w:rPr>
        <w:t>Taufique</w:t>
      </w:r>
      <w:proofErr w:type="spellEnd"/>
      <w:r w:rsidR="00974BFE" w:rsidRPr="009561DD">
        <w:rPr>
          <w:rFonts w:cstheme="minorHAnsi"/>
        </w:rPr>
        <w:t xml:space="preserve">, 2022; Shrestha &amp; </w:t>
      </w:r>
      <w:proofErr w:type="spellStart"/>
      <w:r w:rsidR="00974BFE" w:rsidRPr="009561DD">
        <w:rPr>
          <w:rFonts w:cstheme="minorHAnsi"/>
        </w:rPr>
        <w:t>Neupane</w:t>
      </w:r>
      <w:proofErr w:type="spellEnd"/>
      <w:r w:rsidR="00974BFE" w:rsidRPr="009561DD">
        <w:rPr>
          <w:rFonts w:cstheme="minorHAnsi"/>
        </w:rPr>
        <w:t>, 2020). However,</w:t>
      </w:r>
      <w:r w:rsidR="00A05381" w:rsidRPr="009561DD">
        <w:rPr>
          <w:rFonts w:cstheme="minorHAnsi"/>
        </w:rPr>
        <w:t xml:space="preserve"> </w:t>
      </w:r>
      <w:del w:id="69" w:author="Microsoft Office User" w:date="2026-07-28T17:30:00Z">
        <w:r w:rsidR="00A05381" w:rsidRPr="009561DD" w:rsidDel="002573DC">
          <w:rPr>
            <w:rFonts w:cstheme="minorHAnsi"/>
          </w:rPr>
          <w:delText>new business density</w:delText>
        </w:r>
      </w:del>
      <w:ins w:id="70" w:author="Microsoft Office User" w:date="2026-07-28T17:30:00Z">
        <w:r w:rsidR="002573DC">
          <w:rPr>
            <w:rFonts w:cstheme="minorHAnsi"/>
          </w:rPr>
          <w:t>NBD</w:t>
        </w:r>
      </w:ins>
      <w:r w:rsidR="00A05381" w:rsidRPr="009561DD">
        <w:rPr>
          <w:rFonts w:cstheme="minorHAnsi"/>
        </w:rPr>
        <w:t xml:space="preserve"> reflect</w:t>
      </w:r>
      <w:ins w:id="71" w:author="Microsoft Office User" w:date="2026-07-28T17:30:00Z">
        <w:r w:rsidR="002573DC">
          <w:rPr>
            <w:rFonts w:cstheme="minorHAnsi"/>
          </w:rPr>
          <w:t>s</w:t>
        </w:r>
      </w:ins>
      <w:r w:rsidR="00A05381" w:rsidRPr="009561DD">
        <w:rPr>
          <w:rFonts w:cstheme="minorHAnsi"/>
        </w:rPr>
        <w:t xml:space="preserve"> that</w:t>
      </w:r>
      <w:del w:id="72" w:author="Microsoft Office User" w:date="2026-07-28T17:30:00Z">
        <w:r w:rsidR="00A05381" w:rsidRPr="009561DD" w:rsidDel="002573DC">
          <w:rPr>
            <w:rFonts w:cstheme="minorHAnsi"/>
          </w:rPr>
          <w:delText xml:space="preserve"> </w:delText>
        </w:r>
      </w:del>
      <w:r w:rsidR="00974BFE" w:rsidRPr="009561DD">
        <w:rPr>
          <w:rFonts w:cstheme="minorHAnsi"/>
        </w:rPr>
        <w:t xml:space="preserve"> there is reason to believe that </w:t>
      </w:r>
      <w:r w:rsidR="00A05381" w:rsidRPr="009561DD">
        <w:rPr>
          <w:rFonts w:cstheme="minorHAnsi"/>
        </w:rPr>
        <w:t xml:space="preserve">different groups of the population may not experience such effects equally </w:t>
      </w:r>
      <w:r w:rsidR="00974BFE" w:rsidRPr="009561DD">
        <w:rPr>
          <w:rFonts w:cstheme="minorHAnsi"/>
        </w:rPr>
        <w:t xml:space="preserve">and </w:t>
      </w:r>
      <w:ins w:id="73" w:author="Microsoft Office User" w:date="2026-07-28T17:30:00Z">
        <w:r w:rsidR="002573DC">
          <w:rPr>
            <w:rFonts w:cstheme="minorHAnsi"/>
          </w:rPr>
          <w:t>f</w:t>
        </w:r>
      </w:ins>
      <w:del w:id="74" w:author="Microsoft Office User" w:date="2026-07-28T17:30:00Z">
        <w:r w:rsidR="00A05381" w:rsidRPr="009561DD" w:rsidDel="002573DC">
          <w:rPr>
            <w:rFonts w:cstheme="minorHAnsi"/>
          </w:rPr>
          <w:delText>F</w:delText>
        </w:r>
      </w:del>
      <w:r w:rsidR="00A05381" w:rsidRPr="009561DD">
        <w:rPr>
          <w:rFonts w:cstheme="minorHAnsi"/>
        </w:rPr>
        <w:t>uture research must determine whether digital transformation has a measurable impact on entrepreneurial development</w:t>
      </w:r>
      <w:r w:rsidR="006C646A" w:rsidRPr="009561DD">
        <w:rPr>
          <w:rFonts w:cstheme="minorHAnsi"/>
        </w:rPr>
        <w:t>.</w:t>
      </w:r>
    </w:p>
    <w:p w14:paraId="752E510B" w14:textId="532D1393" w:rsidR="00974BFE" w:rsidRPr="009561DD" w:rsidDel="00D71094" w:rsidRDefault="006C646A" w:rsidP="00974BFE">
      <w:pPr>
        <w:jc w:val="both"/>
        <w:rPr>
          <w:moveFrom w:id="75" w:author="Microsoft Office User" w:date="2026-07-28T17:44:00Z"/>
          <w:rFonts w:cstheme="minorHAnsi"/>
        </w:rPr>
      </w:pPr>
      <w:moveFromRangeStart w:id="76" w:author="Microsoft Office User" w:date="2026-07-28T17:44:00Z" w:name="move236153068"/>
      <w:moveFrom w:id="77" w:author="Microsoft Office User" w:date="2026-07-28T17:44:00Z">
        <w:r w:rsidRPr="009561DD" w:rsidDel="00923CD4">
          <w:t xml:space="preserve"> </w:t>
        </w:r>
        <w:r w:rsidRPr="009561DD" w:rsidDel="00D71094">
          <w:rPr>
            <w:rFonts w:cstheme="minorHAnsi"/>
          </w:rPr>
          <w:t xml:space="preserve">Digitalization has generated considerable policy interest where </w:t>
        </w:r>
        <w:r w:rsidR="00BE1799" w:rsidRPr="009561DD" w:rsidDel="00D71094">
          <w:rPr>
            <w:rFonts w:cstheme="minorHAnsi"/>
          </w:rPr>
          <w:t xml:space="preserve">relatively few empirical studies have examined </w:t>
        </w:r>
        <w:r w:rsidR="00974BFE" w:rsidRPr="009561DD" w:rsidDel="00D71094">
          <w:rPr>
            <w:rFonts w:cstheme="minorHAnsi"/>
          </w:rPr>
          <w:t xml:space="preserve">that analyze the impact of digitalization on entrepreneurship development in Nepal through a time-series econometric approach. </w:t>
        </w:r>
        <w:r w:rsidR="00BE1799" w:rsidRPr="009561DD" w:rsidDel="00D71094">
          <w:rPr>
            <w:rFonts w:cstheme="minorHAnsi"/>
          </w:rPr>
          <w:t xml:space="preserve">Most of the existing literature </w:t>
        </w:r>
        <w:r w:rsidR="00974BFE" w:rsidRPr="009561DD" w:rsidDel="00D71094">
          <w:rPr>
            <w:rFonts w:cstheme="minorHAnsi"/>
          </w:rPr>
          <w:t>available are descriptive and/or comparative across countries. In addition, most of the literatures have analyzed the impact of individual indicators of ICT without considering their collective impact.</w:t>
        </w:r>
      </w:moveFrom>
    </w:p>
    <w:moveFromRangeEnd w:id="76"/>
    <w:p w14:paraId="0CE7F66E" w14:textId="26320B23" w:rsidR="007B033B" w:rsidRPr="009561DD" w:rsidRDefault="006C646A" w:rsidP="007B033B">
      <w:pPr>
        <w:jc w:val="both"/>
        <w:rPr>
          <w:rFonts w:cstheme="minorHAnsi"/>
        </w:rPr>
      </w:pPr>
      <w:r w:rsidRPr="009561DD">
        <w:rPr>
          <w:rFonts w:cstheme="minorHAnsi"/>
          <w:bCs/>
        </w:rPr>
        <w:t>This study addresses gap by analyzing the effect of digital transformation</w:t>
      </w:r>
      <w:r w:rsidRPr="009561DD" w:rsidDel="006C646A">
        <w:rPr>
          <w:rFonts w:cstheme="minorHAnsi"/>
          <w:bCs/>
        </w:rPr>
        <w:t xml:space="preserve"> </w:t>
      </w:r>
      <w:r w:rsidR="007B033B" w:rsidRPr="009561DD">
        <w:rPr>
          <w:rFonts w:cstheme="minorHAnsi"/>
          <w:bCs/>
        </w:rPr>
        <w:t xml:space="preserve">on entrepreneurial development in Nepal through the use of annual time series data for the period 2010 to 2023. </w:t>
      </w:r>
      <w:r w:rsidRPr="009561DD">
        <w:rPr>
          <w:rFonts w:cstheme="minorHAnsi"/>
          <w:bCs/>
        </w:rPr>
        <w:t>T</w:t>
      </w:r>
      <w:r w:rsidR="007B033B" w:rsidRPr="009561DD">
        <w:rPr>
          <w:rFonts w:cstheme="minorHAnsi"/>
          <w:bCs/>
        </w:rPr>
        <w:t>his research study</w:t>
      </w:r>
      <w:r w:rsidRPr="009561DD">
        <w:t xml:space="preserve"> </w:t>
      </w:r>
      <w:r w:rsidRPr="009561DD">
        <w:rPr>
          <w:rFonts w:cstheme="minorHAnsi"/>
          <w:bCs/>
        </w:rPr>
        <w:t>uses NBD as the indicator of entrepreneurial development</w:t>
      </w:r>
      <w:r w:rsidR="00E821B4" w:rsidRPr="009561DD">
        <w:rPr>
          <w:rFonts w:cstheme="minorHAnsi"/>
          <w:bCs/>
        </w:rPr>
        <w:t>, while Internet usage</w:t>
      </w:r>
      <w:r w:rsidR="007B033B" w:rsidRPr="009561DD">
        <w:rPr>
          <w:rFonts w:cstheme="minorHAnsi"/>
          <w:bCs/>
        </w:rPr>
        <w:t xml:space="preserve">, mobile cellular subscriptions, broadband Internet subscriptions, ICT services export, and secure Internet servers are </w:t>
      </w:r>
      <w:r w:rsidR="00BE1799" w:rsidRPr="009561DD">
        <w:rPr>
          <w:rFonts w:cstheme="minorHAnsi"/>
          <w:bCs/>
        </w:rPr>
        <w:t xml:space="preserve">representing the dimensions </w:t>
      </w:r>
      <w:r w:rsidR="007B033B" w:rsidRPr="009561DD">
        <w:rPr>
          <w:rFonts w:cstheme="minorHAnsi"/>
          <w:bCs/>
        </w:rPr>
        <w:t>of</w:t>
      </w:r>
      <w:r w:rsidR="00BE1799" w:rsidRPr="009561DD">
        <w:rPr>
          <w:rFonts w:cstheme="minorHAnsi"/>
          <w:bCs/>
        </w:rPr>
        <w:t xml:space="preserve"> digital transformation. Additionally</w:t>
      </w:r>
      <w:r w:rsidR="007B033B" w:rsidRPr="009561DD">
        <w:rPr>
          <w:rFonts w:cstheme="minorHAnsi"/>
          <w:bCs/>
        </w:rPr>
        <w:t xml:space="preserve">, the study takes into account selected macroeconomic variables to analyze whether economic factors amplify or mitigate the </w:t>
      </w:r>
      <w:r w:rsidR="00F67464" w:rsidRPr="009561DD">
        <w:rPr>
          <w:rFonts w:cstheme="minorHAnsi"/>
          <w:bCs/>
        </w:rPr>
        <w:t>relationships</w:t>
      </w:r>
      <w:r w:rsidR="007B033B" w:rsidRPr="009561DD">
        <w:rPr>
          <w:rFonts w:cstheme="minorHAnsi"/>
          <w:bCs/>
        </w:rPr>
        <w:t xml:space="preserve"> between digital transformation and entrepreneurship. The study uses advanced econometric models such as ARDL </w:t>
      </w:r>
      <w:r w:rsidR="007B033B" w:rsidRPr="009561DD">
        <w:rPr>
          <w:rFonts w:cstheme="minorHAnsi"/>
        </w:rPr>
        <w:t>Autoregressive Distributed Lag (ARDL) model, moderation analysis, nonlinear analysis, diagnostic tests</w:t>
      </w:r>
      <w:r w:rsidR="007B033B" w:rsidRPr="009561DD">
        <w:rPr>
          <w:rFonts w:cstheme="minorHAnsi"/>
          <w:bCs/>
        </w:rPr>
        <w:t xml:space="preserve"> and other econometric techniques, including Granger causality to establish the associations</w:t>
      </w:r>
      <w:r w:rsidR="00F67464" w:rsidRPr="009561DD">
        <w:rPr>
          <w:rFonts w:cstheme="minorHAnsi"/>
          <w:bCs/>
        </w:rPr>
        <w:t xml:space="preserve"> in both the short run and the long run</w:t>
      </w:r>
      <w:r w:rsidR="007B033B" w:rsidRPr="009561DD">
        <w:rPr>
          <w:rFonts w:cstheme="minorHAnsi"/>
        </w:rPr>
        <w:t>.</w:t>
      </w:r>
      <w:ins w:id="78" w:author="Microsoft Office User" w:date="2026-07-28T17:43:00Z">
        <w:r w:rsidR="00D71094">
          <w:rPr>
            <w:rFonts w:cstheme="minorHAnsi"/>
          </w:rPr>
          <w:t xml:space="preserve"> </w:t>
        </w:r>
      </w:ins>
    </w:p>
    <w:p w14:paraId="39E58EF0" w14:textId="23AC407F" w:rsidR="007B033B" w:rsidRPr="009561DD" w:rsidDel="007722EA" w:rsidRDefault="007B033B" w:rsidP="007B033B">
      <w:pPr>
        <w:jc w:val="both"/>
        <w:rPr>
          <w:del w:id="79" w:author="Dell" w:date="2026-07-28T22:07:00Z"/>
          <w:rFonts w:cstheme="minorHAnsi"/>
        </w:rPr>
      </w:pPr>
      <w:commentRangeStart w:id="80"/>
      <w:del w:id="81" w:author="Dell" w:date="2026-07-28T22:07:00Z">
        <w:r w:rsidRPr="009561DD" w:rsidDel="007722EA">
          <w:rPr>
            <w:rFonts w:cstheme="minorHAnsi"/>
          </w:rPr>
          <w:delText xml:space="preserve">The </w:delText>
        </w:r>
        <w:r w:rsidR="00F67464" w:rsidRPr="009561DD" w:rsidDel="007722EA">
          <w:rPr>
            <w:rFonts w:cstheme="minorHAnsi"/>
          </w:rPr>
          <w:delText>f</w:delText>
        </w:r>
        <w:r w:rsidRPr="009561DD" w:rsidDel="007722EA">
          <w:rPr>
            <w:rFonts w:cstheme="minorHAnsi"/>
          </w:rPr>
          <w:delText>indings of this research are likely to make a contribution to the emerging body of research on digital transformation and entrepreneurship in developing countries by providing empirical evidence from Nepal. At the same time, the outcomes will be helpf</w:delText>
        </w:r>
        <w:r w:rsidR="00F67464" w:rsidRPr="009561DD" w:rsidDel="007722EA">
          <w:rPr>
            <w:rFonts w:cstheme="minorHAnsi"/>
          </w:rPr>
          <w:delText>ul to policy-makers, government agencies</w:delText>
        </w:r>
        <w:r w:rsidRPr="009561DD" w:rsidDel="007722EA">
          <w:rPr>
            <w:rFonts w:cstheme="minorHAnsi"/>
          </w:rPr>
          <w:delText xml:space="preserve">, financial institutions, and development organizations when formulating policies regarding </w:delText>
        </w:r>
        <w:r w:rsidR="00F67464" w:rsidRPr="009561DD" w:rsidDel="007722EA">
          <w:rPr>
            <w:rFonts w:cstheme="minorHAnsi"/>
          </w:rPr>
          <w:delText xml:space="preserve">the </w:delText>
        </w:r>
        <w:r w:rsidRPr="009561DD" w:rsidDel="007722EA">
          <w:rPr>
            <w:rFonts w:cstheme="minorHAnsi"/>
          </w:rPr>
          <w:delText>development of digital infrastructure, digital literacy, financial inclusion, and</w:delText>
        </w:r>
        <w:r w:rsidRPr="009561DD" w:rsidDel="007722EA">
          <w:rPr>
            <w:rFonts w:cstheme="minorHAnsi"/>
            <w:b/>
            <w:bCs/>
          </w:rPr>
          <w:delText xml:space="preserve"> </w:delText>
        </w:r>
        <w:r w:rsidRPr="009561DD" w:rsidDel="007722EA">
          <w:rPr>
            <w:rFonts w:cstheme="minorHAnsi"/>
            <w:bCs/>
          </w:rPr>
          <w:delText>building a supportive entrepreneurial ecosystem</w:delText>
        </w:r>
        <w:r w:rsidRPr="009561DD" w:rsidDel="007722EA">
          <w:rPr>
            <w:rFonts w:cstheme="minorHAnsi"/>
          </w:rPr>
          <w:delText>. Indeed, facilitating digital transformation may lead to business creation, employment generation, innovation, and economic growth in Nepal.</w:delText>
        </w:r>
        <w:commentRangeEnd w:id="80"/>
        <w:r w:rsidR="004C0807" w:rsidDel="007722EA">
          <w:rPr>
            <w:rStyle w:val="CommentReference"/>
          </w:rPr>
          <w:commentReference w:id="80"/>
        </w:r>
      </w:del>
    </w:p>
    <w:p w14:paraId="27249D55" w14:textId="69F4F7A0" w:rsidR="00881A1E" w:rsidRPr="009561DD" w:rsidDel="004C0807" w:rsidRDefault="00881A1E" w:rsidP="007B033B">
      <w:pPr>
        <w:jc w:val="both"/>
        <w:rPr>
          <w:del w:id="82" w:author="Microsoft Office User" w:date="2026-07-28T05:41:00Z"/>
          <w:rFonts w:cstheme="minorHAnsi"/>
        </w:rPr>
      </w:pPr>
    </w:p>
    <w:p w14:paraId="723AFEB6" w14:textId="75CC9734" w:rsidR="00881A1E" w:rsidRPr="009561DD" w:rsidDel="004C0807" w:rsidRDefault="00881A1E" w:rsidP="007B033B">
      <w:pPr>
        <w:jc w:val="both"/>
        <w:rPr>
          <w:del w:id="83" w:author="Microsoft Office User" w:date="2026-07-28T05:41:00Z"/>
          <w:rFonts w:cstheme="minorHAnsi"/>
        </w:rPr>
      </w:pPr>
    </w:p>
    <w:p w14:paraId="36A950C6" w14:textId="1988273F" w:rsidR="008316E2" w:rsidRPr="00923CD4" w:rsidDel="00923CD4" w:rsidRDefault="00881A1E">
      <w:pPr>
        <w:pStyle w:val="ListParagraph"/>
        <w:numPr>
          <w:ilvl w:val="1"/>
          <w:numId w:val="2"/>
        </w:numPr>
        <w:ind w:left="0"/>
        <w:jc w:val="both"/>
        <w:rPr>
          <w:del w:id="84" w:author="Microsoft Office User" w:date="2026-07-28T05:36:00Z"/>
          <w:rFonts w:cstheme="minorHAnsi"/>
          <w:b/>
          <w:bCs/>
        </w:rPr>
        <w:pPrChange w:id="85" w:author="Microsoft Office User" w:date="2026-07-28T05:41:00Z">
          <w:pPr>
            <w:pStyle w:val="ListParagraph"/>
            <w:numPr>
              <w:ilvl w:val="1"/>
              <w:numId w:val="2"/>
            </w:numPr>
            <w:ind w:hanging="360"/>
            <w:jc w:val="both"/>
          </w:pPr>
        </w:pPrChange>
      </w:pPr>
      <w:del w:id="86" w:author="Microsoft Office User" w:date="2026-07-28T05:36:00Z">
        <w:r w:rsidRPr="00923CD4" w:rsidDel="00923CD4">
          <w:rPr>
            <w:rFonts w:cstheme="minorHAnsi"/>
            <w:b/>
            <w:bCs/>
          </w:rPr>
          <w:delText>Objectives of the Study</w:delText>
        </w:r>
      </w:del>
    </w:p>
    <w:p w14:paraId="7BC95B68" w14:textId="17576207" w:rsidR="00881A1E" w:rsidRPr="009561DD" w:rsidDel="007722EA" w:rsidRDefault="00881A1E">
      <w:pPr>
        <w:jc w:val="both"/>
        <w:rPr>
          <w:del w:id="87" w:author="Dell" w:date="2026-07-28T22:08:00Z"/>
        </w:rPr>
        <w:pPrChange w:id="88" w:author="Microsoft Office User" w:date="2026-07-28T05:41:00Z">
          <w:pPr>
            <w:ind w:left="360"/>
            <w:jc w:val="both"/>
          </w:pPr>
        </w:pPrChange>
      </w:pPr>
      <w:r w:rsidRPr="009561DD">
        <w:t xml:space="preserve">The primary objective of this research is to analyze the relationship between digital transformation and entrepreneurship </w:t>
      </w:r>
      <w:ins w:id="89" w:author="Microsoft Office User" w:date="2026-07-28T05:32:00Z">
        <w:r w:rsidR="00923CD4">
          <w:t xml:space="preserve">development </w:t>
        </w:r>
      </w:ins>
      <w:r w:rsidRPr="009561DD">
        <w:t>in Nepal</w:t>
      </w:r>
      <w:ins w:id="90" w:author="Microsoft Office User" w:date="2026-07-28T05:33:00Z">
        <w:del w:id="91" w:author="Dell" w:date="2026-07-28T22:08:00Z">
          <w:r w:rsidR="00923CD4" w:rsidDel="007722EA">
            <w:delText xml:space="preserve">. </w:delText>
          </w:r>
        </w:del>
      </w:ins>
      <w:commentRangeStart w:id="92"/>
      <w:del w:id="93" w:author="Dell" w:date="2026-07-28T22:08:00Z">
        <w:r w:rsidRPr="009561DD" w:rsidDel="007722EA">
          <w:delText xml:space="preserve"> based on time series analysis from the period 2006 to 2024. This research will help provide practical insight into formulating measures that would help enhance the digitally enabled entrepreneurship environment within Nepal. The objectives of this research are as follows:</w:delText>
        </w:r>
      </w:del>
    </w:p>
    <w:p w14:paraId="3D22F8EF" w14:textId="234C7609" w:rsidR="00E25711" w:rsidRPr="00923CD4" w:rsidDel="007722EA" w:rsidRDefault="00E25711">
      <w:pPr>
        <w:jc w:val="both"/>
        <w:rPr>
          <w:del w:id="94" w:author="Dell" w:date="2026-07-28T22:08:00Z"/>
        </w:rPr>
        <w:pPrChange w:id="95" w:author="Microsoft Office User" w:date="2026-07-28T05:41:00Z">
          <w:pPr>
            <w:pStyle w:val="ListParagraph"/>
            <w:numPr>
              <w:numId w:val="8"/>
            </w:numPr>
            <w:ind w:left="1080" w:hanging="360"/>
            <w:jc w:val="both"/>
          </w:pPr>
        </w:pPrChange>
      </w:pPr>
      <w:del w:id="96" w:author="Dell" w:date="2026-07-28T22:08:00Z">
        <w:r w:rsidRPr="009561DD" w:rsidDel="007722EA">
          <w:rPr>
            <w:rFonts w:cstheme="minorHAnsi"/>
            <w:bCs/>
          </w:rPr>
          <w:delText>To create a composite DTI for Nepal based on internet utilization, broadband subscriptions, mobile subscriptions, and secure internet server, and to determine its short- and long-term association with New Business Density</w:delText>
        </w:r>
      </w:del>
    </w:p>
    <w:p w14:paraId="4894DB96" w14:textId="5510805C" w:rsidR="00E25711" w:rsidRPr="00923CD4" w:rsidDel="007722EA" w:rsidRDefault="00E25711">
      <w:pPr>
        <w:jc w:val="both"/>
        <w:rPr>
          <w:del w:id="97" w:author="Dell" w:date="2026-07-28T22:08:00Z"/>
        </w:rPr>
        <w:pPrChange w:id="98" w:author="Microsoft Office User" w:date="2026-07-28T05:41:00Z">
          <w:pPr>
            <w:pStyle w:val="ListParagraph"/>
            <w:numPr>
              <w:numId w:val="8"/>
            </w:numPr>
            <w:ind w:left="1080" w:hanging="360"/>
            <w:jc w:val="both"/>
          </w:pPr>
        </w:pPrChange>
      </w:pPr>
      <w:del w:id="99" w:author="Dell" w:date="2026-07-28T22:08:00Z">
        <w:r w:rsidRPr="009561DD" w:rsidDel="007722EA">
          <w:rPr>
            <w:rFonts w:cstheme="minorHAnsi"/>
            <w:bCs/>
          </w:rPr>
          <w:delText>To examine the existence of Granger causality between digital transformation and entrepreneurship in Nepal.</w:delText>
        </w:r>
      </w:del>
      <w:ins w:id="100" w:author="Microsoft Office User" w:date="2026-07-28T05:38:00Z">
        <w:del w:id="101" w:author="Dell" w:date="2026-07-28T22:08:00Z">
          <w:r w:rsidR="00923CD4" w:rsidDel="007722EA">
            <w:delText xml:space="preserve">The authors also </w:delText>
          </w:r>
        </w:del>
      </w:ins>
    </w:p>
    <w:p w14:paraId="30903C42" w14:textId="4C127678" w:rsidR="00D71094" w:rsidRPr="00D71094" w:rsidDel="007722EA" w:rsidRDefault="00E25711">
      <w:pPr>
        <w:jc w:val="both"/>
        <w:rPr>
          <w:del w:id="102" w:author="Dell" w:date="2026-07-28T22:08:00Z"/>
          <w:moveTo w:id="103" w:author="Microsoft Office User" w:date="2026-07-28T17:37:00Z"/>
          <w:rFonts w:cstheme="minorHAnsi"/>
          <w:bCs/>
        </w:rPr>
      </w:pPr>
      <w:del w:id="104" w:author="Dell" w:date="2026-07-28T22:08:00Z">
        <w:r w:rsidRPr="009561DD" w:rsidDel="007722EA">
          <w:rPr>
            <w:rFonts w:cstheme="minorHAnsi"/>
            <w:bCs/>
          </w:rPr>
          <w:delText>To assess</w:delText>
        </w:r>
      </w:del>
      <w:ins w:id="105" w:author="Microsoft Office User" w:date="2026-07-28T05:38:00Z">
        <w:del w:id="106" w:author="Dell" w:date="2026-07-28T22:08:00Z">
          <w:r w:rsidR="00923CD4" w:rsidDel="007722EA">
            <w:rPr>
              <w:rFonts w:cstheme="minorHAnsi"/>
              <w:bCs/>
            </w:rPr>
            <w:delText>ed</w:delText>
          </w:r>
        </w:del>
      </w:ins>
      <w:del w:id="107" w:author="Dell" w:date="2026-07-28T22:08:00Z">
        <w:r w:rsidRPr="009561DD" w:rsidDel="007722EA">
          <w:rPr>
            <w:rFonts w:cstheme="minorHAnsi"/>
            <w:bCs/>
          </w:rPr>
          <w:delText xml:space="preserve"> whether macroeconomic factors moderate the relationship between digital transformation and entrepreneurial development in Nepal</w:delText>
        </w:r>
      </w:del>
      <w:commentRangeEnd w:id="92"/>
      <w:ins w:id="108" w:author="Microsoft Office User" w:date="2026-07-28T17:31:00Z">
        <w:r w:rsidR="002573DC">
          <w:rPr>
            <w:rFonts w:cstheme="minorHAnsi"/>
            <w:bCs/>
          </w:rPr>
          <w:t>.</w:t>
        </w:r>
      </w:ins>
      <w:ins w:id="109" w:author="Dell" w:date="2026-07-28T22:07:00Z">
        <w:r w:rsidR="007722EA">
          <w:rPr>
            <w:rFonts w:cstheme="minorHAnsi"/>
            <w:bCs/>
          </w:rPr>
          <w:t xml:space="preserve"> </w:t>
        </w:r>
      </w:ins>
      <w:moveToRangeStart w:id="110" w:author="Microsoft Office User" w:date="2026-07-28T17:37:00Z" w:name="move236152660"/>
      <w:moveTo w:id="111" w:author="Microsoft Office User" w:date="2026-07-28T17:37:00Z">
        <w:r w:rsidR="00D71094" w:rsidRPr="009561DD">
          <w:rPr>
            <w:rFonts w:cstheme="minorHAnsi"/>
          </w:rPr>
          <w:t xml:space="preserve">Based on these theoretical and empirical arguments, </w:t>
        </w:r>
      </w:moveTo>
      <w:ins w:id="112" w:author="Dell" w:date="2026-07-28T22:08:00Z">
        <w:r w:rsidR="007722EA">
          <w:rPr>
            <w:rFonts w:cstheme="minorHAnsi"/>
          </w:rPr>
          <w:t xml:space="preserve">we </w:t>
        </w:r>
      </w:ins>
      <w:moveTo w:id="113" w:author="Microsoft Office User" w:date="2026-07-28T17:37:00Z">
        <w:del w:id="114" w:author="Dell" w:date="2026-07-28T22:08:00Z">
          <w:r w:rsidR="00D71094" w:rsidRPr="009561DD" w:rsidDel="007722EA">
            <w:rPr>
              <w:rFonts w:cstheme="minorHAnsi"/>
            </w:rPr>
            <w:delText xml:space="preserve">the </w:delText>
          </w:r>
        </w:del>
      </w:moveTo>
      <w:ins w:id="115" w:author="Microsoft Office User" w:date="2026-07-28T17:37:00Z">
        <w:del w:id="116" w:author="Dell" w:date="2026-07-28T22:08:00Z">
          <w:r w:rsidR="00D71094" w:rsidDel="007722EA">
            <w:rPr>
              <w:rFonts w:cstheme="minorHAnsi"/>
            </w:rPr>
            <w:delText xml:space="preserve">authors </w:delText>
          </w:r>
        </w:del>
      </w:ins>
      <w:moveTo w:id="117" w:author="Microsoft Office User" w:date="2026-07-28T17:37:00Z">
        <w:del w:id="118" w:author="Microsoft Office User" w:date="2026-07-28T17:37:00Z">
          <w:r w:rsidR="00D71094" w:rsidRPr="009561DD" w:rsidDel="00D71094">
            <w:rPr>
              <w:rFonts w:cstheme="minorHAnsi"/>
            </w:rPr>
            <w:delText xml:space="preserve">present study </w:delText>
          </w:r>
        </w:del>
        <w:r w:rsidR="00D71094" w:rsidRPr="009561DD">
          <w:rPr>
            <w:rFonts w:cstheme="minorHAnsi"/>
          </w:rPr>
          <w:t>proposes the following hypothesis:</w:t>
        </w:r>
      </w:moveTo>
    </w:p>
    <w:p w14:paraId="043C8D27" w14:textId="174FFAEE" w:rsidR="00D71094" w:rsidRPr="007722EA" w:rsidDel="007722EA" w:rsidRDefault="00D71094">
      <w:pPr>
        <w:rPr>
          <w:del w:id="119" w:author="Dell" w:date="2026-07-28T22:08:00Z"/>
          <w:rFonts w:cstheme="minorHAnsi"/>
          <w:rPrChange w:id="120" w:author="Dell" w:date="2026-07-28T22:08:00Z">
            <w:rPr>
              <w:del w:id="121" w:author="Dell" w:date="2026-07-28T22:08:00Z"/>
            </w:rPr>
          </w:rPrChange>
        </w:rPr>
        <w:pPrChange w:id="122" w:author="Dell" w:date="2026-07-28T22:08:00Z">
          <w:pPr>
            <w:pStyle w:val="ListParagraph"/>
            <w:numPr>
              <w:numId w:val="15"/>
            </w:numPr>
            <w:ind w:hanging="360"/>
            <w:jc w:val="both"/>
          </w:pPr>
        </w:pPrChange>
      </w:pPr>
      <w:moveTo w:id="123" w:author="Microsoft Office User" w:date="2026-07-28T17:37:00Z">
        <w:del w:id="124" w:author="Dell" w:date="2026-07-28T22:08:00Z">
          <w:r w:rsidRPr="007722EA" w:rsidDel="007722EA">
            <w:rPr>
              <w:rFonts w:cstheme="minorHAnsi"/>
              <w:rPrChange w:id="125" w:author="Dell" w:date="2026-07-28T22:08:00Z">
                <w:rPr>
                  <w:rFonts w:cstheme="minorHAnsi"/>
                  <w:b/>
                  <w:bCs/>
                </w:rPr>
              </w:rPrChange>
            </w:rPr>
            <w:delText>H1: Digital transformation has a positive and significant effect on entrepreneurial development in Nepal.</w:delText>
          </w:r>
        </w:del>
      </w:moveTo>
      <w:moveToRangeStart w:id="126" w:author="Microsoft Office User" w:date="2026-07-28T17:38:00Z" w:name="move236152713"/>
      <w:moveToRangeEnd w:id="110"/>
      <w:moveTo w:id="127" w:author="Microsoft Office User" w:date="2026-07-28T17:38:00Z">
        <w:del w:id="128" w:author="Dell" w:date="2026-07-28T22:08:00Z">
          <w:r w:rsidRPr="007722EA" w:rsidDel="007722EA">
            <w:rPr>
              <w:rFonts w:cstheme="minorHAnsi"/>
              <w:rPrChange w:id="129" w:author="Dell" w:date="2026-07-28T22:08:00Z">
                <w:rPr/>
              </w:rPrChange>
            </w:rPr>
            <w:delText>Accordingly, the study proposes the following hypothesis:</w:delText>
          </w:r>
        </w:del>
      </w:moveTo>
    </w:p>
    <w:p w14:paraId="433B7AA2" w14:textId="77777777" w:rsidR="00D71094" w:rsidRPr="009561DD" w:rsidRDefault="00D71094">
      <w:pPr>
        <w:jc w:val="both"/>
        <w:rPr>
          <w:ins w:id="130" w:author="Microsoft Office User" w:date="2026-07-28T17:42:00Z"/>
          <w:moveTo w:id="131" w:author="Microsoft Office User" w:date="2026-07-28T17:38:00Z"/>
        </w:rPr>
      </w:pPr>
    </w:p>
    <w:p w14:paraId="21FFC8FE" w14:textId="6D8DCFDA" w:rsidR="00D71094" w:rsidRPr="00D71094" w:rsidDel="00D71094" w:rsidRDefault="00D71094" w:rsidP="00D71094">
      <w:pPr>
        <w:pStyle w:val="ListParagraph"/>
        <w:numPr>
          <w:ilvl w:val="0"/>
          <w:numId w:val="15"/>
        </w:numPr>
        <w:jc w:val="both"/>
        <w:rPr>
          <w:del w:id="132" w:author="Microsoft Office User" w:date="2026-07-28T17:42:00Z"/>
          <w:rFonts w:cstheme="minorHAnsi"/>
        </w:rPr>
      </w:pPr>
      <w:moveTo w:id="133" w:author="Microsoft Office User" w:date="2026-07-28T17:38:00Z">
        <w:del w:id="134" w:author="Microsoft Office User" w:date="2026-07-28T17:42:00Z">
          <w:r w:rsidRPr="009561DD" w:rsidDel="00D71094">
            <w:rPr>
              <w:rFonts w:cstheme="minorHAnsi"/>
              <w:bCs/>
            </w:rPr>
            <w:delText xml:space="preserve">H2: </w:delText>
          </w:r>
        </w:del>
        <w:r w:rsidRPr="009561DD">
          <w:rPr>
            <w:rFonts w:cstheme="minorHAnsi"/>
            <w:bCs/>
          </w:rPr>
          <w:t>Macro-economic variables have significant moderation effect on the relationship between digital transformation and entrepreneurial development in Nepal.</w:t>
        </w:r>
      </w:moveTo>
    </w:p>
    <w:p w14:paraId="6371579D" w14:textId="77777777" w:rsidR="00D71094" w:rsidRPr="009561DD" w:rsidRDefault="00D71094">
      <w:pPr>
        <w:pStyle w:val="ListParagraph"/>
        <w:numPr>
          <w:ilvl w:val="0"/>
          <w:numId w:val="15"/>
        </w:numPr>
        <w:jc w:val="both"/>
        <w:rPr>
          <w:ins w:id="135" w:author="Microsoft Office User" w:date="2026-07-28T17:42:00Z"/>
          <w:moveTo w:id="136" w:author="Microsoft Office User" w:date="2026-07-28T17:38:00Z"/>
          <w:rFonts w:cstheme="minorHAnsi"/>
        </w:rPr>
        <w:pPrChange w:id="137" w:author="Microsoft Office User" w:date="2026-07-28T17:42:00Z">
          <w:pPr>
            <w:jc w:val="both"/>
          </w:pPr>
        </w:pPrChange>
      </w:pPr>
    </w:p>
    <w:p w14:paraId="5A83D81C" w14:textId="3D6549CF" w:rsidR="00D71094" w:rsidRPr="009561DD" w:rsidDel="00D71094" w:rsidRDefault="00D71094">
      <w:pPr>
        <w:pStyle w:val="ListParagraph"/>
        <w:numPr>
          <w:ilvl w:val="0"/>
          <w:numId w:val="15"/>
        </w:numPr>
        <w:jc w:val="both"/>
        <w:rPr>
          <w:del w:id="138" w:author="Microsoft Office User" w:date="2026-07-28T17:38:00Z"/>
          <w:moveTo w:id="139" w:author="Microsoft Office User" w:date="2026-07-28T17:38:00Z"/>
          <w:rFonts w:cstheme="minorHAnsi"/>
        </w:rPr>
        <w:pPrChange w:id="140" w:author="Microsoft Office User" w:date="2026-07-28T17:42:00Z">
          <w:pPr>
            <w:jc w:val="both"/>
          </w:pPr>
        </w:pPrChange>
      </w:pPr>
      <w:moveToRangeStart w:id="141" w:author="Microsoft Office User" w:date="2026-07-28T17:38:00Z" w:name="move236152747"/>
      <w:moveToRangeEnd w:id="126"/>
      <w:moveTo w:id="142" w:author="Microsoft Office User" w:date="2026-07-28T17:38:00Z">
        <w:del w:id="143" w:author="Microsoft Office User" w:date="2026-07-28T17:38:00Z">
          <w:r w:rsidRPr="009561DD" w:rsidDel="00D71094">
            <w:rPr>
              <w:rFonts w:cstheme="minorHAnsi"/>
            </w:rPr>
            <w:delText>Based on this theoretical expectation, the study proposes the following hypothesis:</w:delText>
          </w:r>
        </w:del>
      </w:moveTo>
    </w:p>
    <w:p w14:paraId="0F068C7B" w14:textId="0E793B33" w:rsidR="00D71094" w:rsidRDefault="00D71094">
      <w:pPr>
        <w:pStyle w:val="ListParagraph"/>
        <w:numPr>
          <w:ilvl w:val="0"/>
          <w:numId w:val="15"/>
        </w:numPr>
        <w:jc w:val="both"/>
        <w:rPr>
          <w:moveTo w:id="144" w:author="Microsoft Office User" w:date="2026-07-28T17:38:00Z"/>
          <w:rFonts w:cstheme="minorHAnsi"/>
          <w:bCs/>
        </w:rPr>
        <w:pPrChange w:id="145" w:author="Microsoft Office User" w:date="2026-07-28T17:42:00Z">
          <w:pPr>
            <w:jc w:val="both"/>
          </w:pPr>
        </w:pPrChange>
      </w:pPr>
      <w:moveTo w:id="146" w:author="Microsoft Office User" w:date="2026-07-28T17:38:00Z">
        <w:del w:id="147" w:author="Microsoft Office User" w:date="2026-07-28T17:42:00Z">
          <w:r w:rsidRPr="009561DD" w:rsidDel="00D71094">
            <w:rPr>
              <w:rFonts w:cstheme="minorHAnsi"/>
              <w:bCs/>
            </w:rPr>
            <w:delText xml:space="preserve">H3: </w:delText>
          </w:r>
        </w:del>
        <w:r w:rsidRPr="009561DD">
          <w:rPr>
            <w:rFonts w:cstheme="minorHAnsi"/>
            <w:bCs/>
          </w:rPr>
          <w:t xml:space="preserve">Digital transformation has different short-run and long-run impacts on entrepreneurial development in Nepal. </w:t>
        </w:r>
      </w:moveTo>
    </w:p>
    <w:moveToRangeEnd w:id="141"/>
    <w:p w14:paraId="63ECFA9E" w14:textId="20CD016D" w:rsidR="00CF68D9" w:rsidRPr="00CF68D9" w:rsidRDefault="002573DC">
      <w:pPr>
        <w:jc w:val="both"/>
        <w:rPr>
          <w:ins w:id="148" w:author="Dell" w:date="2026-07-29T09:41:00Z"/>
          <w:rFonts w:cstheme="minorHAnsi"/>
          <w:bCs/>
          <w:rPrChange w:id="149" w:author="Dell" w:date="2026-07-29T09:42:00Z">
            <w:rPr>
              <w:ins w:id="150" w:author="Dell" w:date="2026-07-29T09:41:00Z"/>
              <w:rFonts w:cstheme="minorHAnsi"/>
              <w:b/>
              <w:bCs/>
            </w:rPr>
          </w:rPrChange>
        </w:rPr>
      </w:pPr>
      <w:commentRangeStart w:id="151"/>
      <w:commentRangeStart w:id="152"/>
      <w:ins w:id="153" w:author="Microsoft Office User" w:date="2026-07-28T17:32:00Z">
        <w:r w:rsidRPr="002573DC">
          <w:rPr>
            <w:rFonts w:cstheme="minorHAnsi"/>
            <w:b/>
            <w:rPrChange w:id="154" w:author="Microsoft Office User" w:date="2026-07-28T17:32:00Z">
              <w:rPr>
                <w:rFonts w:cstheme="minorHAnsi"/>
                <w:bCs/>
              </w:rPr>
            </w:rPrChange>
          </w:rPr>
          <w:t xml:space="preserve">2. </w:t>
        </w:r>
      </w:ins>
      <w:ins w:id="155" w:author="Microsoft Office User" w:date="2026-07-28T17:31:00Z">
        <w:r w:rsidRPr="002573DC">
          <w:rPr>
            <w:rFonts w:cstheme="minorHAnsi"/>
            <w:b/>
            <w:rPrChange w:id="156" w:author="Microsoft Office User" w:date="2026-07-28T17:32:00Z">
              <w:rPr>
                <w:rFonts w:cstheme="minorHAnsi"/>
                <w:bCs/>
              </w:rPr>
            </w:rPrChange>
          </w:rPr>
          <w:t>Review of Literature</w:t>
        </w:r>
      </w:ins>
      <w:r w:rsidR="00923CD4" w:rsidRPr="002573DC">
        <w:rPr>
          <w:rStyle w:val="CommentReference"/>
          <w:b/>
          <w:rPrChange w:id="157" w:author="Microsoft Office User" w:date="2026-07-28T17:32:00Z">
            <w:rPr>
              <w:rStyle w:val="CommentReference"/>
            </w:rPr>
          </w:rPrChange>
        </w:rPr>
        <w:commentReference w:id="92"/>
      </w:r>
      <w:commentRangeEnd w:id="151"/>
      <w:del w:id="158" w:author="Dell" w:date="2026-07-29T09:42:00Z">
        <w:r w:rsidR="00D71094" w:rsidDel="00CF68D9">
          <w:rPr>
            <w:rStyle w:val="CommentReference"/>
          </w:rPr>
          <w:commentReference w:id="151"/>
        </w:r>
      </w:del>
      <w:commentRangeEnd w:id="152"/>
    </w:p>
    <w:p w14:paraId="15575E09" w14:textId="77777777" w:rsidR="00CF68D9" w:rsidRPr="00CF68D9" w:rsidRDefault="00CF68D9" w:rsidP="00CF68D9">
      <w:pPr>
        <w:jc w:val="both"/>
        <w:rPr>
          <w:ins w:id="159" w:author="Dell" w:date="2026-07-29T09:41:00Z"/>
          <w:rFonts w:cstheme="minorHAnsi"/>
          <w:bCs/>
          <w:rPrChange w:id="160" w:author="Dell" w:date="2026-07-29T09:42:00Z">
            <w:rPr>
              <w:ins w:id="161" w:author="Dell" w:date="2026-07-29T09:41:00Z"/>
              <w:rFonts w:cstheme="minorHAnsi"/>
              <w:b/>
              <w:bCs/>
            </w:rPr>
          </w:rPrChange>
        </w:rPr>
      </w:pPr>
      <w:ins w:id="162" w:author="Dell" w:date="2026-07-29T09:41:00Z">
        <w:r w:rsidRPr="00CF68D9">
          <w:rPr>
            <w:rFonts w:cstheme="minorHAnsi"/>
            <w:bCs/>
            <w:rPrChange w:id="163" w:author="Dell" w:date="2026-07-29T09:42:00Z">
              <w:rPr>
                <w:rFonts w:cstheme="minorHAnsi"/>
                <w:b/>
                <w:bCs/>
              </w:rPr>
            </w:rPrChange>
          </w:rPr>
          <w:t>Digitalization has generated considerable policy interest where relatively few empirical studies have examined that analyze the impact of digitalization on entrepreneurship development in Nepal through a time-series econometric approach. Most of the existing literature available are descriptive and/or comparative across countries. In addition, most of the literatures have analyzed the impact of individual indicators of ICT without considering their collective impact.</w:t>
        </w:r>
      </w:ins>
    </w:p>
    <w:p w14:paraId="53BF428E" w14:textId="77777777" w:rsidR="00CF68D9" w:rsidRPr="00CF68D9" w:rsidRDefault="00CF68D9" w:rsidP="00CF68D9">
      <w:pPr>
        <w:jc w:val="both"/>
        <w:rPr>
          <w:ins w:id="164" w:author="Dell" w:date="2026-07-29T09:41:00Z"/>
          <w:rFonts w:cstheme="minorHAnsi"/>
          <w:bCs/>
          <w:rPrChange w:id="165" w:author="Dell" w:date="2026-07-29T09:42:00Z">
            <w:rPr>
              <w:ins w:id="166" w:author="Dell" w:date="2026-07-29T09:41:00Z"/>
              <w:rFonts w:cstheme="minorHAnsi"/>
              <w:b/>
              <w:bCs/>
            </w:rPr>
          </w:rPrChange>
        </w:rPr>
      </w:pPr>
      <w:ins w:id="167" w:author="Dell" w:date="2026-07-29T09:41:00Z">
        <w:r w:rsidRPr="00CF68D9">
          <w:rPr>
            <w:rFonts w:cstheme="minorHAnsi"/>
            <w:bCs/>
            <w:rPrChange w:id="168" w:author="Dell" w:date="2026-07-29T09:42:00Z">
              <w:rPr>
                <w:rFonts w:cstheme="minorHAnsi"/>
                <w:b/>
                <w:bCs/>
              </w:rPr>
            </w:rPrChange>
          </w:rPr>
          <w:t>According to the Knowledge Spillover Theory of Entrepreneurship (KSTE), both knowledge and innovation act as sources of entrepreneurship and economic growth (</w:t>
        </w:r>
        <w:proofErr w:type="spellStart"/>
        <w:r w:rsidRPr="00CF68D9">
          <w:rPr>
            <w:rFonts w:cstheme="minorHAnsi"/>
            <w:bCs/>
            <w:rPrChange w:id="169" w:author="Dell" w:date="2026-07-29T09:42:00Z">
              <w:rPr>
                <w:rFonts w:cstheme="minorHAnsi"/>
                <w:b/>
                <w:bCs/>
              </w:rPr>
            </w:rPrChange>
          </w:rPr>
          <w:t>Acs</w:t>
        </w:r>
        <w:proofErr w:type="spellEnd"/>
        <w:r w:rsidRPr="00CF68D9">
          <w:rPr>
            <w:rFonts w:cstheme="minorHAnsi"/>
            <w:bCs/>
            <w:rPrChange w:id="170" w:author="Dell" w:date="2026-07-29T09:42:00Z">
              <w:rPr>
                <w:rFonts w:cstheme="minorHAnsi"/>
                <w:b/>
                <w:bCs/>
              </w:rPr>
            </w:rPrChange>
          </w:rPr>
          <w:t xml:space="preserve"> et al., 2012). In the same way, the use of digital technology allows entrepreneurs to identify opportunities, where they can be more productive, take benefits from financial services and innovations in their firms (Goldfarb &amp; Tucker, 2019; </w:t>
        </w:r>
        <w:proofErr w:type="spellStart"/>
        <w:r w:rsidRPr="00CF68D9">
          <w:rPr>
            <w:rFonts w:cstheme="minorHAnsi"/>
            <w:bCs/>
            <w:rPrChange w:id="171" w:author="Dell" w:date="2026-07-29T09:42:00Z">
              <w:rPr>
                <w:rFonts w:cstheme="minorHAnsi"/>
                <w:b/>
                <w:bCs/>
              </w:rPr>
            </w:rPrChange>
          </w:rPr>
          <w:t>Autio</w:t>
        </w:r>
        <w:proofErr w:type="spellEnd"/>
        <w:r w:rsidRPr="00CF68D9">
          <w:rPr>
            <w:rFonts w:cstheme="minorHAnsi"/>
            <w:bCs/>
            <w:rPrChange w:id="172" w:author="Dell" w:date="2026-07-29T09:42:00Z">
              <w:rPr>
                <w:rFonts w:cstheme="minorHAnsi"/>
                <w:b/>
                <w:bCs/>
              </w:rPr>
            </w:rPrChange>
          </w:rPr>
          <w:t xml:space="preserve"> et al., 2018). Research provides empirical evidence in support of this by showing how the development of ICTs such as internet, mobile telephony, and broadband relates to productivity and firm activity. The significance becomes increasingly prominent for developing countries in which Countries can use digitalization to address structural issues such as lack of market access, poor financial services, and fragile institutions Through creating access to information, finance, and markets, digital technologies enable economic activities that were not possible before (Aker &amp; </w:t>
        </w:r>
        <w:proofErr w:type="spellStart"/>
        <w:r w:rsidRPr="00CF68D9">
          <w:rPr>
            <w:rFonts w:cstheme="minorHAnsi"/>
            <w:bCs/>
            <w:rPrChange w:id="173" w:author="Dell" w:date="2026-07-29T09:42:00Z">
              <w:rPr>
                <w:rFonts w:cstheme="minorHAnsi"/>
                <w:b/>
                <w:bCs/>
              </w:rPr>
            </w:rPrChange>
          </w:rPr>
          <w:t>Mbiti</w:t>
        </w:r>
        <w:proofErr w:type="spellEnd"/>
        <w:r w:rsidRPr="00CF68D9">
          <w:rPr>
            <w:rFonts w:cstheme="minorHAnsi"/>
            <w:bCs/>
            <w:rPrChange w:id="174" w:author="Dell" w:date="2026-07-29T09:42:00Z">
              <w:rPr>
                <w:rFonts w:cstheme="minorHAnsi"/>
                <w:b/>
                <w:bCs/>
              </w:rPr>
            </w:rPrChange>
          </w:rPr>
          <w:t xml:space="preserve">, 2010). Financial access is particularly important for the success of entrepreneurship, especially for SMEs, which play an important role in economic development (Beck et al., 2018; </w:t>
        </w:r>
        <w:proofErr w:type="spellStart"/>
        <w:r w:rsidRPr="00CF68D9">
          <w:rPr>
            <w:rFonts w:cstheme="minorHAnsi"/>
            <w:bCs/>
            <w:rPrChange w:id="175" w:author="Dell" w:date="2026-07-29T09:42:00Z">
              <w:rPr>
                <w:rFonts w:cstheme="minorHAnsi"/>
                <w:b/>
                <w:bCs/>
              </w:rPr>
            </w:rPrChange>
          </w:rPr>
          <w:t>Brixiová</w:t>
        </w:r>
        <w:proofErr w:type="spellEnd"/>
        <w:r w:rsidRPr="00CF68D9">
          <w:rPr>
            <w:rFonts w:cstheme="minorHAnsi"/>
            <w:bCs/>
            <w:rPrChange w:id="176" w:author="Dell" w:date="2026-07-29T09:42:00Z">
              <w:rPr>
                <w:rFonts w:cstheme="minorHAnsi"/>
                <w:b/>
                <w:bCs/>
              </w:rPr>
            </w:rPrChange>
          </w:rPr>
          <w:t xml:space="preserve"> et al., 2020).</w:t>
        </w:r>
      </w:ins>
    </w:p>
    <w:p w14:paraId="6B691FC5" w14:textId="77777777" w:rsidR="00CF68D9" w:rsidRPr="00CF68D9" w:rsidRDefault="00CF68D9" w:rsidP="00CF68D9">
      <w:pPr>
        <w:jc w:val="both"/>
        <w:rPr>
          <w:ins w:id="177" w:author="Dell" w:date="2026-07-29T09:41:00Z"/>
          <w:rFonts w:cstheme="minorHAnsi"/>
          <w:bCs/>
          <w:rPrChange w:id="178" w:author="Dell" w:date="2026-07-29T09:42:00Z">
            <w:rPr>
              <w:ins w:id="179" w:author="Dell" w:date="2026-07-29T09:41:00Z"/>
              <w:rFonts w:cstheme="minorHAnsi"/>
              <w:b/>
              <w:bCs/>
            </w:rPr>
          </w:rPrChange>
        </w:rPr>
      </w:pPr>
      <w:ins w:id="180" w:author="Dell" w:date="2026-07-29T09:41:00Z">
        <w:r w:rsidRPr="00CF68D9">
          <w:rPr>
            <w:rFonts w:cstheme="minorHAnsi"/>
            <w:bCs/>
            <w:rPrChange w:id="181" w:author="Dell" w:date="2026-07-29T09:42:00Z">
              <w:rPr>
                <w:rFonts w:cstheme="minorHAnsi"/>
                <w:b/>
                <w:bCs/>
              </w:rPr>
            </w:rPrChange>
          </w:rPr>
          <w:lastRenderedPageBreak/>
          <w:t>Digital transformation has radically changed the ways how the businesses are started, run, and grown in modern times. This makes digital transformation one of the main factors contributing to entrepreneurial growth. Increased use of digital technology has slowly started to break down many of the barriers that have existed traditionally for entrepreneurial success. These include lack of access to information, markets, finance, and business networking facilities. Using digital technology, entrepreneurs are able to get information about the market environment easily, communicate with customers in a less costly manner, transact over the Internet, and gain access to wider domestic and international markets. The theoretical relationship between digital transformation and entrepreneurship from a theoretical perspective can be explained by means of the Knowledge Spillover Theory of Entrepreneurship (KSTE). This theory demonstrates how the creation of knowledge and innovations creates entrepreneurial opportunities that help to achieve economic development (</w:t>
        </w:r>
        <w:proofErr w:type="spellStart"/>
        <w:r w:rsidRPr="00CF68D9">
          <w:rPr>
            <w:rFonts w:cstheme="minorHAnsi"/>
            <w:bCs/>
            <w:rPrChange w:id="182" w:author="Dell" w:date="2026-07-29T09:42:00Z">
              <w:rPr>
                <w:rFonts w:cstheme="minorHAnsi"/>
                <w:b/>
                <w:bCs/>
              </w:rPr>
            </w:rPrChange>
          </w:rPr>
          <w:t>Acs</w:t>
        </w:r>
        <w:proofErr w:type="spellEnd"/>
        <w:r w:rsidRPr="00CF68D9">
          <w:rPr>
            <w:rFonts w:cstheme="minorHAnsi"/>
            <w:bCs/>
            <w:rPrChange w:id="183" w:author="Dell" w:date="2026-07-29T09:42:00Z">
              <w:rPr>
                <w:rFonts w:cstheme="minorHAnsi"/>
                <w:b/>
                <w:bCs/>
              </w:rPr>
            </w:rPrChange>
          </w:rPr>
          <w:t xml:space="preserve"> et al., 2012). Digital technologies assist in this process by accelerating the process of knowledge creation, distribution, and application to allow entrepreneurs to find opportunities, create innovations, and enhance-businesses performance (</w:t>
        </w:r>
        <w:proofErr w:type="spellStart"/>
        <w:r w:rsidRPr="00CF68D9">
          <w:rPr>
            <w:rFonts w:cstheme="minorHAnsi"/>
            <w:bCs/>
            <w:rPrChange w:id="184" w:author="Dell" w:date="2026-07-29T09:42:00Z">
              <w:rPr>
                <w:rFonts w:cstheme="minorHAnsi"/>
                <w:b/>
                <w:bCs/>
              </w:rPr>
            </w:rPrChange>
          </w:rPr>
          <w:t>Autio</w:t>
        </w:r>
        <w:proofErr w:type="spellEnd"/>
        <w:r w:rsidRPr="00CF68D9">
          <w:rPr>
            <w:rFonts w:cstheme="minorHAnsi"/>
            <w:bCs/>
            <w:rPrChange w:id="185" w:author="Dell" w:date="2026-07-29T09:42:00Z">
              <w:rPr>
                <w:rFonts w:cstheme="minorHAnsi"/>
                <w:b/>
                <w:bCs/>
              </w:rPr>
            </w:rPrChange>
          </w:rPr>
          <w:t xml:space="preserve"> et al., 2018; </w:t>
        </w:r>
        <w:proofErr w:type="spellStart"/>
        <w:r w:rsidRPr="00CF68D9">
          <w:rPr>
            <w:rFonts w:cstheme="minorHAnsi"/>
            <w:bCs/>
            <w:rPrChange w:id="186" w:author="Dell" w:date="2026-07-29T09:42:00Z">
              <w:rPr>
                <w:rFonts w:cstheme="minorHAnsi"/>
                <w:b/>
                <w:bCs/>
              </w:rPr>
            </w:rPrChange>
          </w:rPr>
          <w:t>Nambisan</w:t>
        </w:r>
        <w:proofErr w:type="spellEnd"/>
        <w:r w:rsidRPr="00CF68D9">
          <w:rPr>
            <w:rFonts w:cstheme="minorHAnsi"/>
            <w:bCs/>
            <w:rPrChange w:id="187" w:author="Dell" w:date="2026-07-29T09:42:00Z">
              <w:rPr>
                <w:rFonts w:cstheme="minorHAnsi"/>
                <w:b/>
                <w:bCs/>
              </w:rPr>
            </w:rPrChange>
          </w:rPr>
          <w:t xml:space="preserve">, 2017). Consequently, digital transformation serves as an important mechanism through which knowledge spillovers are converted into entrepreneurial activities and economic growth. In previous research, various mechanisms were found whereby digital transformation can enhance entrepreneurship. Digital platforms help firms access customers located outside their geographical locations, thus widening the markets (World Bank, 2016). Communication technology and digital financial services make it easy for firms to access financial assets and minimize transaction costs, especially in poor nations where financial assets are often limited (Aker &amp; </w:t>
        </w:r>
        <w:proofErr w:type="spellStart"/>
        <w:r w:rsidRPr="00CF68D9">
          <w:rPr>
            <w:rFonts w:cstheme="minorHAnsi"/>
            <w:bCs/>
            <w:rPrChange w:id="188" w:author="Dell" w:date="2026-07-29T09:42:00Z">
              <w:rPr>
                <w:rFonts w:cstheme="minorHAnsi"/>
                <w:b/>
                <w:bCs/>
              </w:rPr>
            </w:rPrChange>
          </w:rPr>
          <w:t>Mbiti</w:t>
        </w:r>
        <w:proofErr w:type="spellEnd"/>
        <w:r w:rsidRPr="00CF68D9">
          <w:rPr>
            <w:rFonts w:cstheme="minorHAnsi"/>
            <w:bCs/>
            <w:rPrChange w:id="189" w:author="Dell" w:date="2026-07-29T09:42:00Z">
              <w:rPr>
                <w:rFonts w:cstheme="minorHAnsi"/>
                <w:b/>
                <w:bCs/>
              </w:rPr>
            </w:rPrChange>
          </w:rPr>
          <w:t>, 2010). Likewise, digital technologies enhance communication, efficiency, innovations, and competitiveness in business. There exist positive correlations between ICT adoption and firm productivity and organizational effectiveness (Cardona et al., 2013), while digitalization helps firms to innovate new business models and create new value propositions (Ritter &amp; Pedersen, 2020). Based on the above theory, digital transformation is expected to foster entrepreneurship through knowledge, market, financial, and business opportunities access.</w:t>
        </w:r>
      </w:ins>
    </w:p>
    <w:p w14:paraId="3AF4AEC5" w14:textId="77777777" w:rsidR="00CF68D9" w:rsidRPr="00CF68D9" w:rsidRDefault="00CF68D9" w:rsidP="00CF68D9">
      <w:pPr>
        <w:jc w:val="both"/>
        <w:rPr>
          <w:ins w:id="190" w:author="Dell" w:date="2026-07-29T09:41:00Z"/>
          <w:rFonts w:cstheme="minorHAnsi"/>
          <w:bCs/>
          <w:rPrChange w:id="191" w:author="Dell" w:date="2026-07-29T09:42:00Z">
            <w:rPr>
              <w:ins w:id="192" w:author="Dell" w:date="2026-07-29T09:41:00Z"/>
              <w:rFonts w:cstheme="minorHAnsi"/>
              <w:b/>
              <w:bCs/>
            </w:rPr>
          </w:rPrChange>
        </w:rPr>
      </w:pPr>
      <w:ins w:id="193" w:author="Dell" w:date="2026-07-29T09:41:00Z">
        <w:r w:rsidRPr="00CF68D9">
          <w:rPr>
            <w:rFonts w:cstheme="minorHAnsi"/>
            <w:bCs/>
            <w:rPrChange w:id="194" w:author="Dell" w:date="2026-07-29T09:42:00Z">
              <w:rPr>
                <w:rFonts w:cstheme="minorHAnsi"/>
                <w:b/>
                <w:bCs/>
              </w:rPr>
            </w:rPrChange>
          </w:rPr>
          <w:t xml:space="preserve">Digital transformation is a multidimensional phenomenon that involves various complementary digital technologies. Internet usage, mobile communications, broadband connectivity, information and communication technology development, and digital infrastructure have been widely used as measures of digital transformation, each representing a different dimension relevant to entrepreneurial activity. Information is the assets. The use of the internet enables entrepreneurs to gather information about their business, interact with their customers and suppliers, conduct business on digital platforms, and utilize digital business services which generally evolves the business. Broadband connections provide fast internet connection and allow businesses to use digital platforms, cloud computing, e-commerce, and other technology-intensive operations. Mobile cellular subscriptions facilitate communicating with others and have been crucial in fostering mobile banking and digital payments in developing nations (Aker &amp; </w:t>
        </w:r>
        <w:proofErr w:type="spellStart"/>
        <w:r w:rsidRPr="00CF68D9">
          <w:rPr>
            <w:rFonts w:cstheme="minorHAnsi"/>
            <w:bCs/>
            <w:rPrChange w:id="195" w:author="Dell" w:date="2026-07-29T09:42:00Z">
              <w:rPr>
                <w:rFonts w:cstheme="minorHAnsi"/>
                <w:b/>
                <w:bCs/>
              </w:rPr>
            </w:rPrChange>
          </w:rPr>
          <w:t>Mbiti</w:t>
        </w:r>
        <w:proofErr w:type="spellEnd"/>
        <w:r w:rsidRPr="00CF68D9">
          <w:rPr>
            <w:rFonts w:cstheme="minorHAnsi"/>
            <w:bCs/>
            <w:rPrChange w:id="196" w:author="Dell" w:date="2026-07-29T09:42:00Z">
              <w:rPr>
                <w:rFonts w:cstheme="minorHAnsi"/>
                <w:b/>
                <w:bCs/>
              </w:rPr>
            </w:rPrChange>
          </w:rPr>
          <w:t>, 2010). ICT service exports indicate the digital competence and technological capabilities of an economy and also creates knowledge spillovers that could stimulate entrepreneurship (</w:t>
        </w:r>
        <w:proofErr w:type="spellStart"/>
        <w:r w:rsidRPr="00CF68D9">
          <w:rPr>
            <w:rFonts w:cstheme="minorHAnsi"/>
            <w:bCs/>
            <w:rPrChange w:id="197" w:author="Dell" w:date="2026-07-29T09:42:00Z">
              <w:rPr>
                <w:rFonts w:cstheme="minorHAnsi"/>
                <w:b/>
                <w:bCs/>
              </w:rPr>
            </w:rPrChange>
          </w:rPr>
          <w:t>Autio</w:t>
        </w:r>
        <w:proofErr w:type="spellEnd"/>
        <w:r w:rsidRPr="00CF68D9">
          <w:rPr>
            <w:rFonts w:cstheme="minorHAnsi"/>
            <w:bCs/>
            <w:rPrChange w:id="198" w:author="Dell" w:date="2026-07-29T09:42:00Z">
              <w:rPr>
                <w:rFonts w:cstheme="minorHAnsi"/>
                <w:b/>
                <w:bCs/>
              </w:rPr>
            </w:rPrChange>
          </w:rPr>
          <w:t xml:space="preserve"> et al., 2018). Secure internet servers denote the security and reliability of digital infrastructure which are important for conducting online business. These five indicators collectively represent various dimensions of digital transformation. Nonetheless, due to their high level of correlation, their simultaneous use in the regression could result in </w:t>
        </w:r>
        <w:proofErr w:type="spellStart"/>
        <w:r w:rsidRPr="00CF68D9">
          <w:rPr>
            <w:rFonts w:cstheme="minorHAnsi"/>
            <w:bCs/>
            <w:rPrChange w:id="199" w:author="Dell" w:date="2026-07-29T09:42:00Z">
              <w:rPr>
                <w:rFonts w:cstheme="minorHAnsi"/>
                <w:b/>
                <w:bCs/>
              </w:rPr>
            </w:rPrChange>
          </w:rPr>
          <w:t>multicollinearity</w:t>
        </w:r>
        <w:proofErr w:type="spellEnd"/>
        <w:r w:rsidRPr="00CF68D9">
          <w:rPr>
            <w:rFonts w:cstheme="minorHAnsi"/>
            <w:bCs/>
            <w:rPrChange w:id="200" w:author="Dell" w:date="2026-07-29T09:42:00Z">
              <w:rPr>
                <w:rFonts w:cstheme="minorHAnsi"/>
                <w:b/>
                <w:bCs/>
              </w:rPr>
            </w:rPrChange>
          </w:rPr>
          <w:t xml:space="preserve"> and make the estimated coefficients difficult to interpret. For this reason, this study combines these five measures into an DTI, thus allowing for measurement of digital transformation as a whole without any problem of </w:t>
        </w:r>
        <w:proofErr w:type="spellStart"/>
        <w:r w:rsidRPr="00CF68D9">
          <w:rPr>
            <w:rFonts w:cstheme="minorHAnsi"/>
            <w:bCs/>
            <w:rPrChange w:id="201" w:author="Dell" w:date="2026-07-29T09:42:00Z">
              <w:rPr>
                <w:rFonts w:cstheme="minorHAnsi"/>
                <w:b/>
                <w:bCs/>
              </w:rPr>
            </w:rPrChange>
          </w:rPr>
          <w:t>multicollinearity</w:t>
        </w:r>
        <w:proofErr w:type="spellEnd"/>
        <w:r w:rsidRPr="00CF68D9">
          <w:rPr>
            <w:rFonts w:cstheme="minorHAnsi"/>
            <w:bCs/>
            <w:rPrChange w:id="202" w:author="Dell" w:date="2026-07-29T09:42:00Z">
              <w:rPr>
                <w:rFonts w:cstheme="minorHAnsi"/>
                <w:b/>
                <w:bCs/>
              </w:rPr>
            </w:rPrChange>
          </w:rPr>
          <w:t>.</w:t>
        </w:r>
      </w:ins>
    </w:p>
    <w:p w14:paraId="77BD5916" w14:textId="47264FE1" w:rsidR="00CF68D9" w:rsidRPr="00CF68D9" w:rsidRDefault="00CF68D9" w:rsidP="00CF68D9">
      <w:pPr>
        <w:jc w:val="both"/>
        <w:rPr>
          <w:ins w:id="203" w:author="Dell" w:date="2026-07-29T09:41:00Z"/>
          <w:rFonts w:cstheme="minorHAnsi"/>
          <w:b/>
        </w:rPr>
      </w:pPr>
      <w:ins w:id="204" w:author="Dell" w:date="2026-07-29T09:41:00Z">
        <w:r w:rsidRPr="00CF68D9">
          <w:rPr>
            <w:rFonts w:cstheme="minorHAnsi"/>
            <w:bCs/>
            <w:rPrChange w:id="205" w:author="Dell" w:date="2026-07-29T09:42:00Z">
              <w:rPr>
                <w:rFonts w:cstheme="minorHAnsi"/>
                <w:b/>
                <w:bCs/>
              </w:rPr>
            </w:rPrChange>
          </w:rPr>
          <w:lastRenderedPageBreak/>
          <w:t xml:space="preserve">Though digital transformation is believed to facilitate entrepreneurship, its effectiveness may depend upon the wider macroeconomic environment. Economic conditions influence the amount of money available, investment possibilities, market demands, and institutions that affect the entrepreneurship. Economic growth creates a positive environment for the establishment of new businesses and opportunities through higher business opportunities and demand from consumers. Similarly, increased availability of financial resources can be used to expand and innovate businesses. It has been demonstrated in earlier studies that financial development is a significant factor in explaining entrepreneurial activities because they reduce borrowing constraints for small and medium enterprises (Beck et al., 2018; </w:t>
        </w:r>
        <w:proofErr w:type="spellStart"/>
        <w:r w:rsidRPr="00CF68D9">
          <w:rPr>
            <w:rFonts w:cstheme="minorHAnsi"/>
            <w:bCs/>
            <w:rPrChange w:id="206" w:author="Dell" w:date="2026-07-29T09:42:00Z">
              <w:rPr>
                <w:rFonts w:cstheme="minorHAnsi"/>
                <w:b/>
                <w:bCs/>
              </w:rPr>
            </w:rPrChange>
          </w:rPr>
          <w:t>Brixiová</w:t>
        </w:r>
        <w:proofErr w:type="spellEnd"/>
        <w:r w:rsidRPr="00CF68D9">
          <w:rPr>
            <w:rFonts w:cstheme="minorHAnsi"/>
            <w:bCs/>
            <w:rPrChange w:id="207" w:author="Dell" w:date="2026-07-29T09:42:00Z">
              <w:rPr>
                <w:rFonts w:cstheme="minorHAnsi"/>
                <w:b/>
                <w:bCs/>
              </w:rPr>
            </w:rPrChange>
          </w:rPr>
          <w:t xml:space="preserve"> et al., 2020). Hence, digitalization could have a greater impact on entrepreneurial activities when the economy is stable than when it is unstable. The relationship between digital transformation and entrepreneurship development may not occur immediately. The adoption of technologies like the digital infrastructure investments, the Internet, and digital skills could take time before their effect is seen on entrepreneurship. Thus, the connection may be different in the short-run and the long-run. Non-stationary characteristics are common in time series such as the digital transformation and entrepreneurial development process. Therefore, it is quite important to differentiate between the short-run adjustment process and the long-run equilibrium process. The ARDL approach introduced by </w:t>
        </w:r>
        <w:proofErr w:type="spellStart"/>
        <w:r w:rsidRPr="00CF68D9">
          <w:rPr>
            <w:rFonts w:cstheme="minorHAnsi"/>
            <w:bCs/>
            <w:rPrChange w:id="208" w:author="Dell" w:date="2026-07-29T09:42:00Z">
              <w:rPr>
                <w:rFonts w:cstheme="minorHAnsi"/>
                <w:b/>
                <w:bCs/>
              </w:rPr>
            </w:rPrChange>
          </w:rPr>
          <w:t>Pesaran</w:t>
        </w:r>
        <w:proofErr w:type="spellEnd"/>
        <w:r w:rsidRPr="00CF68D9">
          <w:rPr>
            <w:rFonts w:cstheme="minorHAnsi"/>
            <w:bCs/>
            <w:rPrChange w:id="209" w:author="Dell" w:date="2026-07-29T09:42:00Z">
              <w:rPr>
                <w:rFonts w:cstheme="minorHAnsi"/>
                <w:b/>
                <w:bCs/>
              </w:rPr>
            </w:rPrChange>
          </w:rPr>
          <w:t xml:space="preserve"> et al. (2001) provides an appropriate framework for estimating short-run dynamics and the long-run relationship among variables that are integrated of different orders, provided that none is integrated of order two.</w:t>
        </w:r>
      </w:ins>
      <w:ins w:id="210" w:author="Dell" w:date="2026-07-29T09:42:00Z">
        <w:r w:rsidRPr="00CF68D9">
          <w:rPr>
            <w:rFonts w:cstheme="minorHAnsi"/>
            <w:b/>
          </w:rPr>
          <w:t xml:space="preserve"> </w:t>
        </w:r>
      </w:ins>
    </w:p>
    <w:p w14:paraId="5F6DEA52" w14:textId="141FD38C" w:rsidR="00E25711" w:rsidDel="00D71094" w:rsidRDefault="00D71094">
      <w:pPr>
        <w:jc w:val="both"/>
        <w:rPr>
          <w:del w:id="211" w:author="Microsoft Office User" w:date="2026-07-28T05:39:00Z"/>
          <w:rFonts w:cstheme="minorHAnsi"/>
          <w:b/>
        </w:rPr>
      </w:pPr>
      <w:r>
        <w:rPr>
          <w:rStyle w:val="CommentReference"/>
        </w:rPr>
        <w:commentReference w:id="152"/>
      </w:r>
    </w:p>
    <w:p w14:paraId="3C30EC09" w14:textId="77777777" w:rsidR="00D71094" w:rsidRDefault="00D71094">
      <w:pPr>
        <w:jc w:val="both"/>
        <w:rPr>
          <w:ins w:id="212" w:author="Microsoft Office User" w:date="2026-07-28T17:44:00Z"/>
          <w:rFonts w:cstheme="minorHAnsi"/>
          <w:b/>
        </w:rPr>
      </w:pPr>
    </w:p>
    <w:p w14:paraId="679DC7BE" w14:textId="5E05BC88" w:rsidR="00D71094" w:rsidRPr="009561DD" w:rsidDel="00CF68D9" w:rsidRDefault="00D71094" w:rsidP="00D71094">
      <w:pPr>
        <w:jc w:val="both"/>
        <w:rPr>
          <w:del w:id="213" w:author="Dell" w:date="2026-07-29T09:41:00Z"/>
          <w:moveTo w:id="214" w:author="Microsoft Office User" w:date="2026-07-28T17:44:00Z"/>
          <w:rFonts w:cstheme="minorHAnsi"/>
        </w:rPr>
      </w:pPr>
      <w:moveToRangeStart w:id="215" w:author="Microsoft Office User" w:date="2026-07-28T17:44:00Z" w:name="move236153068"/>
      <w:moveTo w:id="216" w:author="Microsoft Office User" w:date="2026-07-28T17:44:00Z">
        <w:del w:id="217" w:author="Dell" w:date="2026-07-29T09:41:00Z">
          <w:r w:rsidRPr="009561DD" w:rsidDel="00CF68D9">
            <w:rPr>
              <w:rFonts w:cstheme="minorHAnsi"/>
            </w:rPr>
            <w:delText>Digitalization has generated considerable policy interest where relatively few empirical studies have examined that analyze the impact of digitalization on entrepreneurship development in Nepal through a time-series econometric approach. Most of the existing literature available are descriptive and/or comparative across countries. In addition, most of the literatures have analyzed the impact of individual indicators of ICT without considering their collective impact.</w:delText>
          </w:r>
        </w:del>
      </w:moveTo>
    </w:p>
    <w:moveToRangeEnd w:id="215"/>
    <w:p w14:paraId="3496B8FF" w14:textId="3CD26C9B" w:rsidR="002573DC" w:rsidDel="00CF68D9" w:rsidRDefault="002573DC">
      <w:pPr>
        <w:jc w:val="both"/>
        <w:rPr>
          <w:ins w:id="218" w:author="Microsoft Office User" w:date="2026-07-28T17:36:00Z"/>
          <w:del w:id="219" w:author="Dell" w:date="2026-07-29T09:41:00Z"/>
          <w:rFonts w:cstheme="minorHAnsi"/>
          <w:b/>
        </w:rPr>
      </w:pPr>
    </w:p>
    <w:p w14:paraId="032BE361" w14:textId="6486149A" w:rsidR="002573DC" w:rsidRPr="009561DD" w:rsidDel="00CF68D9" w:rsidRDefault="002573DC" w:rsidP="002573DC">
      <w:pPr>
        <w:jc w:val="both"/>
        <w:rPr>
          <w:ins w:id="220" w:author="Microsoft Office User" w:date="2026-07-28T17:36:00Z"/>
          <w:del w:id="221" w:author="Dell" w:date="2026-07-29T09:41:00Z"/>
          <w:rFonts w:cstheme="minorHAnsi"/>
        </w:rPr>
      </w:pPr>
      <w:commentRangeStart w:id="222"/>
      <w:ins w:id="223" w:author="Microsoft Office User" w:date="2026-07-28T17:36:00Z">
        <w:del w:id="224" w:author="Dell" w:date="2026-07-29T09:41:00Z">
          <w:r w:rsidRPr="009561DD" w:rsidDel="00CF68D9">
            <w:rPr>
              <w:rFonts w:cstheme="minorHAnsi"/>
            </w:rPr>
            <w:delText xml:space="preserve">According to the Knowledge Spillover Theory of Entrepreneurship (KSTE), both knowledge and innovation act as sources of entrepreneurship and economic growth (Acs et al., 2012). In the same way, the use of digital technology allows entrepreneurs to identify opportunities, </w:delText>
          </w:r>
          <w:r w:rsidDel="00CF68D9">
            <w:rPr>
              <w:rFonts w:cstheme="minorHAnsi"/>
            </w:rPr>
            <w:delText xml:space="preserve">where they can </w:delText>
          </w:r>
          <w:r w:rsidRPr="009561DD" w:rsidDel="00CF68D9">
            <w:rPr>
              <w:rFonts w:cstheme="minorHAnsi"/>
            </w:rPr>
            <w:delText xml:space="preserve">be more productive, </w:delText>
          </w:r>
          <w:r w:rsidDel="00CF68D9">
            <w:rPr>
              <w:rFonts w:cstheme="minorHAnsi"/>
            </w:rPr>
            <w:delText xml:space="preserve">take </w:delText>
          </w:r>
          <w:r w:rsidRPr="009561DD" w:rsidDel="00CF68D9">
            <w:rPr>
              <w:rFonts w:cstheme="minorHAnsi"/>
            </w:rPr>
            <w:delText>benefit</w:delText>
          </w:r>
          <w:r w:rsidDel="00CF68D9">
            <w:rPr>
              <w:rFonts w:cstheme="minorHAnsi"/>
            </w:rPr>
            <w:delText>s</w:delText>
          </w:r>
          <w:r w:rsidRPr="009561DD" w:rsidDel="00CF68D9">
            <w:rPr>
              <w:rFonts w:cstheme="minorHAnsi"/>
            </w:rPr>
            <w:delText xml:space="preserve"> from financial services and innovations in their firms (Goldfarb &amp; Tucker, 2019; Autio et al., 2018). </w:delText>
          </w:r>
          <w:r w:rsidRPr="00292431" w:rsidDel="00CF68D9">
            <w:rPr>
              <w:rFonts w:cstheme="minorHAnsi"/>
              <w:highlight w:val="yellow"/>
            </w:rPr>
            <w:delText>Research provides empirical evidence in support of this by showing how the development of ICTs such as internet, mobile telephony, and broadband relates to productivity and firm activity.</w:delText>
          </w:r>
        </w:del>
      </w:ins>
    </w:p>
    <w:p w14:paraId="0DFED048" w14:textId="30A19DF4" w:rsidR="002573DC" w:rsidRPr="002573DC" w:rsidDel="00CF68D9" w:rsidRDefault="002573DC">
      <w:pPr>
        <w:jc w:val="both"/>
        <w:rPr>
          <w:ins w:id="225" w:author="Microsoft Office User" w:date="2026-07-28T17:34:00Z"/>
          <w:del w:id="226" w:author="Dell" w:date="2026-07-29T09:41:00Z"/>
          <w:rFonts w:cstheme="minorHAnsi"/>
          <w:rPrChange w:id="227" w:author="Microsoft Office User" w:date="2026-07-28T17:36:00Z">
            <w:rPr>
              <w:ins w:id="228" w:author="Microsoft Office User" w:date="2026-07-28T17:34:00Z"/>
              <w:del w:id="229" w:author="Dell" w:date="2026-07-29T09:41:00Z"/>
              <w:rFonts w:cstheme="minorHAnsi"/>
              <w:b/>
            </w:rPr>
          </w:rPrChange>
        </w:rPr>
      </w:pPr>
      <w:ins w:id="230" w:author="Microsoft Office User" w:date="2026-07-28T17:36:00Z">
        <w:del w:id="231" w:author="Dell" w:date="2026-07-29T09:41:00Z">
          <w:r w:rsidRPr="009561DD" w:rsidDel="00CF68D9">
            <w:rPr>
              <w:rFonts w:cstheme="minorHAnsi"/>
            </w:rPr>
            <w:delText>The significance becomes increasingly prominent for developing countries in which Countries can use digitalization to address structural issues such as lack of market access, poor financial services, and fragile institutions Through creating access to information, finance, and markets, digital technologies enable economic activities that were not possible before (Aker &amp; Mbiti, 2010). Financial access is particularly important for the success of entrepreneurship, especially for SMEs, which play an important role in economic development (Beck et al., 2018; Brixiová et al., 2020).</w:delText>
          </w:r>
          <w:commentRangeEnd w:id="222"/>
          <w:r w:rsidDel="00CF68D9">
            <w:rPr>
              <w:rStyle w:val="CommentReference"/>
            </w:rPr>
            <w:commentReference w:id="222"/>
          </w:r>
        </w:del>
      </w:ins>
    </w:p>
    <w:p w14:paraId="0CEACE4C" w14:textId="4335598E" w:rsidR="00E25711" w:rsidRPr="00923CD4" w:rsidDel="00CF68D9" w:rsidRDefault="00E25711">
      <w:pPr>
        <w:jc w:val="both"/>
        <w:rPr>
          <w:del w:id="232" w:author="Dell" w:date="2026-07-29T09:41:00Z"/>
          <w:rFonts w:cstheme="minorHAnsi"/>
          <w:bCs/>
        </w:rPr>
        <w:pPrChange w:id="233" w:author="Microsoft Office User" w:date="2026-07-28T05:41:00Z">
          <w:pPr/>
        </w:pPrChange>
      </w:pPr>
    </w:p>
    <w:p w14:paraId="188C8FA1" w14:textId="65AD2EEB" w:rsidR="008316E2" w:rsidRPr="009561DD" w:rsidDel="00CF68D9" w:rsidRDefault="008316E2" w:rsidP="008316E2">
      <w:pPr>
        <w:jc w:val="both"/>
        <w:rPr>
          <w:del w:id="234" w:author="Dell" w:date="2026-07-29T09:41:00Z"/>
          <w:rFonts w:cstheme="minorHAnsi"/>
          <w:b/>
          <w:bCs/>
        </w:rPr>
      </w:pPr>
      <w:del w:id="235" w:author="Dell" w:date="2026-07-29T09:41:00Z">
        <w:r w:rsidRPr="009561DD" w:rsidDel="00CF68D9">
          <w:rPr>
            <w:rFonts w:cstheme="minorHAnsi"/>
            <w:b/>
            <w:bCs/>
          </w:rPr>
          <w:delText>2. Theoretical Background and Hypothesis Development</w:delText>
        </w:r>
      </w:del>
    </w:p>
    <w:p w14:paraId="636EC2D7" w14:textId="23502E24" w:rsidR="008316E2" w:rsidRPr="009561DD" w:rsidDel="00CF68D9" w:rsidRDefault="008316E2" w:rsidP="008316E2">
      <w:pPr>
        <w:jc w:val="both"/>
        <w:rPr>
          <w:del w:id="236" w:author="Dell" w:date="2026-07-29T09:41:00Z"/>
          <w:rFonts w:cstheme="minorHAnsi"/>
          <w:b/>
          <w:bCs/>
        </w:rPr>
      </w:pPr>
      <w:del w:id="237" w:author="Dell" w:date="2026-07-29T09:41:00Z">
        <w:r w:rsidRPr="009561DD" w:rsidDel="00CF68D9">
          <w:rPr>
            <w:rFonts w:cstheme="minorHAnsi"/>
            <w:b/>
            <w:bCs/>
          </w:rPr>
          <w:delText>2.1 Theoretical Background</w:delText>
        </w:r>
      </w:del>
    </w:p>
    <w:p w14:paraId="2B35AA84" w14:textId="77DECA15" w:rsidR="00BF5EA2" w:rsidRPr="009561DD" w:rsidDel="00CF68D9" w:rsidRDefault="00BF5EA2" w:rsidP="00BF5EA2">
      <w:pPr>
        <w:jc w:val="both"/>
        <w:rPr>
          <w:del w:id="238" w:author="Dell" w:date="2026-07-29T09:41:00Z"/>
          <w:rFonts w:cstheme="minorHAnsi"/>
          <w:bCs/>
        </w:rPr>
      </w:pPr>
      <w:del w:id="239" w:author="Dell" w:date="2026-07-29T09:41:00Z">
        <w:r w:rsidRPr="009561DD" w:rsidDel="00CF68D9">
          <w:rPr>
            <w:rFonts w:cstheme="minorHAnsi"/>
            <w:bCs/>
          </w:rPr>
          <w:delText>Digital transformation has radically changed the ways businesses are started, run, and grown. This makes digital transformation one of the main factors contributing to entrepreneurial growth. Increased use of digital technology has slowly started to break down many of the barriers that have existed traditionally for entrepreneurial success. These include lack of access to information, markets, finance, and business networking facilities. Using digital technology, entrepreneurs are able to get information about the market environment easily, communicate with customers in a less costly manner, transact over the Internet, and gain access to wider domestic and international markets.</w:delText>
        </w:r>
      </w:del>
    </w:p>
    <w:p w14:paraId="44DB5FD2" w14:textId="0A25F1DB" w:rsidR="00BF5EA2" w:rsidRPr="009561DD" w:rsidDel="00CF68D9" w:rsidRDefault="00BF5EA2" w:rsidP="008316E2">
      <w:pPr>
        <w:jc w:val="both"/>
        <w:rPr>
          <w:del w:id="240" w:author="Dell" w:date="2026-07-29T09:41:00Z"/>
          <w:rFonts w:cstheme="minorHAnsi"/>
          <w:bCs/>
        </w:rPr>
      </w:pPr>
      <w:del w:id="241" w:author="Dell" w:date="2026-07-29T09:41:00Z">
        <w:r w:rsidRPr="009561DD" w:rsidDel="00CF68D9">
          <w:rPr>
            <w:rFonts w:cstheme="minorHAnsi"/>
            <w:bCs/>
          </w:rPr>
          <w:delText xml:space="preserve">The </w:delText>
        </w:r>
        <w:r w:rsidR="00E821B4" w:rsidRPr="009561DD" w:rsidDel="00CF68D9">
          <w:rPr>
            <w:rFonts w:cstheme="minorHAnsi"/>
            <w:bCs/>
          </w:rPr>
          <w:delText>theoretical</w:delText>
        </w:r>
        <w:r w:rsidRPr="009561DD" w:rsidDel="00CF68D9">
          <w:rPr>
            <w:rFonts w:cstheme="minorHAnsi"/>
            <w:bCs/>
          </w:rPr>
          <w:delText xml:space="preserve"> relationship between digital transformation and entrepreneurship from a theoretical perspective can be explained by means of the Knowledge Spillover Theory of Entrepreneurship (KSTE). This theory demonstrates how the creation of knowledge and innovations creates entrepreneurial opportunities that help to achieve economic development (Acs et al., 2012). Digital technologies assist in this process by </w:delText>
        </w:r>
        <w:r w:rsidR="0068413E" w:rsidRPr="009561DD" w:rsidDel="00CF68D9">
          <w:rPr>
            <w:rFonts w:cstheme="minorHAnsi"/>
            <w:bCs/>
          </w:rPr>
          <w:delText>accelerating the</w:delText>
        </w:r>
        <w:r w:rsidRPr="009561DD" w:rsidDel="00CF68D9">
          <w:rPr>
            <w:rFonts w:cstheme="minorHAnsi"/>
            <w:bCs/>
          </w:rPr>
          <w:delText xml:space="preserve"> process of knowledge creation, distribution, and application to allow entrepreneurs to find opportunities, create innovations, and enhance</w:delText>
        </w:r>
      </w:del>
      <w:ins w:id="242" w:author="Microsoft Office User" w:date="2026-07-28T17:36:00Z">
        <w:del w:id="243" w:author="Dell" w:date="2026-07-29T09:41:00Z">
          <w:r w:rsidR="002573DC" w:rsidDel="00CF68D9">
            <w:rPr>
              <w:rFonts w:cstheme="minorHAnsi"/>
              <w:bCs/>
            </w:rPr>
            <w:delText>-</w:delText>
          </w:r>
        </w:del>
      </w:ins>
      <w:del w:id="244" w:author="Dell" w:date="2026-07-29T09:41:00Z">
        <w:r w:rsidRPr="009561DD" w:rsidDel="00CF68D9">
          <w:rPr>
            <w:rFonts w:cstheme="minorHAnsi"/>
            <w:bCs/>
          </w:rPr>
          <w:delText xml:space="preserve">  businesses performance (Autio et al., 2018; Nambisan, 2017).Consequently, digital transformation serves as an important mechanism through which knowledge spillovers are converted into entrepreneurial activities and economic growth. </w:delText>
        </w:r>
      </w:del>
    </w:p>
    <w:p w14:paraId="2EF7DB46" w14:textId="562E0C85" w:rsidR="008316E2" w:rsidRPr="009561DD" w:rsidDel="00CF68D9" w:rsidRDefault="00BF5EA2" w:rsidP="008316E2">
      <w:pPr>
        <w:jc w:val="both"/>
        <w:rPr>
          <w:del w:id="245" w:author="Dell" w:date="2026-07-29T09:41:00Z"/>
          <w:rFonts w:cstheme="minorHAnsi"/>
        </w:rPr>
      </w:pPr>
      <w:del w:id="246" w:author="Dell" w:date="2026-07-29T09:41:00Z">
        <w:r w:rsidRPr="009561DD" w:rsidDel="00CF68D9">
          <w:rPr>
            <w:rFonts w:cstheme="minorHAnsi"/>
          </w:rPr>
          <w:delText xml:space="preserve">In previous research, various mechanisms were found whereby digital transformation can enhance entrepreneurship. Digital platforms help firms access customers located outside their geographical locations, thus widening the markets (World Bank, 2016). Communication technology and digital financial services make it easy for firms to access financial assets and minimize transaction costs, especially in poor nations where financial assets are often limited (Aker &amp; Mbiti, 2010). </w:delText>
        </w:r>
        <w:r w:rsidR="002573DC" w:rsidRPr="009561DD" w:rsidDel="00CF68D9">
          <w:rPr>
            <w:rFonts w:cstheme="minorHAnsi"/>
          </w:rPr>
          <w:delText>L</w:delText>
        </w:r>
        <w:r w:rsidRPr="009561DD" w:rsidDel="00CF68D9">
          <w:rPr>
            <w:rFonts w:cstheme="minorHAnsi"/>
          </w:rPr>
          <w:delText>ikewise, digital technologies enhance communication, efficiency, innovations, and competitiveness in business. There exist positive correlations between ICT adoption and firm productivity and organizational effectiveness (Cardona et al., 2013), while digitalization helps firms to innovate new business models and create new value propositions (Ritter &amp; Pedersen, 2020). Based on the above theory, digital transformation is expected to foster entrepreneurship through knowledge, market, financial, and business opportunities access.</w:delText>
        </w:r>
      </w:del>
    </w:p>
    <w:p w14:paraId="75A3DA0D" w14:textId="1A27F5F8" w:rsidR="008316E2" w:rsidRPr="009561DD" w:rsidDel="00CF68D9" w:rsidRDefault="008316E2" w:rsidP="008316E2">
      <w:pPr>
        <w:jc w:val="both"/>
        <w:rPr>
          <w:del w:id="247" w:author="Dell" w:date="2026-07-29T09:41:00Z"/>
          <w:moveFrom w:id="248" w:author="Microsoft Office User" w:date="2026-07-28T17:37:00Z"/>
          <w:rFonts w:cstheme="minorHAnsi"/>
        </w:rPr>
      </w:pPr>
      <w:moveFromRangeStart w:id="249" w:author="Microsoft Office User" w:date="2026-07-28T17:37:00Z" w:name="move236152660"/>
      <w:moveFrom w:id="250" w:author="Microsoft Office User" w:date="2026-07-28T17:37:00Z">
        <w:del w:id="251" w:author="Dell" w:date="2026-07-29T09:41:00Z">
          <w:r w:rsidRPr="009561DD" w:rsidDel="00CF68D9">
            <w:rPr>
              <w:rFonts w:cstheme="minorHAnsi"/>
            </w:rPr>
            <w:delText>Based on these theoretical and empirical arguments, the present study proposes the following hypothesis:</w:delText>
          </w:r>
        </w:del>
      </w:moveFrom>
    </w:p>
    <w:p w14:paraId="29F12BD2" w14:textId="0AA2A0CC" w:rsidR="008316E2" w:rsidRPr="009561DD" w:rsidDel="00CF68D9" w:rsidRDefault="008316E2" w:rsidP="008316E2">
      <w:pPr>
        <w:jc w:val="both"/>
        <w:rPr>
          <w:del w:id="252" w:author="Dell" w:date="2026-07-29T09:41:00Z"/>
          <w:rFonts w:cstheme="minorHAnsi"/>
        </w:rPr>
      </w:pPr>
      <w:moveFrom w:id="253" w:author="Microsoft Office User" w:date="2026-07-28T17:37:00Z">
        <w:del w:id="254" w:author="Dell" w:date="2026-07-29T09:41:00Z">
          <w:r w:rsidRPr="009561DD" w:rsidDel="00CF68D9">
            <w:rPr>
              <w:rFonts w:cstheme="minorHAnsi"/>
              <w:b/>
              <w:bCs/>
            </w:rPr>
            <w:delText>H1:</w:delText>
          </w:r>
          <w:r w:rsidRPr="009561DD" w:rsidDel="00CF68D9">
            <w:rPr>
              <w:rFonts w:cstheme="minorHAnsi"/>
            </w:rPr>
            <w:delText xml:space="preserve"> Digital transformation has a positive and significant effect on entrepreneurial development in Nepal.</w:delText>
          </w:r>
        </w:del>
      </w:moveFrom>
      <w:moveFromRangeEnd w:id="249"/>
    </w:p>
    <w:p w14:paraId="242ADDF3" w14:textId="6AA6E66E" w:rsidR="008316E2" w:rsidRPr="009561DD" w:rsidDel="00CF68D9" w:rsidRDefault="008316E2" w:rsidP="008316E2">
      <w:pPr>
        <w:jc w:val="both"/>
        <w:rPr>
          <w:del w:id="255" w:author="Dell" w:date="2026-07-29T09:41:00Z"/>
          <w:rFonts w:cstheme="minorHAnsi"/>
        </w:rPr>
      </w:pPr>
    </w:p>
    <w:p w14:paraId="1B9171C5" w14:textId="61663D52" w:rsidR="008316E2" w:rsidRPr="009561DD" w:rsidDel="00CF68D9" w:rsidRDefault="008316E2" w:rsidP="008316E2">
      <w:pPr>
        <w:jc w:val="both"/>
        <w:rPr>
          <w:del w:id="256" w:author="Dell" w:date="2026-07-29T09:41:00Z"/>
          <w:rFonts w:cstheme="minorHAnsi"/>
          <w:b/>
          <w:bCs/>
        </w:rPr>
      </w:pPr>
      <w:del w:id="257" w:author="Dell" w:date="2026-07-29T09:41:00Z">
        <w:r w:rsidRPr="009561DD" w:rsidDel="00CF68D9">
          <w:rPr>
            <w:rFonts w:cstheme="minorHAnsi"/>
            <w:b/>
            <w:bCs/>
          </w:rPr>
          <w:delText>2.2 Digital Transformation Dimensions</w:delText>
        </w:r>
      </w:del>
    </w:p>
    <w:p w14:paraId="35C658C6" w14:textId="0C8C8777" w:rsidR="007E7D2A" w:rsidRPr="009561DD" w:rsidDel="00CF68D9" w:rsidRDefault="007E7D2A" w:rsidP="008316E2">
      <w:pPr>
        <w:jc w:val="both"/>
        <w:rPr>
          <w:del w:id="258" w:author="Dell" w:date="2026-07-29T09:41:00Z"/>
          <w:rFonts w:cstheme="minorHAnsi"/>
        </w:rPr>
      </w:pPr>
      <w:del w:id="259" w:author="Dell" w:date="2026-07-29T09:41:00Z">
        <w:r w:rsidRPr="009561DD" w:rsidDel="00CF68D9">
          <w:rPr>
            <w:rFonts w:cstheme="minorHAnsi"/>
          </w:rPr>
          <w:delText>Digital transformation is a multidimensional phenomenon that involves various</w:delText>
        </w:r>
      </w:del>
      <w:del w:id="260" w:author="Dell" w:date="2026-07-28T18:41:00Z">
        <w:r w:rsidRPr="009561DD" w:rsidDel="008E14B1">
          <w:rPr>
            <w:rFonts w:cstheme="minorHAnsi"/>
          </w:rPr>
          <w:delText xml:space="preserve"> </w:delText>
        </w:r>
      </w:del>
      <w:del w:id="261" w:author="Dell" w:date="2026-07-29T09:41:00Z">
        <w:r w:rsidRPr="009561DD" w:rsidDel="00CF68D9">
          <w:rPr>
            <w:rFonts w:cstheme="minorHAnsi"/>
          </w:rPr>
          <w:delText xml:space="preserve"> complementary digital technologies. Internet </w:delText>
        </w:r>
        <w:r w:rsidR="00E821B4" w:rsidRPr="009561DD" w:rsidDel="00CF68D9">
          <w:rPr>
            <w:rFonts w:cstheme="minorHAnsi"/>
          </w:rPr>
          <w:delText>usage</w:delText>
        </w:r>
        <w:r w:rsidRPr="009561DD" w:rsidDel="00CF68D9">
          <w:rPr>
            <w:rFonts w:cstheme="minorHAnsi"/>
          </w:rPr>
          <w:delText xml:space="preserve">, mobile communications, broadband connectivity, information and communication technology development, and digital infrastructure have been widely used as measures of digital transformation, </w:delText>
        </w:r>
        <w:r w:rsidR="00E821B4" w:rsidRPr="009561DD" w:rsidDel="00CF68D9">
          <w:rPr>
            <w:rFonts w:cstheme="minorHAnsi"/>
          </w:rPr>
          <w:delText>each representing a different dimension relevant to entrepreneurial activity.</w:delText>
        </w:r>
      </w:del>
    </w:p>
    <w:p w14:paraId="15488557" w14:textId="3004E5E9" w:rsidR="007E7D2A" w:rsidRPr="009561DD" w:rsidDel="00CF68D9" w:rsidRDefault="007E7D2A" w:rsidP="008316E2">
      <w:pPr>
        <w:jc w:val="both"/>
        <w:rPr>
          <w:del w:id="262" w:author="Dell" w:date="2026-07-29T09:41:00Z"/>
          <w:rFonts w:cstheme="minorHAnsi"/>
        </w:rPr>
      </w:pPr>
      <w:del w:id="263" w:author="Dell" w:date="2026-07-29T09:41:00Z">
        <w:r w:rsidRPr="009561DD" w:rsidDel="00CF68D9">
          <w:rPr>
            <w:rFonts w:cstheme="minorHAnsi"/>
          </w:rPr>
          <w:delText>The use of the internet enables entrepreneurs to gather information about their business, interact with their customers and suppliers, conduct business on digit</w:delText>
        </w:r>
        <w:r w:rsidR="00E821B4" w:rsidRPr="009561DD" w:rsidDel="00CF68D9">
          <w:rPr>
            <w:rFonts w:cstheme="minorHAnsi"/>
          </w:rPr>
          <w:delText>al platforms, and utilize digital</w:delText>
        </w:r>
        <w:r w:rsidRPr="009561DD" w:rsidDel="00CF68D9">
          <w:rPr>
            <w:rFonts w:cstheme="minorHAnsi"/>
          </w:rPr>
          <w:delText xml:space="preserve"> business services. Broadba</w:delText>
        </w:r>
        <w:r w:rsidR="00E821B4" w:rsidRPr="009561DD" w:rsidDel="00CF68D9">
          <w:rPr>
            <w:rFonts w:cstheme="minorHAnsi"/>
          </w:rPr>
          <w:delText>nd connections provide</w:delText>
        </w:r>
        <w:r w:rsidRPr="009561DD" w:rsidDel="00CF68D9">
          <w:rPr>
            <w:rFonts w:cstheme="minorHAnsi"/>
          </w:rPr>
          <w:delText xml:space="preserve"> fast internet connection and allow businesses to use digital platforms, cloud computing, e-commerce, and other technology-intensive operations. Mobile cellular subscriptions facilitate communicating with others and have been crucial in fostering mobile banking and digital payments i</w:delText>
        </w:r>
        <w:r w:rsidR="00E821B4" w:rsidRPr="009561DD" w:rsidDel="00CF68D9">
          <w:rPr>
            <w:rFonts w:cstheme="minorHAnsi"/>
          </w:rPr>
          <w:delText>n</w:delText>
        </w:r>
      </w:del>
      <w:del w:id="264" w:author="Dell" w:date="2026-07-28T22:09:00Z">
        <w:r w:rsidR="00E821B4" w:rsidRPr="009561DD" w:rsidDel="007722EA">
          <w:rPr>
            <w:rFonts w:cstheme="minorHAnsi"/>
          </w:rPr>
          <w:delText xml:space="preserve"> </w:delText>
        </w:r>
      </w:del>
      <w:del w:id="265" w:author="Dell" w:date="2026-07-29T09:41:00Z">
        <w:r w:rsidRPr="009561DD" w:rsidDel="00CF68D9">
          <w:rPr>
            <w:rFonts w:cstheme="minorHAnsi"/>
          </w:rPr>
          <w:delText xml:space="preserve"> developing nations (Aker &amp; Mbiti, 2010). </w:delText>
        </w:r>
        <w:r w:rsidR="00E821B4" w:rsidRPr="009561DD" w:rsidDel="00CF68D9">
          <w:rPr>
            <w:rFonts w:cstheme="minorHAnsi"/>
          </w:rPr>
          <w:delText xml:space="preserve">ICT service exports indicate </w:delText>
        </w:r>
        <w:r w:rsidRPr="009561DD" w:rsidDel="00CF68D9">
          <w:rPr>
            <w:rFonts w:cstheme="minorHAnsi"/>
          </w:rPr>
          <w:delText xml:space="preserve">the digital competence and technological capabilities of an economy and also creates knowledge spillovers that could stimulate entrepreneurship (Autio et al., 2018). Secure internet servers denote the security and reliability of </w:delText>
        </w:r>
        <w:r w:rsidR="00E821B4" w:rsidRPr="009561DD" w:rsidDel="00CF68D9">
          <w:rPr>
            <w:rFonts w:cstheme="minorHAnsi"/>
          </w:rPr>
          <w:delText xml:space="preserve">digital infrastructure which are </w:delText>
        </w:r>
        <w:r w:rsidRPr="009561DD" w:rsidDel="00CF68D9">
          <w:rPr>
            <w:rFonts w:cstheme="minorHAnsi"/>
          </w:rPr>
          <w:delText>important for conducting online business.</w:delText>
        </w:r>
      </w:del>
    </w:p>
    <w:p w14:paraId="1A30132E" w14:textId="397ED730" w:rsidR="008316E2" w:rsidRPr="009561DD" w:rsidDel="00CF68D9" w:rsidRDefault="007E7D2A" w:rsidP="008316E2">
      <w:pPr>
        <w:jc w:val="both"/>
        <w:rPr>
          <w:del w:id="266" w:author="Dell" w:date="2026-07-29T09:41:00Z"/>
          <w:rFonts w:cstheme="minorHAnsi"/>
        </w:rPr>
      </w:pPr>
      <w:del w:id="267" w:author="Dell" w:date="2026-07-29T09:41:00Z">
        <w:r w:rsidRPr="009561DD" w:rsidDel="00CF68D9">
          <w:rPr>
            <w:rFonts w:cstheme="minorHAnsi"/>
          </w:rPr>
          <w:delText xml:space="preserve">These five indicators collectively represent various dimensions of digital transformation. Nonetheless, due to their high level of correlation, their simultaneous use in the regression </w:delText>
        </w:r>
        <w:r w:rsidR="00E821B4" w:rsidRPr="009561DD" w:rsidDel="00CF68D9">
          <w:rPr>
            <w:rFonts w:cstheme="minorHAnsi"/>
          </w:rPr>
          <w:delText>could result in multicollinearity and make the estimated coefficients difficult to interpret</w:delText>
        </w:r>
        <w:r w:rsidRPr="009561DD" w:rsidDel="00CF68D9">
          <w:rPr>
            <w:rFonts w:cstheme="minorHAnsi"/>
          </w:rPr>
          <w:delText xml:space="preserve">. </w:delText>
        </w:r>
        <w:r w:rsidR="003C0512" w:rsidRPr="009561DD" w:rsidDel="00CF68D9">
          <w:rPr>
            <w:rFonts w:cstheme="minorHAnsi"/>
          </w:rPr>
          <w:delText xml:space="preserve">For this reason, this study combines these five measures </w:delText>
        </w:r>
        <w:r w:rsidRPr="009561DD" w:rsidDel="00CF68D9">
          <w:rPr>
            <w:rFonts w:cstheme="minorHAnsi"/>
          </w:rPr>
          <w:delText>into an DTI, thus allowing for measurement of digital transformation as a whole without any problem of multicollinearity.</w:delText>
        </w:r>
      </w:del>
    </w:p>
    <w:p w14:paraId="415C8482" w14:textId="4D6AC46F" w:rsidR="008316E2" w:rsidRPr="009561DD" w:rsidDel="00CF68D9" w:rsidRDefault="008316E2" w:rsidP="008316E2">
      <w:pPr>
        <w:jc w:val="both"/>
        <w:rPr>
          <w:del w:id="268" w:author="Dell" w:date="2026-07-29T09:41:00Z"/>
          <w:rFonts w:cstheme="minorHAnsi"/>
          <w:b/>
          <w:bCs/>
        </w:rPr>
      </w:pPr>
      <w:del w:id="269" w:author="Dell" w:date="2026-07-29T09:41:00Z">
        <w:r w:rsidRPr="009561DD" w:rsidDel="00CF68D9">
          <w:rPr>
            <w:rFonts w:cstheme="minorHAnsi"/>
            <w:b/>
            <w:bCs/>
          </w:rPr>
          <w:delText>2.3 Moderating Role of Macroeconomic Factors</w:delText>
        </w:r>
      </w:del>
    </w:p>
    <w:p w14:paraId="15543CEE" w14:textId="41EE05F7" w:rsidR="007E7D2A" w:rsidRPr="009561DD" w:rsidDel="00CF68D9" w:rsidRDefault="003C0512" w:rsidP="008316E2">
      <w:pPr>
        <w:jc w:val="both"/>
        <w:rPr>
          <w:del w:id="270" w:author="Dell" w:date="2026-07-29T09:41:00Z"/>
          <w:rFonts w:cstheme="minorHAnsi"/>
        </w:rPr>
      </w:pPr>
      <w:del w:id="271" w:author="Dell" w:date="2026-07-29T09:41:00Z">
        <w:r w:rsidRPr="009561DD" w:rsidDel="00CF68D9">
          <w:rPr>
            <w:rFonts w:cstheme="minorHAnsi"/>
          </w:rPr>
          <w:delText xml:space="preserve">Though digital transformation is believed to facilitate entrepreneurship, its effectiveness may depend </w:delText>
        </w:r>
        <w:r w:rsidR="007E7D2A" w:rsidRPr="009561DD" w:rsidDel="00CF68D9">
          <w:rPr>
            <w:rFonts w:cstheme="minorHAnsi"/>
          </w:rPr>
          <w:delText xml:space="preserve">upon the wider macroeconomic environment. </w:delText>
        </w:r>
        <w:r w:rsidRPr="009561DD" w:rsidDel="00CF68D9">
          <w:rPr>
            <w:rFonts w:cstheme="minorHAnsi"/>
          </w:rPr>
          <w:delText xml:space="preserve">Economic conditions influence </w:delText>
        </w:r>
        <w:r w:rsidR="007E7D2A" w:rsidRPr="009561DD" w:rsidDel="00CF68D9">
          <w:rPr>
            <w:rFonts w:cstheme="minorHAnsi"/>
          </w:rPr>
          <w:delText>the amount of money available, investment possibilities, market demands, and institutions that affect the entrepreneurship.</w:delText>
        </w:r>
      </w:del>
    </w:p>
    <w:p w14:paraId="5BB237CC" w14:textId="5A23FFAF" w:rsidR="008316E2" w:rsidRPr="009561DD" w:rsidDel="00CF68D9" w:rsidRDefault="007E7D2A" w:rsidP="008316E2">
      <w:pPr>
        <w:jc w:val="both"/>
        <w:rPr>
          <w:del w:id="272" w:author="Dell" w:date="2026-07-29T09:41:00Z"/>
          <w:rFonts w:cstheme="minorHAnsi"/>
        </w:rPr>
      </w:pPr>
      <w:del w:id="273" w:author="Dell" w:date="2026-07-29T09:41:00Z">
        <w:r w:rsidRPr="009561DD" w:rsidDel="00CF68D9">
          <w:rPr>
            <w:rFonts w:cstheme="minorHAnsi"/>
          </w:rPr>
          <w:delText>Economic growth creates a positive environment for the establishment of new businesses and opportunities through higher business opportunities and demand from consumers. Similarly, increased avai</w:delText>
        </w:r>
        <w:r w:rsidR="003C0512" w:rsidRPr="009561DD" w:rsidDel="00CF68D9">
          <w:rPr>
            <w:rFonts w:cstheme="minorHAnsi"/>
          </w:rPr>
          <w:delText>lability of financial resources can be used to expand and innovate businesses</w:delText>
        </w:r>
        <w:r w:rsidRPr="009561DD" w:rsidDel="00CF68D9">
          <w:rPr>
            <w:rFonts w:cstheme="minorHAnsi"/>
          </w:rPr>
          <w:delText xml:space="preserve">. It has been demonstrated in earlier studies that financial development is a significant factor in explaining entrepreneurial activities </w:delText>
        </w:r>
        <w:r w:rsidR="003C0512" w:rsidRPr="009561DD" w:rsidDel="00CF68D9">
          <w:rPr>
            <w:rFonts w:cstheme="minorHAnsi"/>
          </w:rPr>
          <w:delText xml:space="preserve">because they reduce borrowing constraints </w:delText>
        </w:r>
        <w:r w:rsidRPr="009561DD" w:rsidDel="00CF68D9">
          <w:rPr>
            <w:rFonts w:cstheme="minorHAnsi"/>
          </w:rPr>
          <w:delText xml:space="preserve">for small and medium enterprises (Beck et al., 2018; Brixiová et al., 2020). Hence, </w:delText>
        </w:r>
        <w:r w:rsidR="003C0512" w:rsidRPr="009561DD" w:rsidDel="00CF68D9">
          <w:rPr>
            <w:rFonts w:cstheme="minorHAnsi"/>
          </w:rPr>
          <w:delText xml:space="preserve">digitalization could have a greater impact </w:delText>
        </w:r>
        <w:r w:rsidRPr="009561DD" w:rsidDel="00CF68D9">
          <w:rPr>
            <w:rFonts w:cstheme="minorHAnsi"/>
          </w:rPr>
          <w:delText xml:space="preserve">on entrepreneurial activities </w:delText>
        </w:r>
        <w:r w:rsidR="003C0512" w:rsidRPr="009561DD" w:rsidDel="00CF68D9">
          <w:rPr>
            <w:rFonts w:cstheme="minorHAnsi"/>
          </w:rPr>
          <w:delText>when the economy is stable than when it is unstable.</w:delText>
        </w:r>
      </w:del>
    </w:p>
    <w:p w14:paraId="5F1375EF" w14:textId="1EA6774E" w:rsidR="007E7D2A" w:rsidRPr="009561DD" w:rsidDel="00CF68D9" w:rsidRDefault="003C0512" w:rsidP="008316E2">
      <w:pPr>
        <w:jc w:val="both"/>
        <w:rPr>
          <w:del w:id="274" w:author="Dell" w:date="2026-07-29T09:41:00Z"/>
          <w:rFonts w:cstheme="minorHAnsi"/>
        </w:rPr>
      </w:pPr>
      <w:del w:id="275" w:author="Dell" w:date="2026-07-29T09:41:00Z">
        <w:r w:rsidRPr="009561DD" w:rsidDel="00CF68D9">
          <w:rPr>
            <w:rFonts w:cstheme="minorHAnsi"/>
          </w:rPr>
          <w:delText xml:space="preserve">This study explores </w:delText>
        </w:r>
        <w:r w:rsidR="007E7D2A" w:rsidRPr="009561DD" w:rsidDel="00CF68D9">
          <w:rPr>
            <w:rFonts w:cstheme="minorHAnsi"/>
          </w:rPr>
          <w:delText>the role that certain macroeconomic variables play in moderating the effect of digital transformation on entrepreneurship development.</w:delText>
        </w:r>
      </w:del>
    </w:p>
    <w:p w14:paraId="08A03016" w14:textId="538A293D" w:rsidR="008316E2" w:rsidRPr="009561DD" w:rsidDel="00CF68D9" w:rsidRDefault="008316E2" w:rsidP="008316E2">
      <w:pPr>
        <w:jc w:val="both"/>
        <w:rPr>
          <w:del w:id="276" w:author="Dell" w:date="2026-07-29T09:41:00Z"/>
          <w:moveFrom w:id="277" w:author="Microsoft Office User" w:date="2026-07-28T17:38:00Z"/>
          <w:rFonts w:cstheme="minorHAnsi"/>
        </w:rPr>
      </w:pPr>
      <w:moveFromRangeStart w:id="278" w:author="Microsoft Office User" w:date="2026-07-28T17:38:00Z" w:name="move236152713"/>
      <w:moveFrom w:id="279" w:author="Microsoft Office User" w:date="2026-07-28T17:38:00Z">
        <w:del w:id="280" w:author="Dell" w:date="2026-07-29T09:41:00Z">
          <w:r w:rsidRPr="009561DD" w:rsidDel="00CF68D9">
            <w:rPr>
              <w:rFonts w:cstheme="minorHAnsi"/>
            </w:rPr>
            <w:delText>Accordingly, the study proposes the following hypothesis:</w:delText>
          </w:r>
        </w:del>
      </w:moveFrom>
    </w:p>
    <w:p w14:paraId="046182CE" w14:textId="157629B9" w:rsidR="008316E2" w:rsidRPr="009561DD" w:rsidDel="00CF68D9" w:rsidRDefault="007E7D2A" w:rsidP="008316E2">
      <w:pPr>
        <w:jc w:val="both"/>
        <w:rPr>
          <w:del w:id="281" w:author="Dell" w:date="2026-07-29T09:41:00Z"/>
          <w:moveFrom w:id="282" w:author="Microsoft Office User" w:date="2026-07-28T17:38:00Z"/>
          <w:rFonts w:cstheme="minorHAnsi"/>
        </w:rPr>
      </w:pPr>
      <w:moveFrom w:id="283" w:author="Microsoft Office User" w:date="2026-07-28T17:38:00Z">
        <w:del w:id="284" w:author="Dell" w:date="2026-07-29T09:41:00Z">
          <w:r w:rsidRPr="009561DD" w:rsidDel="00CF68D9">
            <w:rPr>
              <w:rFonts w:cstheme="minorHAnsi"/>
              <w:bCs/>
            </w:rPr>
            <w:delText>H2: Macro-economic variables have significant moderation effect on the relationship between digital transformation and entrepreneurial development in Nepal.</w:delText>
          </w:r>
        </w:del>
      </w:moveFrom>
    </w:p>
    <w:moveFromRangeEnd w:id="278"/>
    <w:p w14:paraId="2BE3BEE7" w14:textId="0C7A76B2" w:rsidR="008316E2" w:rsidRPr="009561DD" w:rsidDel="00CF68D9" w:rsidRDefault="008316E2" w:rsidP="008316E2">
      <w:pPr>
        <w:jc w:val="both"/>
        <w:rPr>
          <w:del w:id="285" w:author="Dell" w:date="2026-07-29T09:41:00Z"/>
          <w:rFonts w:cstheme="minorHAnsi"/>
          <w:b/>
          <w:bCs/>
        </w:rPr>
      </w:pPr>
      <w:del w:id="286" w:author="Dell" w:date="2026-07-29T09:41:00Z">
        <w:r w:rsidRPr="009561DD" w:rsidDel="00CF68D9">
          <w:rPr>
            <w:rFonts w:cstheme="minorHAnsi"/>
            <w:b/>
            <w:bCs/>
          </w:rPr>
          <w:delText>2.4 Dynamic Relationship between Digital Transformation and Entrepreneurship</w:delText>
        </w:r>
      </w:del>
    </w:p>
    <w:p w14:paraId="5B1F61E2" w14:textId="68E42F55" w:rsidR="007E7D2A" w:rsidRPr="009561DD" w:rsidDel="00CF68D9" w:rsidRDefault="007E7D2A" w:rsidP="008316E2">
      <w:pPr>
        <w:jc w:val="both"/>
        <w:rPr>
          <w:del w:id="287" w:author="Dell" w:date="2026-07-29T09:41:00Z"/>
          <w:rFonts w:cstheme="minorHAnsi"/>
        </w:rPr>
      </w:pPr>
      <w:del w:id="288" w:author="Dell" w:date="2026-07-29T09:41:00Z">
        <w:r w:rsidRPr="009561DD" w:rsidDel="00CF68D9">
          <w:rPr>
            <w:rFonts w:cstheme="minorHAnsi"/>
          </w:rPr>
          <w:delText xml:space="preserve">The relationship between digital transformation and entrepreneurship development </w:delText>
        </w:r>
        <w:r w:rsidR="003C0512" w:rsidRPr="009561DD" w:rsidDel="00CF68D9">
          <w:rPr>
            <w:rFonts w:cstheme="minorHAnsi"/>
          </w:rPr>
          <w:delText>may not occur immediately</w:delText>
        </w:r>
        <w:r w:rsidRPr="009561DD" w:rsidDel="00CF68D9">
          <w:rPr>
            <w:rFonts w:cstheme="minorHAnsi"/>
          </w:rPr>
          <w:delText xml:space="preserve">. The use of technologies such as digital infrastructure investments, internet </w:delText>
        </w:r>
        <w:r w:rsidR="003C0512" w:rsidRPr="009561DD" w:rsidDel="00CF68D9">
          <w:rPr>
            <w:rFonts w:cstheme="minorHAnsi"/>
          </w:rPr>
          <w:delText>usage, and digital capabilities may take time before their impact on entrepreneurship becomes evident</w:delText>
        </w:r>
        <w:r w:rsidRPr="009561DD" w:rsidDel="00CF68D9">
          <w:rPr>
            <w:rFonts w:cstheme="minorHAnsi"/>
          </w:rPr>
          <w:delText>. Thus, the connection ma</w:delText>
        </w:r>
        <w:r w:rsidR="00950538" w:rsidRPr="009561DD" w:rsidDel="00CF68D9">
          <w:rPr>
            <w:rFonts w:cstheme="minorHAnsi"/>
          </w:rPr>
          <w:delText>y be different in the short-run  and the long-run</w:delText>
        </w:r>
        <w:r w:rsidRPr="009561DD" w:rsidDel="00CF68D9">
          <w:rPr>
            <w:rFonts w:cstheme="minorHAnsi"/>
          </w:rPr>
          <w:delText>.</w:delText>
        </w:r>
      </w:del>
    </w:p>
    <w:p w14:paraId="5DFAFD42" w14:textId="11B7F34A" w:rsidR="00E821B4" w:rsidRPr="009561DD" w:rsidDel="00CF68D9" w:rsidRDefault="007E7D2A" w:rsidP="008316E2">
      <w:pPr>
        <w:jc w:val="both"/>
        <w:rPr>
          <w:del w:id="289" w:author="Dell" w:date="2026-07-29T09:41:00Z"/>
          <w:rFonts w:cstheme="minorHAnsi"/>
        </w:rPr>
      </w:pPr>
      <w:del w:id="290" w:author="Dell" w:date="2026-07-29T09:41:00Z">
        <w:r w:rsidRPr="009561DD" w:rsidDel="00CF68D9">
          <w:rPr>
            <w:rFonts w:cstheme="minorHAnsi"/>
          </w:rPr>
          <w:delText>Non-stationary characteristics are common in time series such as the digital transformation and entrep</w:delText>
        </w:r>
        <w:r w:rsidR="003C0512" w:rsidRPr="009561DD" w:rsidDel="00CF68D9">
          <w:rPr>
            <w:rFonts w:cstheme="minorHAnsi"/>
          </w:rPr>
          <w:delText>reneurial development process. T</w:delText>
        </w:r>
        <w:r w:rsidRPr="009561DD" w:rsidDel="00CF68D9">
          <w:rPr>
            <w:rFonts w:cstheme="minorHAnsi"/>
          </w:rPr>
          <w:delText xml:space="preserve">herefore, </w:delText>
        </w:r>
        <w:r w:rsidR="00E821B4" w:rsidRPr="009561DD" w:rsidDel="00CF68D9">
          <w:rPr>
            <w:rFonts w:cstheme="minorHAnsi"/>
          </w:rPr>
          <w:delText>it</w:delText>
        </w:r>
        <w:r w:rsidRPr="009561DD" w:rsidDel="00CF68D9">
          <w:rPr>
            <w:rFonts w:cstheme="minorHAnsi"/>
          </w:rPr>
          <w:delText xml:space="preserve"> </w:delText>
        </w:r>
        <w:r w:rsidR="00E821B4" w:rsidRPr="009561DD" w:rsidDel="00CF68D9">
          <w:rPr>
            <w:rFonts w:cstheme="minorHAnsi"/>
          </w:rPr>
          <w:delText>is</w:delText>
        </w:r>
        <w:r w:rsidR="000B5EB3" w:rsidRPr="009561DD" w:rsidDel="00CF68D9">
          <w:rPr>
            <w:rFonts w:cstheme="minorHAnsi"/>
          </w:rPr>
          <w:delText xml:space="preserve"> quite</w:delText>
        </w:r>
        <w:r w:rsidR="00E821B4" w:rsidRPr="009561DD" w:rsidDel="00CF68D9">
          <w:rPr>
            <w:rFonts w:cstheme="minorHAnsi"/>
          </w:rPr>
          <w:delText xml:space="preserve"> important</w:delText>
        </w:r>
        <w:r w:rsidRPr="009561DD" w:rsidDel="00CF68D9">
          <w:rPr>
            <w:rFonts w:cstheme="minorHAnsi"/>
          </w:rPr>
          <w:delText xml:space="preserve"> to differentiate between the short-run adjustment process and the long-run equilibrium process. </w:delText>
        </w:r>
        <w:r w:rsidR="003C0512" w:rsidRPr="009561DD" w:rsidDel="00CF68D9">
          <w:rPr>
            <w:rFonts w:cstheme="minorHAnsi"/>
          </w:rPr>
          <w:delText xml:space="preserve">The ARDL approach introduced by Pesaran et al. (2001) provides an appropriate framework </w:delText>
        </w:r>
        <w:r w:rsidRPr="009561DD" w:rsidDel="00CF68D9">
          <w:rPr>
            <w:rFonts w:cstheme="minorHAnsi"/>
          </w:rPr>
          <w:delText>for estimating short-run dynamics and</w:delText>
        </w:r>
        <w:r w:rsidR="003C0512" w:rsidRPr="009561DD" w:rsidDel="00CF68D9">
          <w:rPr>
            <w:rFonts w:cstheme="minorHAnsi"/>
          </w:rPr>
          <w:delText xml:space="preserve"> the</w:delText>
        </w:r>
        <w:r w:rsidRPr="009561DD" w:rsidDel="00CF68D9">
          <w:rPr>
            <w:rFonts w:cstheme="minorHAnsi"/>
          </w:rPr>
          <w:delText xml:space="preserve"> long-run relationship among </w:delText>
        </w:r>
        <w:r w:rsidR="003C0512" w:rsidRPr="009561DD" w:rsidDel="00CF68D9">
          <w:rPr>
            <w:rFonts w:cstheme="minorHAnsi"/>
          </w:rPr>
          <w:delText>variables that are integrated of different orders</w:delText>
        </w:r>
        <w:r w:rsidR="00E821B4" w:rsidRPr="009561DD" w:rsidDel="00CF68D9">
          <w:rPr>
            <w:rFonts w:cstheme="minorHAnsi"/>
          </w:rPr>
          <w:delText>,</w:delText>
        </w:r>
        <w:r w:rsidRPr="009561DD" w:rsidDel="00CF68D9">
          <w:rPr>
            <w:rFonts w:cstheme="minorHAnsi"/>
          </w:rPr>
          <w:delText xml:space="preserve"> provided that none is integrated of order two.</w:delText>
        </w:r>
      </w:del>
    </w:p>
    <w:p w14:paraId="00D2A4DF" w14:textId="0D156F5F" w:rsidR="008316E2" w:rsidRPr="009561DD" w:rsidDel="00D71094" w:rsidRDefault="008316E2" w:rsidP="008316E2">
      <w:pPr>
        <w:jc w:val="both"/>
        <w:rPr>
          <w:moveFrom w:id="291" w:author="Microsoft Office User" w:date="2026-07-28T17:38:00Z"/>
          <w:rFonts w:cstheme="minorHAnsi"/>
        </w:rPr>
      </w:pPr>
      <w:moveFromRangeStart w:id="292" w:author="Microsoft Office User" w:date="2026-07-28T17:38:00Z" w:name="move236152747"/>
      <w:commentRangeStart w:id="293"/>
      <w:moveFrom w:id="294" w:author="Microsoft Office User" w:date="2026-07-28T17:38:00Z">
        <w:r w:rsidRPr="009561DD" w:rsidDel="00D71094">
          <w:rPr>
            <w:rFonts w:cstheme="minorHAnsi"/>
          </w:rPr>
          <w:t>Based on this theoretical expectation, the study proposes the following hypothesis:</w:t>
        </w:r>
      </w:moveFrom>
    </w:p>
    <w:p w14:paraId="309B5CED" w14:textId="63C740F3" w:rsidR="002573DC" w:rsidRPr="009561DD" w:rsidDel="00D71094" w:rsidRDefault="00E821B4" w:rsidP="00974BFE">
      <w:pPr>
        <w:jc w:val="both"/>
        <w:rPr>
          <w:del w:id="295" w:author="Microsoft Office User" w:date="2026-07-28T17:46:00Z"/>
          <w:rFonts w:cstheme="minorHAnsi"/>
        </w:rPr>
      </w:pPr>
      <w:moveFrom w:id="296" w:author="Microsoft Office User" w:date="2026-07-28T17:38:00Z">
        <w:del w:id="297" w:author="Microsoft Office User" w:date="2026-07-28T17:40:00Z">
          <w:r w:rsidRPr="009561DD" w:rsidDel="00D71094">
            <w:rPr>
              <w:rFonts w:cstheme="minorHAnsi"/>
              <w:bCs/>
            </w:rPr>
            <w:delText>H3: Digital transformation has different short-run and long-run impacts on entrepreneurial development in Nepal.</w:delText>
          </w:r>
          <w:r w:rsidR="00882756" w:rsidRPr="009561DD" w:rsidDel="00D71094">
            <w:rPr>
              <w:rFonts w:cstheme="minorHAnsi"/>
              <w:bCs/>
            </w:rPr>
            <w:delText xml:space="preserve"> </w:delText>
          </w:r>
        </w:del>
      </w:moveFrom>
      <w:moveFromRangeEnd w:id="292"/>
    </w:p>
    <w:p w14:paraId="582A12D0" w14:textId="77777777" w:rsidR="00974BFE" w:rsidRPr="009561DD" w:rsidRDefault="00974BFE" w:rsidP="00974BFE">
      <w:pPr>
        <w:jc w:val="both"/>
        <w:rPr>
          <w:rFonts w:cstheme="minorHAnsi"/>
          <w:b/>
          <w:bCs/>
        </w:rPr>
      </w:pPr>
      <w:r w:rsidRPr="009561DD">
        <w:rPr>
          <w:rFonts w:cstheme="minorHAnsi"/>
          <w:b/>
          <w:bCs/>
        </w:rPr>
        <w:t>3. Data and Methodology</w:t>
      </w:r>
      <w:commentRangeEnd w:id="293"/>
      <w:r w:rsidR="009E4A82">
        <w:rPr>
          <w:rStyle w:val="CommentReference"/>
        </w:rPr>
        <w:commentReference w:id="293"/>
      </w:r>
    </w:p>
    <w:p w14:paraId="6120ABE9" w14:textId="654FBCE7" w:rsidR="00974BFE" w:rsidRDefault="00974BFE" w:rsidP="00974BFE">
      <w:pPr>
        <w:jc w:val="both"/>
        <w:rPr>
          <w:ins w:id="298" w:author="Dell" w:date="2026-07-29T12:40:00Z"/>
          <w:rFonts w:cstheme="minorHAnsi"/>
          <w:b/>
          <w:bCs/>
        </w:rPr>
      </w:pPr>
      <w:r w:rsidRPr="009561DD">
        <w:rPr>
          <w:rFonts w:cstheme="minorHAnsi"/>
          <w:b/>
          <w:bCs/>
        </w:rPr>
        <w:t>3.1 Data</w:t>
      </w:r>
    </w:p>
    <w:p w14:paraId="3F0ECE2C" w14:textId="26574273" w:rsidR="00C45002" w:rsidRDefault="00C45002" w:rsidP="00974BFE">
      <w:pPr>
        <w:jc w:val="both"/>
        <w:rPr>
          <w:ins w:id="299" w:author="Dell" w:date="2026-07-29T12:45:00Z"/>
          <w:rFonts w:cstheme="minorHAnsi"/>
          <w:bCs/>
        </w:rPr>
      </w:pPr>
      <w:ins w:id="300" w:author="Dell" w:date="2026-07-29T12:40:00Z">
        <w:r w:rsidRPr="00C45002">
          <w:rPr>
            <w:rFonts w:cstheme="minorHAnsi"/>
            <w:bCs/>
            <w:rPrChange w:id="301" w:author="Dell" w:date="2026-07-29T12:40:00Z">
              <w:rPr>
                <w:rFonts w:cstheme="minorHAnsi"/>
                <w:b/>
                <w:bCs/>
              </w:rPr>
            </w:rPrChange>
          </w:rPr>
          <w:t>The empirical analysis covers Nepal over the period 2006–2024, comprising 19 annual observations. This time span was chosen based on data availability for all variables of interest. All data were obtained from the World Bank's World Development Indicators and Entrepreneurship Database (World Bank, 2022).</w:t>
        </w:r>
      </w:ins>
    </w:p>
    <w:p w14:paraId="2B741170" w14:textId="23F7834F" w:rsidR="00B11849" w:rsidRDefault="00B11849" w:rsidP="00974BFE">
      <w:pPr>
        <w:jc w:val="both"/>
        <w:rPr>
          <w:ins w:id="302" w:author="Dell" w:date="2026-07-29T12:44:00Z"/>
          <w:rFonts w:cstheme="minorHAnsi"/>
          <w:bCs/>
        </w:rPr>
      </w:pPr>
      <w:ins w:id="303" w:author="Dell" w:date="2026-07-29T12:45:00Z">
        <w:r w:rsidRPr="00B11849">
          <w:rPr>
            <w:rFonts w:cstheme="minorHAnsi"/>
            <w:bCs/>
          </w:rPr>
          <w:t>The dependent variable in our study is NBD. This variable has been employed in other studies as it allows for cross-country comparisons and captures entrepreneurial dynamism.</w:t>
        </w:r>
      </w:ins>
      <w:ins w:id="304" w:author="Dell" w:date="2026-07-29T12:47:00Z">
        <w:r w:rsidRPr="00B11849">
          <w:t xml:space="preserve"> </w:t>
        </w:r>
        <w:r w:rsidRPr="00B11849">
          <w:rPr>
            <w:rFonts w:cstheme="minorHAnsi"/>
            <w:bCs/>
          </w:rPr>
          <w:t xml:space="preserve">The dependent variable in our study is NBD. This variable has been employed in other studies as it allows for cross-country comparisons and captures entrepreneurial </w:t>
        </w:r>
        <w:proofErr w:type="gramStart"/>
        <w:r w:rsidRPr="00B11849">
          <w:rPr>
            <w:rFonts w:cstheme="minorHAnsi"/>
            <w:bCs/>
          </w:rPr>
          <w:t>dynamism</w:t>
        </w:r>
        <w:r>
          <w:rPr>
            <w:rFonts w:cstheme="minorHAnsi"/>
            <w:bCs/>
          </w:rPr>
          <w:t xml:space="preserve"> </w:t>
        </w:r>
        <w:r w:rsidRPr="00B11849">
          <w:rPr>
            <w:rFonts w:cstheme="minorHAnsi"/>
            <w:bCs/>
          </w:rPr>
          <w:t>.</w:t>
        </w:r>
      </w:ins>
      <w:proofErr w:type="gramEnd"/>
      <w:ins w:id="305" w:author="Dell" w:date="2026-07-29T12:48:00Z">
        <w:r>
          <w:rPr>
            <w:rFonts w:cstheme="minorHAnsi"/>
            <w:bCs/>
          </w:rPr>
          <w:t xml:space="preserve"> </w:t>
        </w:r>
      </w:ins>
      <w:ins w:id="306" w:author="Dell" w:date="2026-07-29T12:47:00Z">
        <w:r w:rsidRPr="00B11849">
          <w:rPr>
            <w:rFonts w:cstheme="minorHAnsi"/>
            <w:bCs/>
          </w:rPr>
          <w:t xml:space="preserve">As the main independent variable, we construct a DTI using PCA to capture the multidimensional nature of digital transformation in Nepal. The DTI is derived from four digital infrastructure and adoption indicators: Internet penetration, fixed broadband subscriptions, mobile cellular subscriptions, and secure Internet servers. These variables exhibit severe </w:t>
        </w:r>
        <w:proofErr w:type="spellStart"/>
        <w:r w:rsidRPr="00B11849">
          <w:rPr>
            <w:rFonts w:cstheme="minorHAnsi"/>
            <w:bCs/>
          </w:rPr>
          <w:t>multicollinearity</w:t>
        </w:r>
        <w:proofErr w:type="spellEnd"/>
        <w:r w:rsidRPr="00B11849">
          <w:rPr>
            <w:rFonts w:cstheme="minorHAnsi"/>
            <w:bCs/>
          </w:rPr>
          <w:t xml:space="preserve"> (VIF &gt; 10), which is expected as they all track the same underlying digitalization trend over the period rather than testing each dimension separately or forcing all of them into an over-specified regression, we combine them into a single composite index via PCA. The first principal component explains 81.9% of the total variance, with loadings distributed across all four indicators.</w:t>
        </w:r>
      </w:ins>
    </w:p>
    <w:p w14:paraId="449FED3D" w14:textId="2EBC080E" w:rsidR="00B11849" w:rsidRDefault="00B11849" w:rsidP="00974BFE">
      <w:pPr>
        <w:jc w:val="both"/>
        <w:rPr>
          <w:ins w:id="307" w:author="Dell" w:date="2026-07-29T12:44:00Z"/>
          <w:rFonts w:cstheme="minorHAnsi"/>
          <w:bCs/>
        </w:rPr>
      </w:pPr>
    </w:p>
    <w:p w14:paraId="7E8DBFA6" w14:textId="5F4BB66D" w:rsidR="00B11849" w:rsidRDefault="00B11849" w:rsidP="00974BFE">
      <w:pPr>
        <w:jc w:val="both"/>
        <w:rPr>
          <w:ins w:id="308" w:author="Dell" w:date="2026-07-29T12:44:00Z"/>
          <w:rFonts w:cstheme="minorHAnsi"/>
          <w:bCs/>
        </w:rPr>
      </w:pPr>
    </w:p>
    <w:p w14:paraId="4BAC7CD0" w14:textId="0B7DF1FC" w:rsidR="00C45002" w:rsidRDefault="00C45002" w:rsidP="00974BFE">
      <w:pPr>
        <w:jc w:val="both"/>
        <w:rPr>
          <w:ins w:id="309" w:author="Dell" w:date="2026-07-29T12:41:00Z"/>
          <w:rFonts w:cstheme="minorHAnsi"/>
          <w:bCs/>
        </w:rPr>
      </w:pPr>
    </w:p>
    <w:p w14:paraId="63218B32" w14:textId="4D824AF4" w:rsidR="00B11849" w:rsidRPr="00B11849" w:rsidRDefault="00B11849">
      <w:pPr>
        <w:pStyle w:val="Caption"/>
        <w:keepNext/>
        <w:jc w:val="center"/>
        <w:rPr>
          <w:ins w:id="310" w:author="Dell" w:date="2026-07-29T12:42:00Z"/>
          <w:b/>
          <w:color w:val="000000" w:themeColor="text1"/>
          <w:rPrChange w:id="311" w:author="Dell" w:date="2026-07-29T12:42:00Z">
            <w:rPr>
              <w:ins w:id="312" w:author="Dell" w:date="2026-07-29T12:42:00Z"/>
            </w:rPr>
          </w:rPrChange>
        </w:rPr>
        <w:pPrChange w:id="313" w:author="Dell" w:date="2026-07-29T12:42:00Z">
          <w:pPr/>
        </w:pPrChange>
      </w:pPr>
      <w:ins w:id="314" w:author="Dell" w:date="2026-07-29T12:42:00Z">
        <w:r w:rsidRPr="00B11849">
          <w:rPr>
            <w:b/>
            <w:i w:val="0"/>
            <w:color w:val="000000" w:themeColor="text1"/>
            <w:rPrChange w:id="315" w:author="Dell" w:date="2026-07-29T12:42:00Z">
              <w:rPr/>
            </w:rPrChange>
          </w:rPr>
          <w:lastRenderedPageBreak/>
          <w:t xml:space="preserve">Table </w:t>
        </w:r>
        <w:r w:rsidRPr="00B11849">
          <w:rPr>
            <w:b/>
            <w:i w:val="0"/>
            <w:color w:val="000000" w:themeColor="text1"/>
            <w:rPrChange w:id="316" w:author="Dell" w:date="2026-07-29T12:42:00Z">
              <w:rPr/>
            </w:rPrChange>
          </w:rPr>
          <w:fldChar w:fldCharType="begin"/>
        </w:r>
        <w:r w:rsidRPr="00B11849">
          <w:rPr>
            <w:b/>
            <w:i w:val="0"/>
            <w:color w:val="000000" w:themeColor="text1"/>
            <w:rPrChange w:id="317" w:author="Dell" w:date="2026-07-29T12:42:00Z">
              <w:rPr/>
            </w:rPrChange>
          </w:rPr>
          <w:instrText xml:space="preserve"> SEQ Table \* ARABIC </w:instrText>
        </w:r>
      </w:ins>
      <w:r w:rsidRPr="00B11849">
        <w:rPr>
          <w:b/>
          <w:i w:val="0"/>
          <w:color w:val="000000" w:themeColor="text1"/>
          <w:rPrChange w:id="318" w:author="Dell" w:date="2026-07-29T12:42:00Z">
            <w:rPr/>
          </w:rPrChange>
        </w:rPr>
        <w:fldChar w:fldCharType="separate"/>
      </w:r>
      <w:ins w:id="319" w:author="Dell" w:date="2026-07-29T12:42:00Z">
        <w:r w:rsidRPr="00B11849">
          <w:rPr>
            <w:b/>
            <w:i w:val="0"/>
            <w:noProof/>
            <w:color w:val="000000" w:themeColor="text1"/>
            <w:rPrChange w:id="320" w:author="Dell" w:date="2026-07-29T12:42:00Z">
              <w:rPr>
                <w:noProof/>
              </w:rPr>
            </w:rPrChange>
          </w:rPr>
          <w:t>1</w:t>
        </w:r>
        <w:r w:rsidRPr="00B11849">
          <w:rPr>
            <w:b/>
            <w:i w:val="0"/>
            <w:color w:val="000000" w:themeColor="text1"/>
            <w:rPrChange w:id="321" w:author="Dell" w:date="2026-07-29T12:42:00Z">
              <w:rPr/>
            </w:rPrChange>
          </w:rPr>
          <w:fldChar w:fldCharType="end"/>
        </w:r>
        <w:r w:rsidRPr="00B11849">
          <w:rPr>
            <w:b/>
            <w:i w:val="0"/>
            <w:color w:val="000000" w:themeColor="text1"/>
            <w:rPrChange w:id="322" w:author="Dell" w:date="2026-07-29T12:42:00Z">
              <w:rPr/>
            </w:rPrChange>
          </w:rPr>
          <w:t>: Variables definition and sources</w:t>
        </w:r>
      </w:ins>
    </w:p>
    <w:tbl>
      <w:tblPr>
        <w:tblStyle w:val="TableGrid"/>
        <w:tblW w:w="9843" w:type="dxa"/>
        <w:tblLook w:val="04A0" w:firstRow="1" w:lastRow="0" w:firstColumn="1" w:lastColumn="0" w:noHBand="0" w:noVBand="1"/>
        <w:tblPrChange w:id="323" w:author="Dell" w:date="2026-07-29T14:03: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737"/>
        <w:gridCol w:w="6448"/>
        <w:gridCol w:w="1658"/>
        <w:tblGridChange w:id="324">
          <w:tblGrid>
            <w:gridCol w:w="5"/>
            <w:gridCol w:w="2489"/>
            <w:gridCol w:w="5556"/>
            <w:gridCol w:w="1310"/>
            <w:gridCol w:w="22"/>
          </w:tblGrid>
        </w:tblGridChange>
      </w:tblGrid>
      <w:tr w:rsidR="00B11849" w:rsidRPr="00B11849" w14:paraId="609B4F68" w14:textId="77777777" w:rsidTr="00A72A0C">
        <w:trPr>
          <w:trHeight w:val="367"/>
          <w:ins w:id="325" w:author="Dell" w:date="2026-07-29T12:41:00Z"/>
          <w:trPrChange w:id="326" w:author="Dell" w:date="2026-07-29T14:03:00Z">
            <w:trPr>
              <w:gridAfter w:val="0"/>
              <w:tblHeader/>
              <w:tblCellSpacing w:w="15" w:type="dxa"/>
            </w:trPr>
          </w:trPrChange>
        </w:trPr>
        <w:tc>
          <w:tcPr>
            <w:tcW w:w="0" w:type="auto"/>
            <w:hideMark/>
            <w:tcPrChange w:id="327" w:author="Dell" w:date="2026-07-29T14:03:00Z">
              <w:tcPr>
                <w:tcW w:w="0" w:type="auto"/>
                <w:gridSpan w:val="2"/>
                <w:vAlign w:val="center"/>
                <w:hideMark/>
              </w:tcPr>
            </w:tcPrChange>
          </w:tcPr>
          <w:p w14:paraId="31B35792" w14:textId="77777777" w:rsidR="00B11849" w:rsidRPr="00B11849" w:rsidRDefault="00B11849" w:rsidP="00B11849">
            <w:pPr>
              <w:spacing w:after="160" w:line="259" w:lineRule="auto"/>
              <w:jc w:val="both"/>
              <w:rPr>
                <w:ins w:id="328" w:author="Dell" w:date="2026-07-29T12:41:00Z"/>
                <w:rFonts w:cstheme="minorHAnsi"/>
                <w:b/>
                <w:bCs/>
              </w:rPr>
            </w:pPr>
            <w:ins w:id="329" w:author="Dell" w:date="2026-07-29T12:41:00Z">
              <w:r w:rsidRPr="00B11849">
                <w:rPr>
                  <w:rFonts w:cstheme="minorHAnsi"/>
                  <w:b/>
                  <w:bCs/>
                </w:rPr>
                <w:t>Variable</w:t>
              </w:r>
            </w:ins>
          </w:p>
        </w:tc>
        <w:tc>
          <w:tcPr>
            <w:tcW w:w="6448" w:type="dxa"/>
            <w:hideMark/>
            <w:tcPrChange w:id="330" w:author="Dell" w:date="2026-07-29T14:03:00Z">
              <w:tcPr>
                <w:tcW w:w="0" w:type="auto"/>
                <w:vAlign w:val="center"/>
                <w:hideMark/>
              </w:tcPr>
            </w:tcPrChange>
          </w:tcPr>
          <w:p w14:paraId="4833507C" w14:textId="77777777" w:rsidR="00B11849" w:rsidRPr="00B11849" w:rsidRDefault="00B11849" w:rsidP="00B11849">
            <w:pPr>
              <w:spacing w:after="160" w:line="259" w:lineRule="auto"/>
              <w:jc w:val="both"/>
              <w:rPr>
                <w:ins w:id="331" w:author="Dell" w:date="2026-07-29T12:41:00Z"/>
                <w:rFonts w:cstheme="minorHAnsi"/>
                <w:b/>
                <w:bCs/>
              </w:rPr>
            </w:pPr>
            <w:ins w:id="332" w:author="Dell" w:date="2026-07-29T12:41:00Z">
              <w:r w:rsidRPr="00B11849">
                <w:rPr>
                  <w:rFonts w:cstheme="minorHAnsi"/>
                  <w:b/>
                  <w:bCs/>
                </w:rPr>
                <w:t>Definition</w:t>
              </w:r>
            </w:ins>
          </w:p>
        </w:tc>
        <w:tc>
          <w:tcPr>
            <w:tcW w:w="1658" w:type="dxa"/>
            <w:hideMark/>
            <w:tcPrChange w:id="333" w:author="Dell" w:date="2026-07-29T14:03:00Z">
              <w:tcPr>
                <w:tcW w:w="0" w:type="auto"/>
                <w:vAlign w:val="center"/>
                <w:hideMark/>
              </w:tcPr>
            </w:tcPrChange>
          </w:tcPr>
          <w:p w14:paraId="73A373B8" w14:textId="77777777" w:rsidR="00B11849" w:rsidRPr="00B11849" w:rsidRDefault="00B11849" w:rsidP="00B11849">
            <w:pPr>
              <w:spacing w:after="160" w:line="259" w:lineRule="auto"/>
              <w:jc w:val="both"/>
              <w:rPr>
                <w:ins w:id="334" w:author="Dell" w:date="2026-07-29T12:41:00Z"/>
                <w:rFonts w:cstheme="minorHAnsi"/>
                <w:b/>
                <w:bCs/>
              </w:rPr>
            </w:pPr>
            <w:ins w:id="335" w:author="Dell" w:date="2026-07-29T12:41:00Z">
              <w:r w:rsidRPr="00B11849">
                <w:rPr>
                  <w:rFonts w:cstheme="minorHAnsi"/>
                  <w:b/>
                  <w:bCs/>
                </w:rPr>
                <w:t>Source</w:t>
              </w:r>
            </w:ins>
          </w:p>
        </w:tc>
      </w:tr>
      <w:tr w:rsidR="00B11849" w:rsidRPr="00B11849" w14:paraId="3DF8804D" w14:textId="77777777" w:rsidTr="00A72A0C">
        <w:tblPrEx>
          <w:tblPrExChange w:id="336" w:author="Dell" w:date="2026-07-29T14:04:00Z">
            <w:tblPrEx>
              <w:tblW w:w="9377" w:type="dxa"/>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blPrExChange>
        </w:tblPrEx>
        <w:trPr>
          <w:trHeight w:val="278"/>
          <w:ins w:id="337" w:author="Dell" w:date="2026-07-29T12:41:00Z"/>
          <w:trPrChange w:id="338" w:author="Dell" w:date="2026-07-29T14:04:00Z">
            <w:trPr>
              <w:gridBefore w:val="1"/>
              <w:trHeight w:val="417"/>
            </w:trPr>
          </w:trPrChange>
        </w:trPr>
        <w:tc>
          <w:tcPr>
            <w:tcW w:w="0" w:type="auto"/>
            <w:gridSpan w:val="3"/>
            <w:hideMark/>
            <w:tcPrChange w:id="339" w:author="Dell" w:date="2026-07-29T14:04:00Z">
              <w:tcPr>
                <w:tcW w:w="0" w:type="auto"/>
                <w:gridSpan w:val="4"/>
                <w:hideMark/>
              </w:tcPr>
            </w:tcPrChange>
          </w:tcPr>
          <w:p w14:paraId="79654AEE" w14:textId="6D3FC285" w:rsidR="00B11849" w:rsidRPr="00B11849" w:rsidRDefault="00B11849" w:rsidP="00B11849">
            <w:pPr>
              <w:spacing w:after="160" w:line="259" w:lineRule="auto"/>
              <w:jc w:val="both"/>
              <w:rPr>
                <w:ins w:id="340" w:author="Dell" w:date="2026-07-29T12:41:00Z"/>
                <w:rFonts w:cstheme="minorHAnsi"/>
                <w:bCs/>
              </w:rPr>
            </w:pPr>
            <w:ins w:id="341" w:author="Dell" w:date="2026-07-29T12:41:00Z">
              <w:r w:rsidRPr="00B11849">
                <w:rPr>
                  <w:rFonts w:cstheme="minorHAnsi"/>
                  <w:b/>
                  <w:bCs/>
                </w:rPr>
                <w:t>Dependent variable</w:t>
              </w:r>
            </w:ins>
          </w:p>
        </w:tc>
      </w:tr>
      <w:tr w:rsidR="00B11849" w:rsidRPr="00B11849" w14:paraId="54056782" w14:textId="77777777" w:rsidTr="00A72A0C">
        <w:trPr>
          <w:trHeight w:val="188"/>
          <w:ins w:id="342" w:author="Dell" w:date="2026-07-29T12:41:00Z"/>
          <w:trPrChange w:id="343" w:author="Dell" w:date="2026-07-29T14:04:00Z">
            <w:trPr>
              <w:gridAfter w:val="0"/>
              <w:tblCellSpacing w:w="15" w:type="dxa"/>
            </w:trPr>
          </w:trPrChange>
        </w:trPr>
        <w:tc>
          <w:tcPr>
            <w:tcW w:w="0" w:type="auto"/>
            <w:hideMark/>
            <w:tcPrChange w:id="344" w:author="Dell" w:date="2026-07-29T14:04:00Z">
              <w:tcPr>
                <w:tcW w:w="0" w:type="auto"/>
                <w:gridSpan w:val="2"/>
                <w:vAlign w:val="center"/>
                <w:hideMark/>
              </w:tcPr>
            </w:tcPrChange>
          </w:tcPr>
          <w:p w14:paraId="015EDCEC" w14:textId="77777777" w:rsidR="00B11849" w:rsidRPr="00B11849" w:rsidRDefault="00B11849" w:rsidP="00B11849">
            <w:pPr>
              <w:spacing w:after="160" w:line="259" w:lineRule="auto"/>
              <w:jc w:val="both"/>
              <w:rPr>
                <w:ins w:id="345" w:author="Dell" w:date="2026-07-29T12:41:00Z"/>
                <w:rFonts w:cstheme="minorHAnsi"/>
                <w:bCs/>
              </w:rPr>
            </w:pPr>
            <w:ins w:id="346" w:author="Dell" w:date="2026-07-29T12:41:00Z">
              <w:r w:rsidRPr="00B11849">
                <w:rPr>
                  <w:rFonts w:cstheme="minorHAnsi"/>
                  <w:b/>
                  <w:bCs/>
                </w:rPr>
                <w:t>NBD</w:t>
              </w:r>
            </w:ins>
          </w:p>
        </w:tc>
        <w:tc>
          <w:tcPr>
            <w:tcW w:w="6448" w:type="dxa"/>
            <w:hideMark/>
            <w:tcPrChange w:id="347" w:author="Dell" w:date="2026-07-29T14:04:00Z">
              <w:tcPr>
                <w:tcW w:w="0" w:type="auto"/>
                <w:vAlign w:val="center"/>
                <w:hideMark/>
              </w:tcPr>
            </w:tcPrChange>
          </w:tcPr>
          <w:p w14:paraId="2F4E0022" w14:textId="038E72C5" w:rsidR="00B11849" w:rsidRPr="00B11849" w:rsidRDefault="00B11849" w:rsidP="00B11849">
            <w:pPr>
              <w:spacing w:after="160" w:line="259" w:lineRule="auto"/>
              <w:jc w:val="both"/>
              <w:rPr>
                <w:ins w:id="348" w:author="Dell" w:date="2026-07-29T12:41:00Z"/>
                <w:rFonts w:cstheme="minorHAnsi"/>
                <w:bCs/>
              </w:rPr>
            </w:pPr>
            <w:ins w:id="349" w:author="Dell" w:date="2026-07-29T12:41:00Z">
              <w:r>
                <w:rPr>
                  <w:rFonts w:cstheme="minorHAnsi"/>
                  <w:bCs/>
                </w:rPr>
                <w:t>New business density which is</w:t>
              </w:r>
              <w:r w:rsidRPr="00B11849">
                <w:rPr>
                  <w:rFonts w:cstheme="minorHAnsi"/>
                  <w:bCs/>
                </w:rPr>
                <w:t xml:space="preserve"> new business registrations per 1,000 people ages 15–64</w:t>
              </w:r>
            </w:ins>
          </w:p>
        </w:tc>
        <w:tc>
          <w:tcPr>
            <w:tcW w:w="1658" w:type="dxa"/>
            <w:hideMark/>
            <w:tcPrChange w:id="350" w:author="Dell" w:date="2026-07-29T14:04:00Z">
              <w:tcPr>
                <w:tcW w:w="0" w:type="auto"/>
                <w:vAlign w:val="center"/>
                <w:hideMark/>
              </w:tcPr>
            </w:tcPrChange>
          </w:tcPr>
          <w:p w14:paraId="5E67ED3F" w14:textId="2A9EE6B2" w:rsidR="00B11849" w:rsidRPr="00B11849" w:rsidRDefault="00B11849">
            <w:pPr>
              <w:spacing w:after="160" w:line="259" w:lineRule="auto"/>
              <w:jc w:val="both"/>
              <w:rPr>
                <w:ins w:id="351" w:author="Dell" w:date="2026-07-29T12:41:00Z"/>
                <w:rFonts w:cstheme="minorHAnsi"/>
                <w:bCs/>
              </w:rPr>
            </w:pPr>
            <w:ins w:id="352" w:author="Dell" w:date="2026-07-29T12:41:00Z">
              <w:r w:rsidRPr="00B11849">
                <w:rPr>
                  <w:rFonts w:cstheme="minorHAnsi"/>
                  <w:bCs/>
                </w:rPr>
                <w:t xml:space="preserve">World Bank </w:t>
              </w:r>
            </w:ins>
          </w:p>
        </w:tc>
      </w:tr>
      <w:tr w:rsidR="00B11849" w:rsidRPr="00B11849" w14:paraId="3531C374" w14:textId="77777777" w:rsidTr="00A72A0C">
        <w:tblPrEx>
          <w:tblPrExChange w:id="353" w:author="Dell" w:date="2026-07-29T14:04:00Z">
            <w:tblPrEx>
              <w:tblW w:w="9377" w:type="dxa"/>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blPrExChange>
        </w:tblPrEx>
        <w:trPr>
          <w:trHeight w:val="341"/>
          <w:ins w:id="354" w:author="Dell" w:date="2026-07-29T12:41:00Z"/>
          <w:trPrChange w:id="355" w:author="Dell" w:date="2026-07-29T14:04:00Z">
            <w:trPr>
              <w:gridBefore w:val="1"/>
              <w:trHeight w:val="684"/>
            </w:trPr>
          </w:trPrChange>
        </w:trPr>
        <w:tc>
          <w:tcPr>
            <w:tcW w:w="0" w:type="auto"/>
            <w:gridSpan w:val="3"/>
            <w:hideMark/>
            <w:tcPrChange w:id="356" w:author="Dell" w:date="2026-07-29T14:04:00Z">
              <w:tcPr>
                <w:tcW w:w="0" w:type="auto"/>
                <w:gridSpan w:val="4"/>
                <w:hideMark/>
              </w:tcPr>
            </w:tcPrChange>
          </w:tcPr>
          <w:p w14:paraId="49EA1B9A" w14:textId="02B1C6D6" w:rsidR="00B11849" w:rsidRPr="00B11849" w:rsidRDefault="00B11849" w:rsidP="00B11849">
            <w:pPr>
              <w:spacing w:after="160" w:line="259" w:lineRule="auto"/>
              <w:jc w:val="both"/>
              <w:rPr>
                <w:ins w:id="357" w:author="Dell" w:date="2026-07-29T12:41:00Z"/>
                <w:rFonts w:cstheme="minorHAnsi"/>
                <w:bCs/>
              </w:rPr>
            </w:pPr>
            <w:ins w:id="358" w:author="Dell" w:date="2026-07-29T12:41:00Z">
              <w:r w:rsidRPr="00B11849">
                <w:rPr>
                  <w:rFonts w:cstheme="minorHAnsi"/>
                  <w:b/>
                  <w:bCs/>
                </w:rPr>
                <w:t>Independent variables (Digital Transformation)</w:t>
              </w:r>
            </w:ins>
          </w:p>
        </w:tc>
      </w:tr>
      <w:tr w:rsidR="00B11849" w:rsidRPr="00B11849" w14:paraId="346F2DB6" w14:textId="77777777" w:rsidTr="00A72A0C">
        <w:trPr>
          <w:trHeight w:val="89"/>
          <w:ins w:id="359" w:author="Dell" w:date="2026-07-29T12:41:00Z"/>
          <w:trPrChange w:id="360" w:author="Dell" w:date="2026-07-29T14:04:00Z">
            <w:trPr>
              <w:gridAfter w:val="0"/>
              <w:tblCellSpacing w:w="15" w:type="dxa"/>
            </w:trPr>
          </w:trPrChange>
        </w:trPr>
        <w:tc>
          <w:tcPr>
            <w:tcW w:w="0" w:type="auto"/>
            <w:hideMark/>
            <w:tcPrChange w:id="361" w:author="Dell" w:date="2026-07-29T14:04:00Z">
              <w:tcPr>
                <w:tcW w:w="0" w:type="auto"/>
                <w:gridSpan w:val="2"/>
                <w:vAlign w:val="center"/>
                <w:hideMark/>
              </w:tcPr>
            </w:tcPrChange>
          </w:tcPr>
          <w:p w14:paraId="5124112E" w14:textId="77777777" w:rsidR="00B11849" w:rsidRPr="00B11849" w:rsidRDefault="00B11849" w:rsidP="00B11849">
            <w:pPr>
              <w:spacing w:after="160" w:line="259" w:lineRule="auto"/>
              <w:jc w:val="both"/>
              <w:rPr>
                <w:ins w:id="362" w:author="Dell" w:date="2026-07-29T12:41:00Z"/>
                <w:rFonts w:cstheme="minorHAnsi"/>
                <w:bCs/>
              </w:rPr>
            </w:pPr>
            <w:ins w:id="363" w:author="Dell" w:date="2026-07-29T12:41:00Z">
              <w:r w:rsidRPr="00B11849">
                <w:rPr>
                  <w:rFonts w:cstheme="minorHAnsi"/>
                  <w:b/>
                  <w:bCs/>
                </w:rPr>
                <w:t>Internet</w:t>
              </w:r>
            </w:ins>
          </w:p>
        </w:tc>
        <w:tc>
          <w:tcPr>
            <w:tcW w:w="6448" w:type="dxa"/>
            <w:hideMark/>
            <w:tcPrChange w:id="364" w:author="Dell" w:date="2026-07-29T14:04:00Z">
              <w:tcPr>
                <w:tcW w:w="0" w:type="auto"/>
                <w:vAlign w:val="center"/>
                <w:hideMark/>
              </w:tcPr>
            </w:tcPrChange>
          </w:tcPr>
          <w:p w14:paraId="6FB3FBF5" w14:textId="77777777" w:rsidR="00B11849" w:rsidRPr="00B11849" w:rsidRDefault="00B11849" w:rsidP="00B11849">
            <w:pPr>
              <w:spacing w:after="160" w:line="259" w:lineRule="auto"/>
              <w:jc w:val="both"/>
              <w:rPr>
                <w:ins w:id="365" w:author="Dell" w:date="2026-07-29T12:41:00Z"/>
                <w:rFonts w:cstheme="minorHAnsi"/>
                <w:bCs/>
              </w:rPr>
            </w:pPr>
            <w:ins w:id="366" w:author="Dell" w:date="2026-07-29T12:41:00Z">
              <w:r w:rsidRPr="00B11849">
                <w:rPr>
                  <w:rFonts w:cstheme="minorHAnsi"/>
                  <w:bCs/>
                </w:rPr>
                <w:t>Individuals using the Internet (% of population)</w:t>
              </w:r>
            </w:ins>
          </w:p>
        </w:tc>
        <w:tc>
          <w:tcPr>
            <w:tcW w:w="1658" w:type="dxa"/>
            <w:hideMark/>
            <w:tcPrChange w:id="367" w:author="Dell" w:date="2026-07-29T14:04:00Z">
              <w:tcPr>
                <w:tcW w:w="0" w:type="auto"/>
                <w:vAlign w:val="center"/>
                <w:hideMark/>
              </w:tcPr>
            </w:tcPrChange>
          </w:tcPr>
          <w:p w14:paraId="66D5D592" w14:textId="021CC08D" w:rsidR="00B11849" w:rsidRPr="00B11849" w:rsidRDefault="00A72A0C">
            <w:pPr>
              <w:spacing w:after="160" w:line="259" w:lineRule="auto"/>
              <w:jc w:val="both"/>
              <w:rPr>
                <w:ins w:id="368" w:author="Dell" w:date="2026-07-29T12:41:00Z"/>
                <w:rFonts w:cstheme="minorHAnsi"/>
                <w:bCs/>
              </w:rPr>
            </w:pPr>
            <w:ins w:id="369" w:author="Dell" w:date="2026-07-29T12:41:00Z">
              <w:r>
                <w:rPr>
                  <w:rFonts w:cstheme="minorHAnsi"/>
                  <w:bCs/>
                </w:rPr>
                <w:t xml:space="preserve">World Bank </w:t>
              </w:r>
            </w:ins>
          </w:p>
        </w:tc>
      </w:tr>
      <w:tr w:rsidR="00B11849" w:rsidRPr="00B11849" w14:paraId="5169D236" w14:textId="77777777" w:rsidTr="00A72A0C">
        <w:trPr>
          <w:trHeight w:val="188"/>
          <w:ins w:id="370" w:author="Dell" w:date="2026-07-29T12:41:00Z"/>
          <w:trPrChange w:id="371" w:author="Dell" w:date="2026-07-29T14:03:00Z">
            <w:trPr>
              <w:gridAfter w:val="0"/>
              <w:tblCellSpacing w:w="15" w:type="dxa"/>
            </w:trPr>
          </w:trPrChange>
        </w:trPr>
        <w:tc>
          <w:tcPr>
            <w:tcW w:w="0" w:type="auto"/>
            <w:hideMark/>
            <w:tcPrChange w:id="372" w:author="Dell" w:date="2026-07-29T14:03:00Z">
              <w:tcPr>
                <w:tcW w:w="0" w:type="auto"/>
                <w:gridSpan w:val="2"/>
                <w:vAlign w:val="center"/>
                <w:hideMark/>
              </w:tcPr>
            </w:tcPrChange>
          </w:tcPr>
          <w:p w14:paraId="283979A2" w14:textId="77777777" w:rsidR="00B11849" w:rsidRPr="00B11849" w:rsidRDefault="00B11849" w:rsidP="00B11849">
            <w:pPr>
              <w:spacing w:after="160" w:line="259" w:lineRule="auto"/>
              <w:jc w:val="both"/>
              <w:rPr>
                <w:ins w:id="373" w:author="Dell" w:date="2026-07-29T12:41:00Z"/>
                <w:rFonts w:cstheme="minorHAnsi"/>
                <w:bCs/>
              </w:rPr>
            </w:pPr>
            <w:ins w:id="374" w:author="Dell" w:date="2026-07-29T12:41:00Z">
              <w:r w:rsidRPr="00B11849">
                <w:rPr>
                  <w:rFonts w:cstheme="minorHAnsi"/>
                  <w:b/>
                  <w:bCs/>
                </w:rPr>
                <w:t>Broadband</w:t>
              </w:r>
            </w:ins>
          </w:p>
        </w:tc>
        <w:tc>
          <w:tcPr>
            <w:tcW w:w="6448" w:type="dxa"/>
            <w:hideMark/>
            <w:tcPrChange w:id="375" w:author="Dell" w:date="2026-07-29T14:03:00Z">
              <w:tcPr>
                <w:tcW w:w="0" w:type="auto"/>
                <w:vAlign w:val="center"/>
                <w:hideMark/>
              </w:tcPr>
            </w:tcPrChange>
          </w:tcPr>
          <w:p w14:paraId="3FFBFF83" w14:textId="77777777" w:rsidR="00B11849" w:rsidRPr="00B11849" w:rsidRDefault="00B11849" w:rsidP="00B11849">
            <w:pPr>
              <w:spacing w:after="160" w:line="259" w:lineRule="auto"/>
              <w:jc w:val="both"/>
              <w:rPr>
                <w:ins w:id="376" w:author="Dell" w:date="2026-07-29T12:41:00Z"/>
                <w:rFonts w:cstheme="minorHAnsi"/>
                <w:bCs/>
              </w:rPr>
            </w:pPr>
            <w:ins w:id="377" w:author="Dell" w:date="2026-07-29T12:41:00Z">
              <w:r w:rsidRPr="00B11849">
                <w:rPr>
                  <w:rFonts w:cstheme="minorHAnsi"/>
                  <w:bCs/>
                </w:rPr>
                <w:t>Fixed broadband subscriptions (per 100 people)</w:t>
              </w:r>
            </w:ins>
          </w:p>
        </w:tc>
        <w:tc>
          <w:tcPr>
            <w:tcW w:w="1658" w:type="dxa"/>
            <w:hideMark/>
            <w:tcPrChange w:id="378" w:author="Dell" w:date="2026-07-29T14:03:00Z">
              <w:tcPr>
                <w:tcW w:w="0" w:type="auto"/>
                <w:vAlign w:val="center"/>
                <w:hideMark/>
              </w:tcPr>
            </w:tcPrChange>
          </w:tcPr>
          <w:p w14:paraId="41861F41" w14:textId="64FA45BE" w:rsidR="00B11849" w:rsidRPr="00B11849" w:rsidRDefault="00B11849">
            <w:pPr>
              <w:spacing w:after="160" w:line="259" w:lineRule="auto"/>
              <w:jc w:val="both"/>
              <w:rPr>
                <w:ins w:id="379" w:author="Dell" w:date="2026-07-29T12:41:00Z"/>
                <w:rFonts w:cstheme="minorHAnsi"/>
                <w:bCs/>
              </w:rPr>
            </w:pPr>
            <w:ins w:id="380" w:author="Dell" w:date="2026-07-29T12:41:00Z">
              <w:r w:rsidRPr="00B11849">
                <w:rPr>
                  <w:rFonts w:cstheme="minorHAnsi"/>
                  <w:bCs/>
                </w:rPr>
                <w:t xml:space="preserve">World Bank </w:t>
              </w:r>
            </w:ins>
          </w:p>
        </w:tc>
      </w:tr>
      <w:tr w:rsidR="00B11849" w:rsidRPr="00B11849" w14:paraId="3E07C8D0" w14:textId="77777777" w:rsidTr="00A72A0C">
        <w:trPr>
          <w:trHeight w:val="85"/>
          <w:ins w:id="381" w:author="Dell" w:date="2026-07-29T12:41:00Z"/>
          <w:trPrChange w:id="382" w:author="Dell" w:date="2026-07-29T14:03:00Z">
            <w:trPr>
              <w:gridAfter w:val="0"/>
              <w:tblCellSpacing w:w="15" w:type="dxa"/>
            </w:trPr>
          </w:trPrChange>
        </w:trPr>
        <w:tc>
          <w:tcPr>
            <w:tcW w:w="0" w:type="auto"/>
            <w:hideMark/>
            <w:tcPrChange w:id="383" w:author="Dell" w:date="2026-07-29T14:03:00Z">
              <w:tcPr>
                <w:tcW w:w="0" w:type="auto"/>
                <w:gridSpan w:val="2"/>
                <w:vAlign w:val="center"/>
                <w:hideMark/>
              </w:tcPr>
            </w:tcPrChange>
          </w:tcPr>
          <w:p w14:paraId="63B23409" w14:textId="77777777" w:rsidR="00B11849" w:rsidRPr="00B11849" w:rsidRDefault="00B11849" w:rsidP="00B11849">
            <w:pPr>
              <w:spacing w:after="160" w:line="259" w:lineRule="auto"/>
              <w:jc w:val="both"/>
              <w:rPr>
                <w:ins w:id="384" w:author="Dell" w:date="2026-07-29T12:41:00Z"/>
                <w:rFonts w:cstheme="minorHAnsi"/>
                <w:bCs/>
              </w:rPr>
            </w:pPr>
            <w:ins w:id="385" w:author="Dell" w:date="2026-07-29T12:41:00Z">
              <w:r w:rsidRPr="00B11849">
                <w:rPr>
                  <w:rFonts w:cstheme="minorHAnsi"/>
                  <w:b/>
                  <w:bCs/>
                </w:rPr>
                <w:t>Mobile</w:t>
              </w:r>
            </w:ins>
          </w:p>
        </w:tc>
        <w:tc>
          <w:tcPr>
            <w:tcW w:w="6448" w:type="dxa"/>
            <w:hideMark/>
            <w:tcPrChange w:id="386" w:author="Dell" w:date="2026-07-29T14:03:00Z">
              <w:tcPr>
                <w:tcW w:w="0" w:type="auto"/>
                <w:vAlign w:val="center"/>
                <w:hideMark/>
              </w:tcPr>
            </w:tcPrChange>
          </w:tcPr>
          <w:p w14:paraId="468335FB" w14:textId="77777777" w:rsidR="00B11849" w:rsidRPr="00B11849" w:rsidRDefault="00B11849" w:rsidP="00B11849">
            <w:pPr>
              <w:spacing w:after="160" w:line="259" w:lineRule="auto"/>
              <w:jc w:val="both"/>
              <w:rPr>
                <w:ins w:id="387" w:author="Dell" w:date="2026-07-29T12:41:00Z"/>
                <w:rFonts w:cstheme="minorHAnsi"/>
                <w:bCs/>
              </w:rPr>
            </w:pPr>
            <w:ins w:id="388" w:author="Dell" w:date="2026-07-29T12:41:00Z">
              <w:r w:rsidRPr="00B11849">
                <w:rPr>
                  <w:rFonts w:cstheme="minorHAnsi"/>
                  <w:bCs/>
                </w:rPr>
                <w:t>Mobile cellular subscriptions (per 100 people)</w:t>
              </w:r>
            </w:ins>
          </w:p>
        </w:tc>
        <w:tc>
          <w:tcPr>
            <w:tcW w:w="1658" w:type="dxa"/>
            <w:hideMark/>
            <w:tcPrChange w:id="389" w:author="Dell" w:date="2026-07-29T14:03:00Z">
              <w:tcPr>
                <w:tcW w:w="0" w:type="auto"/>
                <w:vAlign w:val="center"/>
                <w:hideMark/>
              </w:tcPr>
            </w:tcPrChange>
          </w:tcPr>
          <w:p w14:paraId="32BAA990" w14:textId="6D38E5A1" w:rsidR="00B11849" w:rsidRPr="00B11849" w:rsidRDefault="00B11849">
            <w:pPr>
              <w:spacing w:after="160" w:line="259" w:lineRule="auto"/>
              <w:jc w:val="both"/>
              <w:rPr>
                <w:ins w:id="390" w:author="Dell" w:date="2026-07-29T12:41:00Z"/>
                <w:rFonts w:cstheme="minorHAnsi"/>
                <w:bCs/>
              </w:rPr>
            </w:pPr>
            <w:ins w:id="391" w:author="Dell" w:date="2026-07-29T12:41:00Z">
              <w:r w:rsidRPr="00B11849">
                <w:rPr>
                  <w:rFonts w:cstheme="minorHAnsi"/>
                  <w:bCs/>
                </w:rPr>
                <w:t xml:space="preserve">World Bank </w:t>
              </w:r>
            </w:ins>
          </w:p>
        </w:tc>
      </w:tr>
      <w:tr w:rsidR="00B11849" w:rsidRPr="00B11849" w14:paraId="7858499D" w14:textId="77777777" w:rsidTr="00A72A0C">
        <w:trPr>
          <w:trHeight w:val="143"/>
          <w:ins w:id="392" w:author="Dell" w:date="2026-07-29T12:41:00Z"/>
          <w:trPrChange w:id="393" w:author="Dell" w:date="2026-07-29T14:03:00Z">
            <w:trPr>
              <w:gridAfter w:val="0"/>
              <w:tblCellSpacing w:w="15" w:type="dxa"/>
            </w:trPr>
          </w:trPrChange>
        </w:trPr>
        <w:tc>
          <w:tcPr>
            <w:tcW w:w="0" w:type="auto"/>
            <w:hideMark/>
            <w:tcPrChange w:id="394" w:author="Dell" w:date="2026-07-29T14:03:00Z">
              <w:tcPr>
                <w:tcW w:w="0" w:type="auto"/>
                <w:gridSpan w:val="2"/>
                <w:vAlign w:val="center"/>
                <w:hideMark/>
              </w:tcPr>
            </w:tcPrChange>
          </w:tcPr>
          <w:p w14:paraId="4BAFA2B0" w14:textId="77777777" w:rsidR="00B11849" w:rsidRPr="00B11849" w:rsidRDefault="00B11849" w:rsidP="00B11849">
            <w:pPr>
              <w:spacing w:after="160" w:line="259" w:lineRule="auto"/>
              <w:jc w:val="both"/>
              <w:rPr>
                <w:ins w:id="395" w:author="Dell" w:date="2026-07-29T12:41:00Z"/>
                <w:rFonts w:cstheme="minorHAnsi"/>
                <w:bCs/>
              </w:rPr>
            </w:pPr>
            <w:proofErr w:type="spellStart"/>
            <w:ins w:id="396" w:author="Dell" w:date="2026-07-29T12:41:00Z">
              <w:r w:rsidRPr="00B11849">
                <w:rPr>
                  <w:rFonts w:cstheme="minorHAnsi"/>
                  <w:b/>
                  <w:bCs/>
                </w:rPr>
                <w:t>ICT_Exports</w:t>
              </w:r>
              <w:proofErr w:type="spellEnd"/>
            </w:ins>
          </w:p>
        </w:tc>
        <w:tc>
          <w:tcPr>
            <w:tcW w:w="6448" w:type="dxa"/>
            <w:hideMark/>
            <w:tcPrChange w:id="397" w:author="Dell" w:date="2026-07-29T14:03:00Z">
              <w:tcPr>
                <w:tcW w:w="0" w:type="auto"/>
                <w:vAlign w:val="center"/>
                <w:hideMark/>
              </w:tcPr>
            </w:tcPrChange>
          </w:tcPr>
          <w:p w14:paraId="2C010C96" w14:textId="77777777" w:rsidR="00B11849" w:rsidRPr="00B11849" w:rsidRDefault="00B11849" w:rsidP="00B11849">
            <w:pPr>
              <w:spacing w:after="160" w:line="259" w:lineRule="auto"/>
              <w:jc w:val="both"/>
              <w:rPr>
                <w:ins w:id="398" w:author="Dell" w:date="2026-07-29T12:41:00Z"/>
                <w:rFonts w:cstheme="minorHAnsi"/>
                <w:bCs/>
              </w:rPr>
            </w:pPr>
            <w:ins w:id="399" w:author="Dell" w:date="2026-07-29T12:41:00Z">
              <w:r w:rsidRPr="00B11849">
                <w:rPr>
                  <w:rFonts w:cstheme="minorHAnsi"/>
                  <w:bCs/>
                </w:rPr>
                <w:t>ICT goods exports (% of total goods exports)</w:t>
              </w:r>
            </w:ins>
          </w:p>
        </w:tc>
        <w:tc>
          <w:tcPr>
            <w:tcW w:w="1658" w:type="dxa"/>
            <w:hideMark/>
            <w:tcPrChange w:id="400" w:author="Dell" w:date="2026-07-29T14:03:00Z">
              <w:tcPr>
                <w:tcW w:w="0" w:type="auto"/>
                <w:vAlign w:val="center"/>
                <w:hideMark/>
              </w:tcPr>
            </w:tcPrChange>
          </w:tcPr>
          <w:p w14:paraId="3F4C9761" w14:textId="2C8DF652" w:rsidR="00B11849" w:rsidRPr="00B11849" w:rsidRDefault="00B11849">
            <w:pPr>
              <w:spacing w:after="160" w:line="259" w:lineRule="auto"/>
              <w:jc w:val="both"/>
              <w:rPr>
                <w:ins w:id="401" w:author="Dell" w:date="2026-07-29T12:41:00Z"/>
                <w:rFonts w:cstheme="minorHAnsi"/>
                <w:bCs/>
              </w:rPr>
            </w:pPr>
            <w:ins w:id="402" w:author="Dell" w:date="2026-07-29T12:41:00Z">
              <w:r w:rsidRPr="00B11849">
                <w:rPr>
                  <w:rFonts w:cstheme="minorHAnsi"/>
                  <w:bCs/>
                </w:rPr>
                <w:t xml:space="preserve">World Bank </w:t>
              </w:r>
            </w:ins>
          </w:p>
        </w:tc>
      </w:tr>
      <w:tr w:rsidR="00B11849" w:rsidRPr="00B11849" w14:paraId="0A9D77BA" w14:textId="77777777" w:rsidTr="00A72A0C">
        <w:trPr>
          <w:trHeight w:val="341"/>
          <w:ins w:id="403" w:author="Dell" w:date="2026-07-29T12:41:00Z"/>
          <w:trPrChange w:id="404" w:author="Dell" w:date="2026-07-29T14:03:00Z">
            <w:trPr>
              <w:gridAfter w:val="0"/>
              <w:tblCellSpacing w:w="15" w:type="dxa"/>
            </w:trPr>
          </w:trPrChange>
        </w:trPr>
        <w:tc>
          <w:tcPr>
            <w:tcW w:w="0" w:type="auto"/>
            <w:hideMark/>
            <w:tcPrChange w:id="405" w:author="Dell" w:date="2026-07-29T14:03:00Z">
              <w:tcPr>
                <w:tcW w:w="0" w:type="auto"/>
                <w:gridSpan w:val="2"/>
                <w:vAlign w:val="center"/>
                <w:hideMark/>
              </w:tcPr>
            </w:tcPrChange>
          </w:tcPr>
          <w:p w14:paraId="6E0D0305" w14:textId="77777777" w:rsidR="00B11849" w:rsidRPr="00B11849" w:rsidRDefault="00B11849" w:rsidP="00B11849">
            <w:pPr>
              <w:spacing w:after="160" w:line="259" w:lineRule="auto"/>
              <w:jc w:val="both"/>
              <w:rPr>
                <w:ins w:id="406" w:author="Dell" w:date="2026-07-29T12:41:00Z"/>
                <w:rFonts w:cstheme="minorHAnsi"/>
                <w:bCs/>
              </w:rPr>
            </w:pPr>
            <w:proofErr w:type="spellStart"/>
            <w:ins w:id="407" w:author="Dell" w:date="2026-07-29T12:41:00Z">
              <w:r w:rsidRPr="00B11849">
                <w:rPr>
                  <w:rFonts w:cstheme="minorHAnsi"/>
                  <w:b/>
                  <w:bCs/>
                </w:rPr>
                <w:t>Secure_Servers</w:t>
              </w:r>
              <w:proofErr w:type="spellEnd"/>
            </w:ins>
          </w:p>
        </w:tc>
        <w:tc>
          <w:tcPr>
            <w:tcW w:w="6448" w:type="dxa"/>
            <w:hideMark/>
            <w:tcPrChange w:id="408" w:author="Dell" w:date="2026-07-29T14:03:00Z">
              <w:tcPr>
                <w:tcW w:w="0" w:type="auto"/>
                <w:vAlign w:val="center"/>
                <w:hideMark/>
              </w:tcPr>
            </w:tcPrChange>
          </w:tcPr>
          <w:p w14:paraId="0439C1BE" w14:textId="77777777" w:rsidR="00B11849" w:rsidRPr="00B11849" w:rsidRDefault="00B11849" w:rsidP="00B11849">
            <w:pPr>
              <w:spacing w:after="160" w:line="259" w:lineRule="auto"/>
              <w:jc w:val="both"/>
              <w:rPr>
                <w:ins w:id="409" w:author="Dell" w:date="2026-07-29T12:41:00Z"/>
                <w:rFonts w:cstheme="minorHAnsi"/>
                <w:bCs/>
              </w:rPr>
            </w:pPr>
            <w:ins w:id="410" w:author="Dell" w:date="2026-07-29T12:41:00Z">
              <w:r w:rsidRPr="00B11849">
                <w:rPr>
                  <w:rFonts w:cstheme="minorHAnsi"/>
                  <w:bCs/>
                </w:rPr>
                <w:t>Secure Internet servers (per 1 million people)</w:t>
              </w:r>
            </w:ins>
          </w:p>
        </w:tc>
        <w:tc>
          <w:tcPr>
            <w:tcW w:w="1658" w:type="dxa"/>
            <w:hideMark/>
            <w:tcPrChange w:id="411" w:author="Dell" w:date="2026-07-29T14:03:00Z">
              <w:tcPr>
                <w:tcW w:w="0" w:type="auto"/>
                <w:vAlign w:val="center"/>
                <w:hideMark/>
              </w:tcPr>
            </w:tcPrChange>
          </w:tcPr>
          <w:p w14:paraId="36CA514B" w14:textId="4F86187A" w:rsidR="00B11849" w:rsidRPr="00B11849" w:rsidRDefault="00B11849">
            <w:pPr>
              <w:spacing w:after="160" w:line="259" w:lineRule="auto"/>
              <w:jc w:val="both"/>
              <w:rPr>
                <w:ins w:id="412" w:author="Dell" w:date="2026-07-29T12:41:00Z"/>
                <w:rFonts w:cstheme="minorHAnsi"/>
                <w:bCs/>
              </w:rPr>
            </w:pPr>
            <w:ins w:id="413" w:author="Dell" w:date="2026-07-29T12:41:00Z">
              <w:r w:rsidRPr="00B11849">
                <w:rPr>
                  <w:rFonts w:cstheme="minorHAnsi"/>
                  <w:bCs/>
                </w:rPr>
                <w:t xml:space="preserve">World Bank </w:t>
              </w:r>
            </w:ins>
          </w:p>
        </w:tc>
      </w:tr>
      <w:tr w:rsidR="00B11849" w:rsidRPr="00B11849" w14:paraId="03272EC7" w14:textId="77777777" w:rsidTr="00A72A0C">
        <w:trPr>
          <w:trHeight w:val="260"/>
          <w:ins w:id="414" w:author="Dell" w:date="2026-07-29T12:41:00Z"/>
          <w:trPrChange w:id="415" w:author="Dell" w:date="2026-07-29T14:03:00Z">
            <w:trPr>
              <w:gridAfter w:val="0"/>
              <w:tblCellSpacing w:w="15" w:type="dxa"/>
            </w:trPr>
          </w:trPrChange>
        </w:trPr>
        <w:tc>
          <w:tcPr>
            <w:tcW w:w="0" w:type="auto"/>
            <w:hideMark/>
            <w:tcPrChange w:id="416" w:author="Dell" w:date="2026-07-29T14:03:00Z">
              <w:tcPr>
                <w:tcW w:w="0" w:type="auto"/>
                <w:gridSpan w:val="2"/>
                <w:vAlign w:val="center"/>
                <w:hideMark/>
              </w:tcPr>
            </w:tcPrChange>
          </w:tcPr>
          <w:p w14:paraId="5606C700" w14:textId="77777777" w:rsidR="00B11849" w:rsidRPr="00B11849" w:rsidRDefault="00B11849" w:rsidP="00B11849">
            <w:pPr>
              <w:spacing w:after="160" w:line="259" w:lineRule="auto"/>
              <w:jc w:val="both"/>
              <w:rPr>
                <w:ins w:id="417" w:author="Dell" w:date="2026-07-29T12:41:00Z"/>
                <w:rFonts w:cstheme="minorHAnsi"/>
                <w:bCs/>
              </w:rPr>
            </w:pPr>
            <w:ins w:id="418" w:author="Dell" w:date="2026-07-29T12:41:00Z">
              <w:r w:rsidRPr="00B11849">
                <w:rPr>
                  <w:rFonts w:cstheme="minorHAnsi"/>
                  <w:b/>
                  <w:bCs/>
                </w:rPr>
                <w:t>DTI</w:t>
              </w:r>
            </w:ins>
          </w:p>
        </w:tc>
        <w:tc>
          <w:tcPr>
            <w:tcW w:w="6448" w:type="dxa"/>
            <w:hideMark/>
            <w:tcPrChange w:id="419" w:author="Dell" w:date="2026-07-29T14:03:00Z">
              <w:tcPr>
                <w:tcW w:w="0" w:type="auto"/>
                <w:vAlign w:val="center"/>
                <w:hideMark/>
              </w:tcPr>
            </w:tcPrChange>
          </w:tcPr>
          <w:p w14:paraId="5D0D4030" w14:textId="15C31726" w:rsidR="00B11849" w:rsidRPr="00B11849" w:rsidRDefault="00A72A0C" w:rsidP="00B11849">
            <w:pPr>
              <w:spacing w:after="160" w:line="259" w:lineRule="auto"/>
              <w:jc w:val="both"/>
              <w:rPr>
                <w:ins w:id="420" w:author="Dell" w:date="2026-07-29T12:41:00Z"/>
                <w:rFonts w:cstheme="minorHAnsi"/>
                <w:bCs/>
              </w:rPr>
            </w:pPr>
            <w:ins w:id="421" w:author="Dell" w:date="2026-07-29T12:41:00Z">
              <w:r>
                <w:rPr>
                  <w:rFonts w:cstheme="minorHAnsi"/>
                  <w:bCs/>
                </w:rPr>
                <w:t>Digital Transformation Index/</w:t>
              </w:r>
              <w:r w:rsidR="00B11849" w:rsidRPr="00B11849">
                <w:rPr>
                  <w:rFonts w:cstheme="minorHAnsi"/>
                  <w:bCs/>
                </w:rPr>
                <w:t xml:space="preserve"> principal component analysis (PCA)-based composite index </w:t>
              </w:r>
            </w:ins>
            <w:ins w:id="422" w:author="Dell" w:date="2026-07-29T14:02:00Z">
              <w:r>
                <w:rPr>
                  <w:rFonts w:cstheme="minorHAnsi"/>
                  <w:bCs/>
                </w:rPr>
                <w:t xml:space="preserve">is </w:t>
              </w:r>
            </w:ins>
            <w:ins w:id="423" w:author="Dell" w:date="2026-07-29T12:41:00Z">
              <w:r w:rsidR="00B11849" w:rsidRPr="00B11849">
                <w:rPr>
                  <w:rFonts w:cstheme="minorHAnsi"/>
                  <w:bCs/>
                </w:rPr>
                <w:t xml:space="preserve">constructed from Internet, Broadband, Mobile, and </w:t>
              </w:r>
              <w:proofErr w:type="spellStart"/>
              <w:r w:rsidR="00B11849" w:rsidRPr="00B11849">
                <w:rPr>
                  <w:rFonts w:cstheme="minorHAnsi"/>
                  <w:bCs/>
                </w:rPr>
                <w:t>Secure_Servers</w:t>
              </w:r>
            </w:ins>
            <w:proofErr w:type="spellEnd"/>
            <w:ins w:id="424" w:author="Dell" w:date="2026-07-29T14:02:00Z">
              <w:r>
                <w:rPr>
                  <w:rFonts w:cstheme="minorHAnsi"/>
                  <w:bCs/>
                </w:rPr>
                <w:t>.</w:t>
              </w:r>
            </w:ins>
          </w:p>
        </w:tc>
        <w:tc>
          <w:tcPr>
            <w:tcW w:w="1658" w:type="dxa"/>
            <w:hideMark/>
            <w:tcPrChange w:id="425" w:author="Dell" w:date="2026-07-29T14:03:00Z">
              <w:tcPr>
                <w:tcW w:w="0" w:type="auto"/>
                <w:vAlign w:val="center"/>
                <w:hideMark/>
              </w:tcPr>
            </w:tcPrChange>
          </w:tcPr>
          <w:p w14:paraId="60644E92" w14:textId="06914717" w:rsidR="00B11849" w:rsidRPr="00B11849" w:rsidRDefault="00B11849" w:rsidP="00B11849">
            <w:pPr>
              <w:spacing w:after="160" w:line="259" w:lineRule="auto"/>
              <w:jc w:val="both"/>
              <w:rPr>
                <w:ins w:id="426" w:author="Dell" w:date="2026-07-29T12:41:00Z"/>
                <w:rFonts w:cstheme="minorHAnsi"/>
                <w:bCs/>
              </w:rPr>
            </w:pPr>
            <w:ins w:id="427" w:author="Dell" w:date="2026-07-29T12:41:00Z">
              <w:r w:rsidRPr="00B11849">
                <w:rPr>
                  <w:rFonts w:cstheme="minorHAnsi"/>
                  <w:bCs/>
                </w:rPr>
                <w:t>calculation</w:t>
              </w:r>
            </w:ins>
          </w:p>
        </w:tc>
      </w:tr>
      <w:tr w:rsidR="00B11849" w:rsidRPr="00B11849" w14:paraId="67C5C1EA" w14:textId="77777777" w:rsidTr="00A72A0C">
        <w:tblPrEx>
          <w:tblPrExChange w:id="428" w:author="Dell" w:date="2026-07-29T14:03:00Z">
            <w:tblPrEx>
              <w:tblW w:w="9377" w:type="dxa"/>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blPrExChange>
        </w:tblPrEx>
        <w:trPr>
          <w:trHeight w:val="367"/>
          <w:ins w:id="429" w:author="Dell" w:date="2026-07-29T12:41:00Z"/>
          <w:trPrChange w:id="430" w:author="Dell" w:date="2026-07-29T14:03:00Z">
            <w:trPr>
              <w:gridBefore w:val="1"/>
              <w:trHeight w:val="417"/>
            </w:trPr>
          </w:trPrChange>
        </w:trPr>
        <w:tc>
          <w:tcPr>
            <w:tcW w:w="0" w:type="auto"/>
            <w:gridSpan w:val="3"/>
            <w:hideMark/>
            <w:tcPrChange w:id="431" w:author="Dell" w:date="2026-07-29T14:03:00Z">
              <w:tcPr>
                <w:tcW w:w="0" w:type="auto"/>
                <w:gridSpan w:val="4"/>
                <w:hideMark/>
              </w:tcPr>
            </w:tcPrChange>
          </w:tcPr>
          <w:p w14:paraId="04846FE8" w14:textId="255DB043" w:rsidR="00B11849" w:rsidRPr="00B11849" w:rsidRDefault="00B11849" w:rsidP="00B11849">
            <w:pPr>
              <w:spacing w:after="160" w:line="259" w:lineRule="auto"/>
              <w:jc w:val="both"/>
              <w:rPr>
                <w:ins w:id="432" w:author="Dell" w:date="2026-07-29T12:41:00Z"/>
                <w:rFonts w:cstheme="minorHAnsi"/>
                <w:bCs/>
              </w:rPr>
            </w:pPr>
            <w:ins w:id="433" w:author="Dell" w:date="2026-07-29T12:41:00Z">
              <w:r w:rsidRPr="00B11849">
                <w:rPr>
                  <w:rFonts w:cstheme="minorHAnsi"/>
                  <w:b/>
                  <w:bCs/>
                </w:rPr>
                <w:t>Control variables</w:t>
              </w:r>
            </w:ins>
          </w:p>
        </w:tc>
      </w:tr>
      <w:tr w:rsidR="00B11849" w:rsidRPr="00B11849" w14:paraId="487F9F8A" w14:textId="77777777" w:rsidTr="00A72A0C">
        <w:trPr>
          <w:trHeight w:val="296"/>
          <w:ins w:id="434" w:author="Dell" w:date="2026-07-29T12:41:00Z"/>
          <w:trPrChange w:id="435" w:author="Dell" w:date="2026-07-29T14:03:00Z">
            <w:trPr>
              <w:gridAfter w:val="0"/>
              <w:tblCellSpacing w:w="15" w:type="dxa"/>
            </w:trPr>
          </w:trPrChange>
        </w:trPr>
        <w:tc>
          <w:tcPr>
            <w:tcW w:w="0" w:type="auto"/>
            <w:hideMark/>
            <w:tcPrChange w:id="436" w:author="Dell" w:date="2026-07-29T14:03:00Z">
              <w:tcPr>
                <w:tcW w:w="0" w:type="auto"/>
                <w:gridSpan w:val="2"/>
                <w:vAlign w:val="center"/>
                <w:hideMark/>
              </w:tcPr>
            </w:tcPrChange>
          </w:tcPr>
          <w:p w14:paraId="28AD1569" w14:textId="77777777" w:rsidR="00B11849" w:rsidRPr="00B11849" w:rsidRDefault="00B11849" w:rsidP="00B11849">
            <w:pPr>
              <w:spacing w:after="160" w:line="259" w:lineRule="auto"/>
              <w:jc w:val="both"/>
              <w:rPr>
                <w:ins w:id="437" w:author="Dell" w:date="2026-07-29T12:41:00Z"/>
                <w:rFonts w:cstheme="minorHAnsi"/>
                <w:bCs/>
              </w:rPr>
            </w:pPr>
            <w:proofErr w:type="spellStart"/>
            <w:ins w:id="438" w:author="Dell" w:date="2026-07-29T12:41:00Z">
              <w:r w:rsidRPr="00B11849">
                <w:rPr>
                  <w:rFonts w:cstheme="minorHAnsi"/>
                  <w:b/>
                  <w:bCs/>
                </w:rPr>
                <w:t>GDP_Growth</w:t>
              </w:r>
              <w:proofErr w:type="spellEnd"/>
            </w:ins>
          </w:p>
        </w:tc>
        <w:tc>
          <w:tcPr>
            <w:tcW w:w="6448" w:type="dxa"/>
            <w:hideMark/>
            <w:tcPrChange w:id="439" w:author="Dell" w:date="2026-07-29T14:03:00Z">
              <w:tcPr>
                <w:tcW w:w="0" w:type="auto"/>
                <w:vAlign w:val="center"/>
                <w:hideMark/>
              </w:tcPr>
            </w:tcPrChange>
          </w:tcPr>
          <w:p w14:paraId="131B2A19" w14:textId="77777777" w:rsidR="00B11849" w:rsidRPr="00B11849" w:rsidRDefault="00B11849" w:rsidP="00B11849">
            <w:pPr>
              <w:spacing w:after="160" w:line="259" w:lineRule="auto"/>
              <w:jc w:val="both"/>
              <w:rPr>
                <w:ins w:id="440" w:author="Dell" w:date="2026-07-29T12:41:00Z"/>
                <w:rFonts w:cstheme="minorHAnsi"/>
                <w:bCs/>
              </w:rPr>
            </w:pPr>
            <w:ins w:id="441" w:author="Dell" w:date="2026-07-29T12:41:00Z">
              <w:r w:rsidRPr="00B11849">
                <w:rPr>
                  <w:rFonts w:cstheme="minorHAnsi"/>
                  <w:bCs/>
                </w:rPr>
                <w:t>GDP per capita growth (annual %)</w:t>
              </w:r>
            </w:ins>
          </w:p>
        </w:tc>
        <w:tc>
          <w:tcPr>
            <w:tcW w:w="1658" w:type="dxa"/>
            <w:hideMark/>
            <w:tcPrChange w:id="442" w:author="Dell" w:date="2026-07-29T14:03:00Z">
              <w:tcPr>
                <w:tcW w:w="0" w:type="auto"/>
                <w:vAlign w:val="center"/>
                <w:hideMark/>
              </w:tcPr>
            </w:tcPrChange>
          </w:tcPr>
          <w:p w14:paraId="142AC977" w14:textId="1926E279" w:rsidR="00B11849" w:rsidRPr="00B11849" w:rsidRDefault="00B11849">
            <w:pPr>
              <w:spacing w:after="160" w:line="259" w:lineRule="auto"/>
              <w:jc w:val="both"/>
              <w:rPr>
                <w:ins w:id="443" w:author="Dell" w:date="2026-07-29T12:41:00Z"/>
                <w:rFonts w:cstheme="minorHAnsi"/>
                <w:bCs/>
              </w:rPr>
            </w:pPr>
            <w:ins w:id="444" w:author="Dell" w:date="2026-07-29T12:41:00Z">
              <w:r w:rsidRPr="00B11849">
                <w:rPr>
                  <w:rFonts w:cstheme="minorHAnsi"/>
                  <w:bCs/>
                </w:rPr>
                <w:t xml:space="preserve">World Bank </w:t>
              </w:r>
            </w:ins>
          </w:p>
        </w:tc>
      </w:tr>
      <w:tr w:rsidR="00B11849" w:rsidRPr="00B11849" w14:paraId="55230C4A" w14:textId="77777777" w:rsidTr="00A72A0C">
        <w:trPr>
          <w:trHeight w:val="278"/>
          <w:ins w:id="445" w:author="Dell" w:date="2026-07-29T12:41:00Z"/>
          <w:trPrChange w:id="446" w:author="Dell" w:date="2026-07-29T14:03:00Z">
            <w:trPr>
              <w:gridAfter w:val="0"/>
              <w:tblCellSpacing w:w="15" w:type="dxa"/>
            </w:trPr>
          </w:trPrChange>
        </w:trPr>
        <w:tc>
          <w:tcPr>
            <w:tcW w:w="0" w:type="auto"/>
            <w:hideMark/>
            <w:tcPrChange w:id="447" w:author="Dell" w:date="2026-07-29T14:03:00Z">
              <w:tcPr>
                <w:tcW w:w="0" w:type="auto"/>
                <w:gridSpan w:val="2"/>
                <w:vAlign w:val="center"/>
                <w:hideMark/>
              </w:tcPr>
            </w:tcPrChange>
          </w:tcPr>
          <w:p w14:paraId="63184BA5" w14:textId="77777777" w:rsidR="00B11849" w:rsidRPr="00B11849" w:rsidRDefault="00B11849" w:rsidP="00B11849">
            <w:pPr>
              <w:spacing w:after="160" w:line="259" w:lineRule="auto"/>
              <w:jc w:val="both"/>
              <w:rPr>
                <w:ins w:id="448" w:author="Dell" w:date="2026-07-29T12:41:00Z"/>
                <w:rFonts w:cstheme="minorHAnsi"/>
                <w:bCs/>
              </w:rPr>
            </w:pPr>
            <w:proofErr w:type="spellStart"/>
            <w:ins w:id="449" w:author="Dell" w:date="2026-07-29T12:41:00Z">
              <w:r w:rsidRPr="00B11849">
                <w:rPr>
                  <w:rFonts w:cstheme="minorHAnsi"/>
                  <w:b/>
                  <w:bCs/>
                </w:rPr>
                <w:t>Domestic_Credit</w:t>
              </w:r>
              <w:proofErr w:type="spellEnd"/>
            </w:ins>
          </w:p>
        </w:tc>
        <w:tc>
          <w:tcPr>
            <w:tcW w:w="6448" w:type="dxa"/>
            <w:hideMark/>
            <w:tcPrChange w:id="450" w:author="Dell" w:date="2026-07-29T14:03:00Z">
              <w:tcPr>
                <w:tcW w:w="0" w:type="auto"/>
                <w:vAlign w:val="center"/>
                <w:hideMark/>
              </w:tcPr>
            </w:tcPrChange>
          </w:tcPr>
          <w:p w14:paraId="361AE2F7" w14:textId="77777777" w:rsidR="00B11849" w:rsidRPr="00B11849" w:rsidRDefault="00B11849" w:rsidP="00B11849">
            <w:pPr>
              <w:spacing w:after="160" w:line="259" w:lineRule="auto"/>
              <w:jc w:val="both"/>
              <w:rPr>
                <w:ins w:id="451" w:author="Dell" w:date="2026-07-29T12:41:00Z"/>
                <w:rFonts w:cstheme="minorHAnsi"/>
                <w:bCs/>
              </w:rPr>
            </w:pPr>
            <w:ins w:id="452" w:author="Dell" w:date="2026-07-29T12:41:00Z">
              <w:r w:rsidRPr="00B11849">
                <w:rPr>
                  <w:rFonts w:cstheme="minorHAnsi"/>
                  <w:bCs/>
                </w:rPr>
                <w:t>Domestic credit to the private sector (% of GDP)</w:t>
              </w:r>
            </w:ins>
          </w:p>
        </w:tc>
        <w:tc>
          <w:tcPr>
            <w:tcW w:w="1658" w:type="dxa"/>
            <w:hideMark/>
            <w:tcPrChange w:id="453" w:author="Dell" w:date="2026-07-29T14:03:00Z">
              <w:tcPr>
                <w:tcW w:w="0" w:type="auto"/>
                <w:vAlign w:val="center"/>
                <w:hideMark/>
              </w:tcPr>
            </w:tcPrChange>
          </w:tcPr>
          <w:p w14:paraId="4081F865" w14:textId="457B0166" w:rsidR="00B11849" w:rsidRPr="00B11849" w:rsidRDefault="00B11849">
            <w:pPr>
              <w:spacing w:after="160" w:line="259" w:lineRule="auto"/>
              <w:jc w:val="both"/>
              <w:rPr>
                <w:ins w:id="454" w:author="Dell" w:date="2026-07-29T12:41:00Z"/>
                <w:rFonts w:cstheme="minorHAnsi"/>
                <w:bCs/>
              </w:rPr>
            </w:pPr>
            <w:ins w:id="455" w:author="Dell" w:date="2026-07-29T12:41:00Z">
              <w:r w:rsidRPr="00B11849">
                <w:rPr>
                  <w:rFonts w:cstheme="minorHAnsi"/>
                  <w:bCs/>
                </w:rPr>
                <w:t xml:space="preserve">World Bank </w:t>
              </w:r>
            </w:ins>
          </w:p>
        </w:tc>
      </w:tr>
      <w:tr w:rsidR="00B11849" w:rsidRPr="00B11849" w14:paraId="7B1E3F23" w14:textId="77777777" w:rsidTr="00A72A0C">
        <w:trPr>
          <w:trHeight w:val="85"/>
          <w:ins w:id="456" w:author="Dell" w:date="2026-07-29T12:41:00Z"/>
          <w:trPrChange w:id="457" w:author="Dell" w:date="2026-07-29T14:03:00Z">
            <w:trPr>
              <w:gridAfter w:val="0"/>
              <w:tblCellSpacing w:w="15" w:type="dxa"/>
            </w:trPr>
          </w:trPrChange>
        </w:trPr>
        <w:tc>
          <w:tcPr>
            <w:tcW w:w="0" w:type="auto"/>
            <w:hideMark/>
            <w:tcPrChange w:id="458" w:author="Dell" w:date="2026-07-29T14:03:00Z">
              <w:tcPr>
                <w:tcW w:w="0" w:type="auto"/>
                <w:gridSpan w:val="2"/>
                <w:vAlign w:val="center"/>
                <w:hideMark/>
              </w:tcPr>
            </w:tcPrChange>
          </w:tcPr>
          <w:p w14:paraId="3C9B454E" w14:textId="77777777" w:rsidR="00B11849" w:rsidRPr="00B11849" w:rsidRDefault="00B11849" w:rsidP="00B11849">
            <w:pPr>
              <w:spacing w:after="160" w:line="259" w:lineRule="auto"/>
              <w:jc w:val="both"/>
              <w:rPr>
                <w:ins w:id="459" w:author="Dell" w:date="2026-07-29T12:41:00Z"/>
                <w:rFonts w:cstheme="minorHAnsi"/>
                <w:bCs/>
              </w:rPr>
            </w:pPr>
            <w:ins w:id="460" w:author="Dell" w:date="2026-07-29T12:41:00Z">
              <w:r w:rsidRPr="00B11849">
                <w:rPr>
                  <w:rFonts w:cstheme="minorHAnsi"/>
                  <w:b/>
                  <w:bCs/>
                </w:rPr>
                <w:t>FDI</w:t>
              </w:r>
            </w:ins>
          </w:p>
        </w:tc>
        <w:tc>
          <w:tcPr>
            <w:tcW w:w="6448" w:type="dxa"/>
            <w:hideMark/>
            <w:tcPrChange w:id="461" w:author="Dell" w:date="2026-07-29T14:03:00Z">
              <w:tcPr>
                <w:tcW w:w="0" w:type="auto"/>
                <w:vAlign w:val="center"/>
                <w:hideMark/>
              </w:tcPr>
            </w:tcPrChange>
          </w:tcPr>
          <w:p w14:paraId="2BBE93AF" w14:textId="77777777" w:rsidR="00B11849" w:rsidRPr="00B11849" w:rsidRDefault="00B11849" w:rsidP="00B11849">
            <w:pPr>
              <w:spacing w:after="160" w:line="259" w:lineRule="auto"/>
              <w:jc w:val="both"/>
              <w:rPr>
                <w:ins w:id="462" w:author="Dell" w:date="2026-07-29T12:41:00Z"/>
                <w:rFonts w:cstheme="minorHAnsi"/>
                <w:bCs/>
              </w:rPr>
            </w:pPr>
            <w:ins w:id="463" w:author="Dell" w:date="2026-07-29T12:41:00Z">
              <w:r w:rsidRPr="00B11849">
                <w:rPr>
                  <w:rFonts w:cstheme="minorHAnsi"/>
                  <w:bCs/>
                </w:rPr>
                <w:t>Foreign direct investment, net inflows (% of GDP)</w:t>
              </w:r>
            </w:ins>
          </w:p>
        </w:tc>
        <w:tc>
          <w:tcPr>
            <w:tcW w:w="1658" w:type="dxa"/>
            <w:hideMark/>
            <w:tcPrChange w:id="464" w:author="Dell" w:date="2026-07-29T14:03:00Z">
              <w:tcPr>
                <w:tcW w:w="0" w:type="auto"/>
                <w:vAlign w:val="center"/>
                <w:hideMark/>
              </w:tcPr>
            </w:tcPrChange>
          </w:tcPr>
          <w:p w14:paraId="49346BF4" w14:textId="14720243" w:rsidR="00B11849" w:rsidRPr="00B11849" w:rsidRDefault="00B11849">
            <w:pPr>
              <w:spacing w:after="160" w:line="259" w:lineRule="auto"/>
              <w:jc w:val="both"/>
              <w:rPr>
                <w:ins w:id="465" w:author="Dell" w:date="2026-07-29T12:41:00Z"/>
                <w:rFonts w:cstheme="minorHAnsi"/>
                <w:bCs/>
              </w:rPr>
            </w:pPr>
            <w:ins w:id="466" w:author="Dell" w:date="2026-07-29T12:41:00Z">
              <w:r w:rsidRPr="00B11849">
                <w:rPr>
                  <w:rFonts w:cstheme="minorHAnsi"/>
                  <w:bCs/>
                </w:rPr>
                <w:t xml:space="preserve">World Bank </w:t>
              </w:r>
            </w:ins>
          </w:p>
        </w:tc>
      </w:tr>
      <w:tr w:rsidR="00B11849" w:rsidRPr="00B11849" w14:paraId="35CAB032" w14:textId="77777777" w:rsidTr="00A72A0C">
        <w:trPr>
          <w:trHeight w:val="85"/>
          <w:ins w:id="467" w:author="Dell" w:date="2026-07-29T12:41:00Z"/>
          <w:trPrChange w:id="468" w:author="Dell" w:date="2026-07-29T14:03:00Z">
            <w:trPr>
              <w:gridAfter w:val="0"/>
              <w:tblCellSpacing w:w="15" w:type="dxa"/>
            </w:trPr>
          </w:trPrChange>
        </w:trPr>
        <w:tc>
          <w:tcPr>
            <w:tcW w:w="0" w:type="auto"/>
            <w:hideMark/>
            <w:tcPrChange w:id="469" w:author="Dell" w:date="2026-07-29T14:03:00Z">
              <w:tcPr>
                <w:tcW w:w="0" w:type="auto"/>
                <w:gridSpan w:val="2"/>
                <w:vAlign w:val="center"/>
                <w:hideMark/>
              </w:tcPr>
            </w:tcPrChange>
          </w:tcPr>
          <w:p w14:paraId="52691734" w14:textId="77777777" w:rsidR="00B11849" w:rsidRPr="00B11849" w:rsidRDefault="00B11849" w:rsidP="00B11849">
            <w:pPr>
              <w:spacing w:after="160" w:line="259" w:lineRule="auto"/>
              <w:jc w:val="both"/>
              <w:rPr>
                <w:ins w:id="470" w:author="Dell" w:date="2026-07-29T12:41:00Z"/>
                <w:rFonts w:cstheme="minorHAnsi"/>
                <w:bCs/>
              </w:rPr>
            </w:pPr>
            <w:proofErr w:type="spellStart"/>
            <w:ins w:id="471" w:author="Dell" w:date="2026-07-29T12:41:00Z">
              <w:r w:rsidRPr="00B11849">
                <w:rPr>
                  <w:rFonts w:cstheme="minorHAnsi"/>
                  <w:b/>
                  <w:bCs/>
                </w:rPr>
                <w:t>Pop_Density</w:t>
              </w:r>
              <w:proofErr w:type="spellEnd"/>
            </w:ins>
          </w:p>
        </w:tc>
        <w:tc>
          <w:tcPr>
            <w:tcW w:w="6448" w:type="dxa"/>
            <w:hideMark/>
            <w:tcPrChange w:id="472" w:author="Dell" w:date="2026-07-29T14:03:00Z">
              <w:tcPr>
                <w:tcW w:w="0" w:type="auto"/>
                <w:vAlign w:val="center"/>
                <w:hideMark/>
              </w:tcPr>
            </w:tcPrChange>
          </w:tcPr>
          <w:p w14:paraId="24ABF88A" w14:textId="77777777" w:rsidR="00B11849" w:rsidRPr="00B11849" w:rsidRDefault="00B11849" w:rsidP="00B11849">
            <w:pPr>
              <w:spacing w:after="160" w:line="259" w:lineRule="auto"/>
              <w:jc w:val="both"/>
              <w:rPr>
                <w:ins w:id="473" w:author="Dell" w:date="2026-07-29T12:41:00Z"/>
                <w:rFonts w:cstheme="minorHAnsi"/>
                <w:bCs/>
              </w:rPr>
            </w:pPr>
            <w:ins w:id="474" w:author="Dell" w:date="2026-07-29T12:41:00Z">
              <w:r w:rsidRPr="00B11849">
                <w:rPr>
                  <w:rFonts w:cstheme="minorHAnsi"/>
                  <w:bCs/>
                </w:rPr>
                <w:t>Population density (people per sq. km of land area)</w:t>
              </w:r>
            </w:ins>
          </w:p>
        </w:tc>
        <w:tc>
          <w:tcPr>
            <w:tcW w:w="1658" w:type="dxa"/>
            <w:hideMark/>
            <w:tcPrChange w:id="475" w:author="Dell" w:date="2026-07-29T14:03:00Z">
              <w:tcPr>
                <w:tcW w:w="0" w:type="auto"/>
                <w:vAlign w:val="center"/>
                <w:hideMark/>
              </w:tcPr>
            </w:tcPrChange>
          </w:tcPr>
          <w:p w14:paraId="746A8705" w14:textId="76D36787" w:rsidR="00B11849" w:rsidRPr="00B11849" w:rsidRDefault="00A72A0C" w:rsidP="00B11849">
            <w:pPr>
              <w:spacing w:after="160" w:line="259" w:lineRule="auto"/>
              <w:jc w:val="both"/>
              <w:rPr>
                <w:ins w:id="476" w:author="Dell" w:date="2026-07-29T12:41:00Z"/>
                <w:rFonts w:cstheme="minorHAnsi"/>
                <w:bCs/>
              </w:rPr>
            </w:pPr>
            <w:ins w:id="477" w:author="Dell" w:date="2026-07-29T12:41:00Z">
              <w:r>
                <w:rPr>
                  <w:rFonts w:cstheme="minorHAnsi"/>
                  <w:bCs/>
                </w:rPr>
                <w:t>World Bank</w:t>
              </w:r>
            </w:ins>
          </w:p>
        </w:tc>
      </w:tr>
      <w:tr w:rsidR="00B11849" w:rsidRPr="00B11849" w14:paraId="3C1232E2" w14:textId="77777777" w:rsidTr="00A72A0C">
        <w:trPr>
          <w:trHeight w:val="85"/>
          <w:ins w:id="478" w:author="Dell" w:date="2026-07-29T12:41:00Z"/>
          <w:trPrChange w:id="479" w:author="Dell" w:date="2026-07-29T14:03:00Z">
            <w:trPr>
              <w:gridAfter w:val="0"/>
              <w:tblCellSpacing w:w="15" w:type="dxa"/>
            </w:trPr>
          </w:trPrChange>
        </w:trPr>
        <w:tc>
          <w:tcPr>
            <w:tcW w:w="0" w:type="auto"/>
            <w:hideMark/>
            <w:tcPrChange w:id="480" w:author="Dell" w:date="2026-07-29T14:03:00Z">
              <w:tcPr>
                <w:tcW w:w="0" w:type="auto"/>
                <w:gridSpan w:val="2"/>
                <w:vAlign w:val="center"/>
                <w:hideMark/>
              </w:tcPr>
            </w:tcPrChange>
          </w:tcPr>
          <w:p w14:paraId="3BD63EDD" w14:textId="77777777" w:rsidR="00B11849" w:rsidRPr="00B11849" w:rsidRDefault="00B11849" w:rsidP="00B11849">
            <w:pPr>
              <w:spacing w:after="160" w:line="259" w:lineRule="auto"/>
              <w:jc w:val="both"/>
              <w:rPr>
                <w:ins w:id="481" w:author="Dell" w:date="2026-07-29T12:41:00Z"/>
                <w:rFonts w:cstheme="minorHAnsi"/>
                <w:bCs/>
              </w:rPr>
            </w:pPr>
            <w:proofErr w:type="spellStart"/>
            <w:ins w:id="482" w:author="Dell" w:date="2026-07-29T12:41:00Z">
              <w:r w:rsidRPr="00B11849">
                <w:rPr>
                  <w:rFonts w:cstheme="minorHAnsi"/>
                  <w:b/>
                  <w:bCs/>
                </w:rPr>
                <w:t>School_Enroll</w:t>
              </w:r>
              <w:proofErr w:type="spellEnd"/>
            </w:ins>
          </w:p>
        </w:tc>
        <w:tc>
          <w:tcPr>
            <w:tcW w:w="6448" w:type="dxa"/>
            <w:hideMark/>
            <w:tcPrChange w:id="483" w:author="Dell" w:date="2026-07-29T14:03:00Z">
              <w:tcPr>
                <w:tcW w:w="0" w:type="auto"/>
                <w:vAlign w:val="center"/>
                <w:hideMark/>
              </w:tcPr>
            </w:tcPrChange>
          </w:tcPr>
          <w:p w14:paraId="25366FD1" w14:textId="77777777" w:rsidR="00B11849" w:rsidRPr="00B11849" w:rsidRDefault="00B11849" w:rsidP="00B11849">
            <w:pPr>
              <w:spacing w:after="160" w:line="259" w:lineRule="auto"/>
              <w:jc w:val="both"/>
              <w:rPr>
                <w:ins w:id="484" w:author="Dell" w:date="2026-07-29T12:41:00Z"/>
                <w:rFonts w:cstheme="minorHAnsi"/>
                <w:bCs/>
              </w:rPr>
            </w:pPr>
            <w:ins w:id="485" w:author="Dell" w:date="2026-07-29T12:41:00Z">
              <w:r w:rsidRPr="00B11849">
                <w:rPr>
                  <w:rFonts w:cstheme="minorHAnsi"/>
                  <w:bCs/>
                </w:rPr>
                <w:t>School enrollment, tertiary (% gross)</w:t>
              </w:r>
            </w:ins>
          </w:p>
        </w:tc>
        <w:tc>
          <w:tcPr>
            <w:tcW w:w="1658" w:type="dxa"/>
            <w:hideMark/>
            <w:tcPrChange w:id="486" w:author="Dell" w:date="2026-07-29T14:03:00Z">
              <w:tcPr>
                <w:tcW w:w="0" w:type="auto"/>
                <w:vAlign w:val="center"/>
                <w:hideMark/>
              </w:tcPr>
            </w:tcPrChange>
          </w:tcPr>
          <w:p w14:paraId="346C5C00" w14:textId="20A487B0" w:rsidR="00B11849" w:rsidRPr="00B11849" w:rsidRDefault="00A72A0C" w:rsidP="00B11849">
            <w:pPr>
              <w:spacing w:after="160" w:line="259" w:lineRule="auto"/>
              <w:jc w:val="both"/>
              <w:rPr>
                <w:ins w:id="487" w:author="Dell" w:date="2026-07-29T12:41:00Z"/>
                <w:rFonts w:cstheme="minorHAnsi"/>
                <w:bCs/>
              </w:rPr>
            </w:pPr>
            <w:ins w:id="488" w:author="Dell" w:date="2026-07-29T12:41:00Z">
              <w:r>
                <w:rPr>
                  <w:rFonts w:cstheme="minorHAnsi"/>
                  <w:bCs/>
                </w:rPr>
                <w:t xml:space="preserve">World Bank </w:t>
              </w:r>
            </w:ins>
          </w:p>
        </w:tc>
      </w:tr>
      <w:tr w:rsidR="00B11849" w:rsidRPr="00B11849" w14:paraId="46C3FBDF" w14:textId="77777777" w:rsidTr="00A72A0C">
        <w:trPr>
          <w:trHeight w:val="85"/>
          <w:ins w:id="489" w:author="Dell" w:date="2026-07-29T12:41:00Z"/>
          <w:trPrChange w:id="490" w:author="Dell" w:date="2026-07-29T14:03:00Z">
            <w:trPr>
              <w:gridAfter w:val="0"/>
              <w:tblCellSpacing w:w="15" w:type="dxa"/>
            </w:trPr>
          </w:trPrChange>
        </w:trPr>
        <w:tc>
          <w:tcPr>
            <w:tcW w:w="0" w:type="auto"/>
            <w:hideMark/>
            <w:tcPrChange w:id="491" w:author="Dell" w:date="2026-07-29T14:03:00Z">
              <w:tcPr>
                <w:tcW w:w="0" w:type="auto"/>
                <w:gridSpan w:val="2"/>
                <w:vAlign w:val="center"/>
                <w:hideMark/>
              </w:tcPr>
            </w:tcPrChange>
          </w:tcPr>
          <w:p w14:paraId="2136DB80" w14:textId="77777777" w:rsidR="00B11849" w:rsidRPr="00B11849" w:rsidRDefault="00B11849" w:rsidP="00B11849">
            <w:pPr>
              <w:spacing w:after="160" w:line="259" w:lineRule="auto"/>
              <w:jc w:val="both"/>
              <w:rPr>
                <w:ins w:id="492" w:author="Dell" w:date="2026-07-29T12:41:00Z"/>
                <w:rFonts w:cstheme="minorHAnsi"/>
                <w:bCs/>
              </w:rPr>
            </w:pPr>
            <w:proofErr w:type="spellStart"/>
            <w:ins w:id="493" w:author="Dell" w:date="2026-07-29T12:41:00Z">
              <w:r w:rsidRPr="00B11849">
                <w:rPr>
                  <w:rFonts w:cstheme="minorHAnsi"/>
                  <w:b/>
                  <w:bCs/>
                </w:rPr>
                <w:t>Urban_Pop</w:t>
              </w:r>
              <w:proofErr w:type="spellEnd"/>
            </w:ins>
          </w:p>
        </w:tc>
        <w:tc>
          <w:tcPr>
            <w:tcW w:w="6448" w:type="dxa"/>
            <w:hideMark/>
            <w:tcPrChange w:id="494" w:author="Dell" w:date="2026-07-29T14:03:00Z">
              <w:tcPr>
                <w:tcW w:w="0" w:type="auto"/>
                <w:vAlign w:val="center"/>
                <w:hideMark/>
              </w:tcPr>
            </w:tcPrChange>
          </w:tcPr>
          <w:p w14:paraId="508F7758" w14:textId="77777777" w:rsidR="00B11849" w:rsidRPr="00B11849" w:rsidRDefault="00B11849" w:rsidP="00B11849">
            <w:pPr>
              <w:spacing w:after="160" w:line="259" w:lineRule="auto"/>
              <w:jc w:val="both"/>
              <w:rPr>
                <w:ins w:id="495" w:author="Dell" w:date="2026-07-29T12:41:00Z"/>
                <w:rFonts w:cstheme="minorHAnsi"/>
                <w:bCs/>
              </w:rPr>
            </w:pPr>
            <w:ins w:id="496" w:author="Dell" w:date="2026-07-29T12:41:00Z">
              <w:r w:rsidRPr="00B11849">
                <w:rPr>
                  <w:rFonts w:cstheme="minorHAnsi"/>
                  <w:bCs/>
                </w:rPr>
                <w:t>Urban population (% of total population)</w:t>
              </w:r>
            </w:ins>
          </w:p>
        </w:tc>
        <w:tc>
          <w:tcPr>
            <w:tcW w:w="1658" w:type="dxa"/>
            <w:hideMark/>
            <w:tcPrChange w:id="497" w:author="Dell" w:date="2026-07-29T14:03:00Z">
              <w:tcPr>
                <w:tcW w:w="0" w:type="auto"/>
                <w:vAlign w:val="center"/>
                <w:hideMark/>
              </w:tcPr>
            </w:tcPrChange>
          </w:tcPr>
          <w:p w14:paraId="2AE24D80" w14:textId="0FBF499C" w:rsidR="00B11849" w:rsidRPr="00B11849" w:rsidRDefault="00A72A0C" w:rsidP="00B11849">
            <w:pPr>
              <w:spacing w:after="160" w:line="259" w:lineRule="auto"/>
              <w:jc w:val="both"/>
              <w:rPr>
                <w:ins w:id="498" w:author="Dell" w:date="2026-07-29T12:41:00Z"/>
                <w:rFonts w:cstheme="minorHAnsi"/>
                <w:bCs/>
              </w:rPr>
            </w:pPr>
            <w:ins w:id="499" w:author="Dell" w:date="2026-07-29T12:41:00Z">
              <w:r>
                <w:rPr>
                  <w:rFonts w:cstheme="minorHAnsi"/>
                  <w:bCs/>
                </w:rPr>
                <w:t xml:space="preserve">World Bank </w:t>
              </w:r>
            </w:ins>
          </w:p>
        </w:tc>
      </w:tr>
    </w:tbl>
    <w:p w14:paraId="7E88515C" w14:textId="1D6CAA30" w:rsidR="00B11849" w:rsidRPr="00C45002" w:rsidRDefault="00B11849" w:rsidP="00974BFE">
      <w:pPr>
        <w:jc w:val="both"/>
        <w:rPr>
          <w:rFonts w:cstheme="minorHAnsi"/>
          <w:bCs/>
          <w:rPrChange w:id="500" w:author="Dell" w:date="2026-07-29T12:40:00Z">
            <w:rPr>
              <w:rFonts w:cstheme="minorHAnsi"/>
              <w:b/>
              <w:bCs/>
            </w:rPr>
          </w:rPrChange>
        </w:rPr>
      </w:pPr>
    </w:p>
    <w:p w14:paraId="3D6FF2EB" w14:textId="6F53455E" w:rsidR="001A00B6" w:rsidRPr="009561DD" w:rsidDel="00C45002" w:rsidRDefault="00864A0F" w:rsidP="001A00B6">
      <w:pPr>
        <w:jc w:val="both"/>
        <w:rPr>
          <w:del w:id="501" w:author="Dell" w:date="2026-07-29T12:40:00Z"/>
          <w:rFonts w:cstheme="minorHAnsi"/>
          <w:bCs/>
        </w:rPr>
      </w:pPr>
      <w:del w:id="502" w:author="Dell" w:date="2026-07-29T12:40:00Z">
        <w:r w:rsidRPr="009561DD" w:rsidDel="00C45002">
          <w:rPr>
            <w:rFonts w:cstheme="minorHAnsi"/>
            <w:bCs/>
          </w:rPr>
          <w:delText xml:space="preserve">The analysis </w:delText>
        </w:r>
        <w:r w:rsidR="00881A1E" w:rsidRPr="009561DD" w:rsidDel="00C45002">
          <w:rPr>
            <w:rFonts w:cstheme="minorHAnsi"/>
            <w:bCs/>
          </w:rPr>
          <w:delText>was</w:delText>
        </w:r>
        <w:r w:rsidRPr="009561DD" w:rsidDel="00C45002">
          <w:rPr>
            <w:rFonts w:cstheme="minorHAnsi"/>
            <w:bCs/>
          </w:rPr>
          <w:delText xml:space="preserve"> conducted using an annual time-series dataset </w:delText>
        </w:r>
        <w:r w:rsidR="001A00B6" w:rsidRPr="009561DD" w:rsidDel="00C45002">
          <w:rPr>
            <w:rFonts w:cstheme="minorHAnsi"/>
            <w:bCs/>
          </w:rPr>
          <w:delText xml:space="preserve">for Nepal </w:delText>
        </w:r>
        <w:r w:rsidRPr="009561DD" w:rsidDel="00C45002">
          <w:rPr>
            <w:rFonts w:cstheme="minorHAnsi"/>
            <w:bCs/>
          </w:rPr>
          <w:delText>covering the period from 2006 to 2024</w:delText>
        </w:r>
        <w:r w:rsidR="001A00B6" w:rsidRPr="009561DD" w:rsidDel="00C45002">
          <w:rPr>
            <w:rFonts w:cstheme="minorHAnsi"/>
            <w:bCs/>
          </w:rPr>
          <w:delText xml:space="preserve"> </w:delText>
        </w:r>
        <w:r w:rsidRPr="009561DD" w:rsidDel="00C45002">
          <w:rPr>
            <w:rFonts w:cstheme="minorHAnsi"/>
            <w:bCs/>
          </w:rPr>
          <w:delText>to examine the relationship between</w:delText>
        </w:r>
        <w:r w:rsidR="001A00B6" w:rsidRPr="009561DD" w:rsidDel="00C45002">
          <w:rPr>
            <w:rFonts w:cstheme="minorHAnsi"/>
            <w:bCs/>
          </w:rPr>
          <w:delText xml:space="preserve"> digital transformation and </w:delText>
        </w:r>
        <w:r w:rsidR="00913159" w:rsidRPr="009561DD" w:rsidDel="00C45002">
          <w:rPr>
            <w:rFonts w:cstheme="minorHAnsi"/>
            <w:bCs/>
          </w:rPr>
          <w:delText>entrepreneurial development</w:delText>
        </w:r>
        <w:r w:rsidR="001A00B6" w:rsidRPr="009561DD" w:rsidDel="00C45002">
          <w:rPr>
            <w:rFonts w:cstheme="minorHAnsi"/>
            <w:bCs/>
          </w:rPr>
          <w:delText xml:space="preserve">. </w:delText>
        </w:r>
      </w:del>
      <w:ins w:id="503" w:author="Microsoft Office User" w:date="2026-07-28T17:48:00Z">
        <w:del w:id="504" w:author="Dell" w:date="2026-07-29T12:40:00Z">
          <w:r w:rsidR="009E4A82" w:rsidDel="00C45002">
            <w:rPr>
              <w:rFonts w:cstheme="minorHAnsi"/>
              <w:bCs/>
            </w:rPr>
            <w:delText xml:space="preserve">The </w:delText>
          </w:r>
        </w:del>
      </w:ins>
      <w:del w:id="505" w:author="Dell" w:date="2026-07-29T12:40:00Z">
        <w:r w:rsidRPr="009561DD" w:rsidDel="00C45002">
          <w:rPr>
            <w:rFonts w:cstheme="minorHAnsi"/>
            <w:bCs/>
          </w:rPr>
          <w:delText xml:space="preserve">New Business Density (NBD) is </w:delText>
        </w:r>
      </w:del>
      <w:ins w:id="506" w:author="Microsoft Office User" w:date="2026-07-28T17:48:00Z">
        <w:del w:id="507" w:author="Dell" w:date="2026-07-29T12:40:00Z">
          <w:r w:rsidR="009E4A82" w:rsidDel="00C45002">
            <w:rPr>
              <w:rFonts w:cstheme="minorHAnsi"/>
              <w:bCs/>
            </w:rPr>
            <w:delText>wa</w:delText>
          </w:r>
          <w:r w:rsidR="009E4A82" w:rsidRPr="009561DD" w:rsidDel="00C45002">
            <w:rPr>
              <w:rFonts w:cstheme="minorHAnsi"/>
              <w:bCs/>
            </w:rPr>
            <w:delText xml:space="preserve">s </w:delText>
          </w:r>
        </w:del>
      </w:ins>
      <w:del w:id="508" w:author="Dell" w:date="2026-07-29T12:40:00Z">
        <w:r w:rsidRPr="009561DD" w:rsidDel="00C45002">
          <w:rPr>
            <w:rFonts w:cstheme="minorHAnsi"/>
            <w:bCs/>
          </w:rPr>
          <w:delText xml:space="preserve">used to measure entrepreneurial development </w:delText>
        </w:r>
        <w:r w:rsidR="001A00B6" w:rsidRPr="009561DD" w:rsidDel="00C45002">
          <w:rPr>
            <w:rFonts w:cstheme="minorHAnsi"/>
            <w:bCs/>
          </w:rPr>
          <w:delText xml:space="preserve">which is the count of </w:delText>
        </w:r>
        <w:r w:rsidRPr="009561DD" w:rsidDel="00C45002">
          <w:rPr>
            <w:rFonts w:cstheme="minorHAnsi"/>
            <w:bCs/>
          </w:rPr>
          <w:delText xml:space="preserve">registered limited liability companies </w:delText>
        </w:r>
        <w:r w:rsidR="001A00B6" w:rsidRPr="009561DD" w:rsidDel="00C45002">
          <w:rPr>
            <w:rFonts w:cstheme="minorHAnsi"/>
            <w:bCs/>
          </w:rPr>
          <w:delText xml:space="preserve">per thousand </w:delText>
        </w:r>
        <w:r w:rsidR="00913159" w:rsidRPr="009561DD" w:rsidDel="00C45002">
          <w:rPr>
            <w:rFonts w:cstheme="minorHAnsi"/>
            <w:bCs/>
          </w:rPr>
          <w:delText>working-age people</w:delText>
        </w:r>
        <w:r w:rsidR="001A00B6" w:rsidRPr="009561DD" w:rsidDel="00C45002">
          <w:rPr>
            <w:rFonts w:cstheme="minorHAnsi"/>
            <w:bCs/>
          </w:rPr>
          <w:delText>.</w:delText>
        </w:r>
      </w:del>
    </w:p>
    <w:p w14:paraId="0AC70315" w14:textId="61ABB68C" w:rsidR="001A00B6" w:rsidRPr="009561DD" w:rsidDel="00C45002" w:rsidRDefault="00864A0F" w:rsidP="00974BFE">
      <w:pPr>
        <w:jc w:val="both"/>
        <w:rPr>
          <w:del w:id="509" w:author="Dell" w:date="2026-07-29T12:40:00Z"/>
          <w:rFonts w:cstheme="minorHAnsi"/>
          <w:bCs/>
        </w:rPr>
      </w:pPr>
      <w:del w:id="510" w:author="Dell" w:date="2026-07-29T12:40:00Z">
        <w:r w:rsidRPr="009561DD" w:rsidDel="00C45002">
          <w:rPr>
            <w:rFonts w:cstheme="minorHAnsi"/>
            <w:bCs/>
          </w:rPr>
          <w:delText>Digital transformation is initially measured using five indicators</w:delText>
        </w:r>
        <w:r w:rsidR="001A00B6" w:rsidRPr="009561DD" w:rsidDel="00C45002">
          <w:rPr>
            <w:rFonts w:cstheme="minorHAnsi"/>
            <w:bCs/>
          </w:rPr>
          <w:delText xml:space="preserve"> including internet usage (% of individuals using the Internet), fixed broadband subscriptions (per 100 people), mobile cellular subscriptions (per 100 people), ICT services exports (% of services exports), and secure Internet servers (per one million people). The macroeconomic environment is captured in the a</w:delText>
        </w:r>
        <w:r w:rsidRPr="009561DD" w:rsidDel="00C45002">
          <w:rPr>
            <w:rFonts w:cstheme="minorHAnsi"/>
            <w:bCs/>
          </w:rPr>
          <w:delText>nalysis using the following four</w:delText>
        </w:r>
        <w:r w:rsidR="001A00B6" w:rsidRPr="009561DD" w:rsidDel="00C45002">
          <w:rPr>
            <w:rFonts w:cstheme="minorHAnsi"/>
            <w:bCs/>
          </w:rPr>
          <w:delText xml:space="preserve"> variables: GDP growth, domestic credit to private sector (% of GDP), foreign direct investment net inflows (% of GDP), and consumer prices, annual %. </w:delText>
        </w:r>
        <w:r w:rsidRPr="009561DD" w:rsidDel="00C45002">
          <w:rPr>
            <w:rFonts w:cstheme="minorHAnsi"/>
            <w:bCs/>
          </w:rPr>
          <w:delText xml:space="preserve">In addition, population density, secondary school enrollment (or literacy rate), and </w:delText>
        </w:r>
        <w:r w:rsidR="00913159" w:rsidRPr="009561DD" w:rsidDel="00C45002">
          <w:rPr>
            <w:rFonts w:cstheme="minorHAnsi"/>
            <w:bCs/>
          </w:rPr>
          <w:delText xml:space="preserve">urban population (% of total </w:delText>
        </w:r>
        <w:r w:rsidR="00434A88" w:rsidRPr="009561DD" w:rsidDel="00C45002">
          <w:rPr>
            <w:rFonts w:cstheme="minorHAnsi"/>
            <w:bCs/>
          </w:rPr>
          <w:delText>population) are</w:delText>
        </w:r>
        <w:r w:rsidRPr="009561DD" w:rsidDel="00C45002">
          <w:rPr>
            <w:rFonts w:cstheme="minorHAnsi"/>
            <w:bCs/>
          </w:rPr>
          <w:delText xml:space="preserve"> considered as control variables </w:delText>
        </w:r>
        <w:r w:rsidR="00913159" w:rsidRPr="009561DD" w:rsidDel="00C45002">
          <w:rPr>
            <w:rFonts w:cstheme="minorHAnsi"/>
            <w:bCs/>
          </w:rPr>
          <w:delText xml:space="preserve">which are used as control variables </w:delText>
        </w:r>
        <w:r w:rsidR="001A00B6" w:rsidRPr="009561DD" w:rsidDel="00C45002">
          <w:rPr>
            <w:rFonts w:cstheme="minorHAnsi"/>
            <w:bCs/>
          </w:rPr>
          <w:delText>to capture demographic and socioeconomic factors that may influence entrepreneurial development.</w:delText>
        </w:r>
      </w:del>
    </w:p>
    <w:p w14:paraId="0FCDEAB7" w14:textId="67028706" w:rsidR="00910741" w:rsidDel="00C45002" w:rsidRDefault="00CF2CFB" w:rsidP="00974BFE">
      <w:pPr>
        <w:jc w:val="both"/>
        <w:rPr>
          <w:ins w:id="511" w:author="Microsoft Office User" w:date="2026-07-28T17:40:00Z"/>
          <w:del w:id="512" w:author="Dell" w:date="2026-07-29T12:40:00Z"/>
          <w:rFonts w:cstheme="minorHAnsi"/>
          <w:bCs/>
        </w:rPr>
      </w:pPr>
      <w:del w:id="513" w:author="Dell" w:date="2026-07-29T12:40:00Z">
        <w:r w:rsidRPr="009561DD" w:rsidDel="00C45002">
          <w:rPr>
            <w:rFonts w:cstheme="minorHAnsi"/>
            <w:bCs/>
          </w:rPr>
          <w:delText xml:space="preserve">All data were sourced from the World Development Indicators (WDI) database of the World Bank. In the process of data analysis prior to the estimation of the model, the dataset was </w:delText>
        </w:r>
        <w:r w:rsidR="00864A0F" w:rsidRPr="009561DD" w:rsidDel="00C45002">
          <w:rPr>
            <w:rFonts w:cstheme="minorHAnsi"/>
            <w:bCs/>
          </w:rPr>
          <w:delText>examined for completeness</w:delText>
        </w:r>
        <w:r w:rsidRPr="009561DD" w:rsidDel="00C45002">
          <w:rPr>
            <w:rFonts w:cstheme="minorHAnsi"/>
            <w:bCs/>
          </w:rPr>
          <w:delText xml:space="preserve">, </w:delText>
        </w:r>
        <w:r w:rsidR="00864A0F" w:rsidRPr="009561DD" w:rsidDel="00C45002">
          <w:rPr>
            <w:rFonts w:cstheme="minorHAnsi"/>
            <w:bCs/>
          </w:rPr>
          <w:delText>descriptive statistics</w:delText>
        </w:r>
        <w:r w:rsidR="00913159" w:rsidRPr="009561DD" w:rsidDel="00C45002">
          <w:rPr>
            <w:rFonts w:cstheme="minorHAnsi"/>
            <w:bCs/>
          </w:rPr>
          <w:delText>, and time-</w:delText>
        </w:r>
        <w:r w:rsidRPr="009561DD" w:rsidDel="00C45002">
          <w:rPr>
            <w:rFonts w:cstheme="minorHAnsi"/>
            <w:bCs/>
          </w:rPr>
          <w:delText xml:space="preserve">series properties. </w:delText>
        </w:r>
        <w:r w:rsidR="00864A0F" w:rsidRPr="009561DD" w:rsidDel="00C45002">
          <w:rPr>
            <w:rFonts w:cstheme="minorHAnsi"/>
            <w:bCs/>
          </w:rPr>
          <w:delText>In addition</w:delText>
        </w:r>
        <w:r w:rsidRPr="009561DD" w:rsidDel="00C45002">
          <w:rPr>
            <w:rFonts w:cstheme="minorHAnsi"/>
            <w:bCs/>
          </w:rPr>
          <w:delText>, the multicollinearity test based on the Variance Inflation Factor (VIF) was conducted on the digital transformation variables. In light of high multicollinearity among many of these variables, a composite DTI was constructed using PCA.</w:delText>
        </w:r>
      </w:del>
      <w:ins w:id="514" w:author="Microsoft Office User" w:date="2026-07-28T17:40:00Z">
        <w:del w:id="515" w:author="Dell" w:date="2026-07-29T12:40:00Z">
          <w:r w:rsidR="00D71094" w:rsidDel="00C45002">
            <w:rPr>
              <w:rFonts w:cstheme="minorHAnsi"/>
              <w:bCs/>
            </w:rPr>
            <w:delText xml:space="preserve"> </w:delText>
          </w:r>
        </w:del>
      </w:ins>
    </w:p>
    <w:p w14:paraId="72D830C1" w14:textId="0E51A19E" w:rsidR="00D71094" w:rsidDel="000677B8" w:rsidRDefault="00D71094" w:rsidP="00D71094">
      <w:pPr>
        <w:jc w:val="both"/>
        <w:rPr>
          <w:ins w:id="516" w:author="Microsoft Office User" w:date="2026-07-28T17:40:00Z"/>
          <w:del w:id="517" w:author="Dell" w:date="2026-07-29T12:32:00Z"/>
          <w:rFonts w:cstheme="minorHAnsi"/>
          <w:bCs/>
        </w:rPr>
      </w:pPr>
      <w:commentRangeStart w:id="518"/>
      <w:ins w:id="519" w:author="Microsoft Office User" w:date="2026-07-28T17:40:00Z">
        <w:del w:id="520" w:author="Dell" w:date="2026-07-29T12:32:00Z">
          <w:r w:rsidDel="000677B8">
            <w:delText>The authors</w:delText>
          </w:r>
          <w:r w:rsidRPr="009561DD" w:rsidDel="000677B8">
            <w:delText xml:space="preserve"> </w:delText>
          </w:r>
          <w:r w:rsidDel="000677B8">
            <w:delText xml:space="preserve">were </w:delText>
          </w:r>
          <w:r w:rsidRPr="009561DD" w:rsidDel="000677B8">
            <w:delText xml:space="preserve">based on time series analysis from the period 2006 to 2024 </w:delText>
          </w:r>
          <w:r w:rsidDel="000677B8">
            <w:delText xml:space="preserve">to </w:delText>
          </w:r>
          <w:r w:rsidRPr="009561DD" w:rsidDel="000677B8">
            <w:delText>e</w:delText>
          </w:r>
          <w:r w:rsidDel="000677B8">
            <w:delText xml:space="preserve">xplore </w:delText>
          </w:r>
          <w:r w:rsidRPr="009561DD" w:rsidDel="000677B8">
            <w:delText xml:space="preserve">the digitally enabled entrepreneurship environment within Nepal. </w:delText>
          </w:r>
          <w:r w:rsidRPr="009561DD" w:rsidDel="000677B8">
            <w:rPr>
              <w:rFonts w:cstheme="minorHAnsi"/>
              <w:bCs/>
            </w:rPr>
            <w:delText>T</w:delText>
          </w:r>
          <w:r w:rsidDel="000677B8">
            <w:rPr>
              <w:rFonts w:cstheme="minorHAnsi"/>
              <w:bCs/>
            </w:rPr>
            <w:delText xml:space="preserve">he </w:delText>
          </w:r>
          <w:r w:rsidDel="000677B8">
            <w:delText>authors</w:delText>
          </w:r>
          <w:r w:rsidRPr="009561DD" w:rsidDel="000677B8">
            <w:delText xml:space="preserve"> </w:delText>
          </w:r>
          <w:r w:rsidRPr="009561DD" w:rsidDel="000677B8">
            <w:rPr>
              <w:rFonts w:cstheme="minorHAnsi"/>
              <w:bCs/>
            </w:rPr>
            <w:delText>create</w:delText>
          </w:r>
          <w:r w:rsidDel="000677B8">
            <w:rPr>
              <w:rFonts w:cstheme="minorHAnsi"/>
              <w:bCs/>
            </w:rPr>
            <w:delText>d</w:delText>
          </w:r>
          <w:r w:rsidRPr="009561DD" w:rsidDel="000677B8">
            <w:rPr>
              <w:rFonts w:cstheme="minorHAnsi"/>
              <w:bCs/>
            </w:rPr>
            <w:delText xml:space="preserve"> a composite DTI for Nepal based on internet utilization, broadband subscriptions, mobile subscriptions, and secure internet server, and to determine its short- and long-term association with New Business Density</w:delText>
          </w:r>
          <w:r w:rsidDel="000677B8">
            <w:rPr>
              <w:rFonts w:cstheme="minorHAnsi"/>
              <w:bCs/>
            </w:rPr>
            <w:delText xml:space="preserve"> and </w:delText>
          </w:r>
          <w:r w:rsidRPr="009561DD" w:rsidDel="000677B8">
            <w:rPr>
              <w:rFonts w:cstheme="minorHAnsi"/>
              <w:bCs/>
            </w:rPr>
            <w:delText>examine</w:delText>
          </w:r>
          <w:r w:rsidDel="000677B8">
            <w:rPr>
              <w:rFonts w:cstheme="minorHAnsi"/>
              <w:bCs/>
            </w:rPr>
            <w:delText>d</w:delText>
          </w:r>
          <w:r w:rsidRPr="009561DD" w:rsidDel="000677B8">
            <w:rPr>
              <w:rFonts w:cstheme="minorHAnsi"/>
              <w:bCs/>
            </w:rPr>
            <w:delText xml:space="preserve"> the existence of Granger causality between digital transformation and entrepreneurship in Nepal.</w:delText>
          </w:r>
          <w:r w:rsidDel="000677B8">
            <w:rPr>
              <w:rFonts w:cstheme="minorHAnsi"/>
              <w:bCs/>
            </w:rPr>
            <w:delText xml:space="preserve"> </w:delText>
          </w:r>
        </w:del>
      </w:ins>
      <w:commentRangeEnd w:id="518"/>
      <w:ins w:id="521" w:author="Microsoft Office User" w:date="2026-07-28T17:46:00Z">
        <w:del w:id="522" w:author="Dell" w:date="2026-07-29T12:32:00Z">
          <w:r w:rsidDel="000677B8">
            <w:rPr>
              <w:rStyle w:val="CommentReference"/>
            </w:rPr>
            <w:commentReference w:id="518"/>
          </w:r>
        </w:del>
      </w:ins>
    </w:p>
    <w:p w14:paraId="0B97D17E" w14:textId="6702D847" w:rsidR="00D71094" w:rsidRPr="009561DD" w:rsidDel="00C45002" w:rsidRDefault="00D71094" w:rsidP="00974BFE">
      <w:pPr>
        <w:jc w:val="both"/>
        <w:rPr>
          <w:del w:id="523" w:author="Dell" w:date="2026-07-29T12:40:00Z"/>
          <w:rFonts w:cstheme="minorHAnsi"/>
          <w:bCs/>
        </w:rPr>
      </w:pPr>
    </w:p>
    <w:p w14:paraId="6FB8B6DE" w14:textId="77777777" w:rsidR="00CB1B1D" w:rsidRDefault="00974BFE" w:rsidP="00974BFE">
      <w:pPr>
        <w:jc w:val="both"/>
        <w:rPr>
          <w:ins w:id="524" w:author="Dell" w:date="2026-07-29T13:12:00Z"/>
          <w:rFonts w:cstheme="minorHAnsi"/>
          <w:b/>
          <w:bCs/>
        </w:rPr>
      </w:pPr>
      <w:r w:rsidRPr="009561DD">
        <w:rPr>
          <w:rFonts w:cstheme="minorHAnsi"/>
          <w:b/>
          <w:bCs/>
        </w:rPr>
        <w:t xml:space="preserve">3.2 </w:t>
      </w:r>
      <w:ins w:id="525" w:author="Dell" w:date="2026-07-29T12:50:00Z">
        <w:r w:rsidR="00B11849">
          <w:rPr>
            <w:rFonts w:cstheme="minorHAnsi"/>
            <w:b/>
            <w:bCs/>
          </w:rPr>
          <w:t>Methodology</w:t>
        </w:r>
      </w:ins>
    </w:p>
    <w:p w14:paraId="69B216CA" w14:textId="2A8C9EE6" w:rsidR="00974BFE" w:rsidRPr="009561DD" w:rsidDel="00CB1B1D" w:rsidRDefault="00974BFE" w:rsidP="00974BFE">
      <w:pPr>
        <w:jc w:val="both"/>
        <w:rPr>
          <w:del w:id="526" w:author="Dell" w:date="2026-07-29T13:12:00Z"/>
          <w:rFonts w:cstheme="minorHAnsi"/>
          <w:b/>
          <w:bCs/>
        </w:rPr>
      </w:pPr>
      <w:del w:id="527" w:author="Dell" w:date="2026-07-29T12:50:00Z">
        <w:r w:rsidRPr="009561DD" w:rsidDel="00B11849">
          <w:rPr>
            <w:rFonts w:cstheme="minorHAnsi"/>
            <w:b/>
            <w:bCs/>
          </w:rPr>
          <w:delText>Multicollinearity and the Digital Transformation Index</w:delText>
        </w:r>
      </w:del>
    </w:p>
    <w:p w14:paraId="7CE213A7" w14:textId="3FEF6E9E" w:rsidR="00353748" w:rsidRPr="009561DD" w:rsidDel="00CB1B1D" w:rsidRDefault="00353748" w:rsidP="00974BFE">
      <w:pPr>
        <w:jc w:val="both"/>
        <w:rPr>
          <w:del w:id="528" w:author="Dell" w:date="2026-07-29T13:12:00Z"/>
          <w:rFonts w:cstheme="minorHAnsi"/>
          <w:bCs/>
        </w:rPr>
      </w:pPr>
      <w:del w:id="529" w:author="Dell" w:date="2026-07-29T13:12:00Z">
        <w:r w:rsidRPr="009561DD" w:rsidDel="00CB1B1D">
          <w:rPr>
            <w:rFonts w:cstheme="minorHAnsi"/>
            <w:bCs/>
          </w:rPr>
          <w:delText>Multicollinearity between the variables representing the digital transformation indicators was checked before estimating the model using the Variance Inflation Factor (VIF). There was high multicollinearity between the variables of digital transformation, which means that there were several variables measuring the same dimension of digital transformation. Including these variables in the regression model together may have generated unstable coefficient values. Thus, a composite Digital Transformation Index (DTI) was created using the PCA. This index was generated from four variables with high correlation coefficients; these were internet usage, fixed broadband subscriptions, mobile cellular subscriptions, and secure internet servers. The indicator of ICT service exports was not included in PCA due to their low correlations with other indicators of digital transformation.</w:delText>
        </w:r>
      </w:del>
    </w:p>
    <w:p w14:paraId="1EB39F2D" w14:textId="5A8916BF" w:rsidR="00974BFE" w:rsidRPr="009561DD" w:rsidRDefault="00974BFE" w:rsidP="00974BFE">
      <w:pPr>
        <w:jc w:val="both"/>
        <w:rPr>
          <w:rFonts w:cstheme="minorHAnsi"/>
          <w:b/>
          <w:bCs/>
        </w:rPr>
      </w:pPr>
      <w:r w:rsidRPr="009561DD">
        <w:rPr>
          <w:rFonts w:cstheme="minorHAnsi"/>
          <w:b/>
          <w:bCs/>
        </w:rPr>
        <w:t>3.</w:t>
      </w:r>
      <w:ins w:id="530" w:author="Dell" w:date="2026-07-29T13:12:00Z">
        <w:r w:rsidR="00CB1B1D">
          <w:rPr>
            <w:rFonts w:cstheme="minorHAnsi"/>
            <w:b/>
            <w:bCs/>
          </w:rPr>
          <w:t>2.1</w:t>
        </w:r>
      </w:ins>
      <w:del w:id="531" w:author="Dell" w:date="2026-07-29T13:12:00Z">
        <w:r w:rsidRPr="009561DD" w:rsidDel="00CB1B1D">
          <w:rPr>
            <w:rFonts w:cstheme="minorHAnsi"/>
            <w:b/>
            <w:bCs/>
          </w:rPr>
          <w:delText>3</w:delText>
        </w:r>
      </w:del>
      <w:r w:rsidRPr="009561DD">
        <w:rPr>
          <w:rFonts w:cstheme="minorHAnsi"/>
          <w:b/>
          <w:bCs/>
        </w:rPr>
        <w:t xml:space="preserve"> Stationarity</w:t>
      </w:r>
      <w:ins w:id="532" w:author="Dell" w:date="2026-07-29T13:12:00Z">
        <w:r w:rsidR="00CB1B1D">
          <w:rPr>
            <w:rFonts w:cstheme="minorHAnsi"/>
            <w:b/>
            <w:bCs/>
          </w:rPr>
          <w:t xml:space="preserve"> Analysis</w:t>
        </w:r>
      </w:ins>
    </w:p>
    <w:p w14:paraId="52423A76" w14:textId="23F2E870" w:rsidR="00B11849" w:rsidRDefault="00B11849" w:rsidP="00B11849">
      <w:pPr>
        <w:jc w:val="both"/>
        <w:rPr>
          <w:ins w:id="533" w:author="Dell" w:date="2026-07-29T13:12:00Z"/>
          <w:rFonts w:cstheme="minorHAnsi"/>
          <w:bCs/>
        </w:rPr>
      </w:pPr>
      <w:ins w:id="534" w:author="Dell" w:date="2026-07-29T12:50:00Z">
        <w:r w:rsidRPr="00B11849">
          <w:rPr>
            <w:rFonts w:cstheme="minorHAnsi"/>
            <w:bCs/>
          </w:rPr>
          <w:t>To determine the order of integration of each variable, we employ three complementary u</w:t>
        </w:r>
        <w:r>
          <w:rPr>
            <w:rFonts w:cstheme="minorHAnsi"/>
            <w:bCs/>
          </w:rPr>
          <w:t xml:space="preserve">nit root and stationarity tests first one is </w:t>
        </w:r>
        <w:r w:rsidRPr="00B11849">
          <w:rPr>
            <w:rFonts w:cstheme="minorHAnsi"/>
            <w:bCs/>
            <w:rPrChange w:id="535" w:author="Dell" w:date="2026-07-29T12:51:00Z">
              <w:rPr>
                <w:rFonts w:cstheme="minorHAnsi"/>
                <w:b/>
                <w:bCs/>
              </w:rPr>
            </w:rPrChange>
          </w:rPr>
          <w:t xml:space="preserve">Augmented Dickey-Fuller (ADF) </w:t>
        </w:r>
        <w:proofErr w:type="gramStart"/>
        <w:r w:rsidRPr="00B11849">
          <w:rPr>
            <w:rFonts w:cstheme="minorHAnsi"/>
            <w:bCs/>
            <w:rPrChange w:id="536" w:author="Dell" w:date="2026-07-29T12:51:00Z">
              <w:rPr>
                <w:rFonts w:cstheme="minorHAnsi"/>
                <w:b/>
                <w:bCs/>
              </w:rPr>
            </w:rPrChange>
          </w:rPr>
          <w:t>test</w:t>
        </w:r>
        <w:r w:rsidR="00E034D0">
          <w:rPr>
            <w:rFonts w:cstheme="minorHAnsi"/>
            <w:bCs/>
          </w:rPr>
          <w:t>  which</w:t>
        </w:r>
        <w:proofErr w:type="gramEnd"/>
        <w:r w:rsidR="00E034D0">
          <w:rPr>
            <w:rFonts w:cstheme="minorHAnsi"/>
            <w:bCs/>
          </w:rPr>
          <w:t xml:space="preserve"> provides </w:t>
        </w:r>
        <w:r w:rsidRPr="00B11849">
          <w:rPr>
            <w:rFonts w:cstheme="minorHAnsi"/>
            <w:bCs/>
          </w:rPr>
          <w:t>H₀: unit root (non-stationary)</w:t>
        </w:r>
      </w:ins>
      <w:ins w:id="537" w:author="Dell" w:date="2026-07-29T12:51:00Z">
        <w:r>
          <w:rPr>
            <w:rFonts w:cstheme="minorHAnsi"/>
            <w:bCs/>
          </w:rPr>
          <w:t xml:space="preserve"> secondly,</w:t>
        </w:r>
        <w:r w:rsidR="00E034D0">
          <w:rPr>
            <w:rFonts w:cstheme="minorHAnsi"/>
            <w:bCs/>
          </w:rPr>
          <w:t xml:space="preserve"> </w:t>
        </w:r>
      </w:ins>
      <w:ins w:id="538" w:author="Dell" w:date="2026-07-29T12:50:00Z">
        <w:r w:rsidRPr="00B11849">
          <w:rPr>
            <w:rFonts w:cstheme="minorHAnsi"/>
            <w:bCs/>
            <w:rPrChange w:id="539" w:author="Dell" w:date="2026-07-29T12:51:00Z">
              <w:rPr>
                <w:rFonts w:cstheme="minorHAnsi"/>
                <w:b/>
                <w:bCs/>
              </w:rPr>
            </w:rPrChange>
          </w:rPr>
          <w:t>Phillips-</w:t>
        </w:r>
        <w:proofErr w:type="spellStart"/>
        <w:r w:rsidRPr="00B11849">
          <w:rPr>
            <w:rFonts w:cstheme="minorHAnsi"/>
            <w:bCs/>
            <w:rPrChange w:id="540" w:author="Dell" w:date="2026-07-29T12:51:00Z">
              <w:rPr>
                <w:rFonts w:cstheme="minorHAnsi"/>
                <w:b/>
                <w:bCs/>
              </w:rPr>
            </w:rPrChange>
          </w:rPr>
          <w:t>Perron</w:t>
        </w:r>
        <w:proofErr w:type="spellEnd"/>
        <w:r w:rsidRPr="00B11849">
          <w:rPr>
            <w:rFonts w:cstheme="minorHAnsi"/>
            <w:bCs/>
            <w:rPrChange w:id="541" w:author="Dell" w:date="2026-07-29T12:51:00Z">
              <w:rPr>
                <w:rFonts w:cstheme="minorHAnsi"/>
                <w:b/>
                <w:bCs/>
              </w:rPr>
            </w:rPrChange>
          </w:rPr>
          <w:t xml:space="preserve"> (PP) test</w:t>
        </w:r>
        <w:r w:rsidR="00E034D0">
          <w:rPr>
            <w:rFonts w:cstheme="minorHAnsi"/>
            <w:bCs/>
          </w:rPr>
          <w:t xml:space="preserve"> which gives </w:t>
        </w:r>
        <w:r w:rsidRPr="00B11849">
          <w:rPr>
            <w:rFonts w:cstheme="minorHAnsi"/>
            <w:bCs/>
          </w:rPr>
          <w:t xml:space="preserve"> H₀: unit root (non-stationary)</w:t>
        </w:r>
      </w:ins>
      <w:ins w:id="542" w:author="Dell" w:date="2026-07-29T12:51:00Z">
        <w:r>
          <w:rPr>
            <w:rFonts w:cstheme="minorHAnsi"/>
            <w:bCs/>
          </w:rPr>
          <w:t xml:space="preserve"> and </w:t>
        </w:r>
      </w:ins>
      <w:ins w:id="543" w:author="Dell" w:date="2026-07-29T12:50:00Z">
        <w:r w:rsidRPr="00B11849">
          <w:rPr>
            <w:rFonts w:cstheme="minorHAnsi"/>
            <w:bCs/>
            <w:rPrChange w:id="544" w:author="Dell" w:date="2026-07-29T12:51:00Z">
              <w:rPr>
                <w:rFonts w:cstheme="minorHAnsi"/>
                <w:b/>
                <w:bCs/>
              </w:rPr>
            </w:rPrChange>
          </w:rPr>
          <w:t>KPSS test</w:t>
        </w:r>
        <w:r w:rsidR="00E034D0">
          <w:rPr>
            <w:rFonts w:cstheme="minorHAnsi"/>
            <w:bCs/>
          </w:rPr>
          <w:t xml:space="preserve"> for </w:t>
        </w:r>
        <w:r w:rsidRPr="00B11849">
          <w:rPr>
            <w:rFonts w:cstheme="minorHAnsi"/>
            <w:bCs/>
          </w:rPr>
          <w:t xml:space="preserve">H₀: </w:t>
        </w:r>
        <w:proofErr w:type="spellStart"/>
        <w:r w:rsidRPr="00B11849">
          <w:rPr>
            <w:rFonts w:cstheme="minorHAnsi"/>
            <w:bCs/>
          </w:rPr>
          <w:t>stationary</w:t>
        </w:r>
      </w:ins>
      <w:ins w:id="545" w:author="Dell" w:date="2026-07-29T12:53:00Z">
        <w:r w:rsidR="00E034D0">
          <w:rPr>
            <w:rFonts w:cstheme="minorHAnsi"/>
            <w:bCs/>
          </w:rPr>
          <w:t>.</w:t>
        </w:r>
      </w:ins>
      <w:ins w:id="546" w:author="Dell" w:date="2026-07-29T12:50:00Z">
        <w:r w:rsidRPr="00B11849">
          <w:rPr>
            <w:rFonts w:cstheme="minorHAnsi"/>
            <w:bCs/>
          </w:rPr>
          <w:t>These</w:t>
        </w:r>
        <w:proofErr w:type="spellEnd"/>
        <w:r w:rsidRPr="00B11849">
          <w:rPr>
            <w:rFonts w:cstheme="minorHAnsi"/>
            <w:bCs/>
          </w:rPr>
          <w:t xml:space="preserve"> three tests are used together because ADF and PP (null hypothesis of unit root) can disagree with KPSS (null hypothesis of stationarity) in small samples. Running all three provides a more reliable read on the order of integration than any single test.</w:t>
        </w:r>
      </w:ins>
    </w:p>
    <w:p w14:paraId="73CF20A4" w14:textId="77777777" w:rsidR="00CB1B1D" w:rsidRPr="00CB1B1D" w:rsidRDefault="00CB1B1D" w:rsidP="00CB1B1D">
      <w:pPr>
        <w:jc w:val="both"/>
        <w:rPr>
          <w:ins w:id="547" w:author="Dell" w:date="2026-07-29T13:13:00Z"/>
          <w:rFonts w:cstheme="minorHAnsi"/>
          <w:b/>
          <w:bCs/>
        </w:rPr>
      </w:pPr>
      <w:ins w:id="548" w:author="Dell" w:date="2026-07-29T13:12:00Z">
        <w:r w:rsidRPr="00CB1B1D">
          <w:rPr>
            <w:rFonts w:cstheme="minorHAnsi"/>
            <w:b/>
            <w:bCs/>
            <w:rPrChange w:id="549" w:author="Dell" w:date="2026-07-29T13:13:00Z">
              <w:rPr>
                <w:rFonts w:cstheme="minorHAnsi"/>
                <w:bCs/>
              </w:rPr>
            </w:rPrChange>
          </w:rPr>
          <w:t>3.2.2</w:t>
        </w:r>
        <w:r>
          <w:rPr>
            <w:rFonts w:cstheme="minorHAnsi"/>
            <w:bCs/>
          </w:rPr>
          <w:t xml:space="preserve"> </w:t>
        </w:r>
      </w:ins>
      <w:ins w:id="550" w:author="Dell" w:date="2026-07-29T13:13:00Z">
        <w:r w:rsidRPr="00CB1B1D">
          <w:rPr>
            <w:rFonts w:cstheme="minorHAnsi"/>
            <w:b/>
            <w:bCs/>
          </w:rPr>
          <w:t>Principal Component Analysis (PCA)</w:t>
        </w:r>
      </w:ins>
    </w:p>
    <w:p w14:paraId="6C242218" w14:textId="32755E27" w:rsidR="00CB1B1D" w:rsidRDefault="00CB1B1D" w:rsidP="00CB1B1D">
      <w:pPr>
        <w:jc w:val="both"/>
        <w:rPr>
          <w:ins w:id="551" w:author="Dell" w:date="2026-07-29T13:14:00Z"/>
          <w:rFonts w:cstheme="minorHAnsi"/>
          <w:bCs/>
        </w:rPr>
      </w:pPr>
      <w:ins w:id="552" w:author="Dell" w:date="2026-07-29T13:13:00Z">
        <w:r w:rsidRPr="00CB1B1D">
          <w:rPr>
            <w:rFonts w:cstheme="minorHAnsi"/>
            <w:bCs/>
          </w:rPr>
          <w:lastRenderedPageBreak/>
          <w:t xml:space="preserve">Due to severe </w:t>
        </w:r>
        <w:proofErr w:type="spellStart"/>
        <w:r w:rsidRPr="00CB1B1D">
          <w:rPr>
            <w:rFonts w:cstheme="minorHAnsi"/>
            <w:bCs/>
          </w:rPr>
          <w:t>multicollinearity</w:t>
        </w:r>
        <w:proofErr w:type="spellEnd"/>
        <w:r w:rsidRPr="00CB1B1D">
          <w:rPr>
            <w:rFonts w:cstheme="minorHAnsi"/>
            <w:bCs/>
          </w:rPr>
          <w:t xml:space="preserve"> among the digital transformation indicators, we construct a composite index using PCA:</w:t>
        </w:r>
      </w:ins>
    </w:p>
    <w:p w14:paraId="17A41E2A" w14:textId="1B1EABEE" w:rsidR="00CB1B1D" w:rsidRPr="00CB1B1D" w:rsidRDefault="00CB1B1D" w:rsidP="00CB1B1D">
      <w:pPr>
        <w:jc w:val="both"/>
        <w:rPr>
          <w:ins w:id="553" w:author="Dell" w:date="2026-07-29T13:13:00Z"/>
          <w:rFonts w:eastAsiaTheme="minorEastAsia" w:cstheme="minorHAnsi"/>
          <w:bCs/>
          <w:rPrChange w:id="554" w:author="Dell" w:date="2026-07-29T13:15:00Z">
            <w:rPr>
              <w:ins w:id="555" w:author="Dell" w:date="2026-07-29T13:13:00Z"/>
              <w:rFonts w:cstheme="minorHAnsi"/>
              <w:bCs/>
            </w:rPr>
          </w:rPrChange>
        </w:rPr>
      </w:pPr>
      <m:oMathPara>
        <m:oMath>
          <m:r>
            <w:ins w:id="556" w:author="Dell" w:date="2026-07-29T13:15:00Z">
              <w:rPr>
                <w:rFonts w:ascii="Cambria Math" w:eastAsiaTheme="minorEastAsia" w:hAnsi="Cambria Math" w:cstheme="minorHAnsi"/>
              </w:rPr>
              <m:t>DT</m:t>
            </w:ins>
          </m:r>
          <m:sSub>
            <m:sSubPr>
              <m:ctrlPr>
                <w:ins w:id="557" w:author="Dell" w:date="2026-07-29T13:15:00Z">
                  <w:rPr>
                    <w:rFonts w:ascii="Cambria Math" w:eastAsiaTheme="minorEastAsia" w:hAnsi="Cambria Math" w:cstheme="minorHAnsi"/>
                    <w:bCs/>
                    <w:i/>
                  </w:rPr>
                </w:ins>
              </m:ctrlPr>
            </m:sSubPr>
            <m:e>
              <m:r>
                <w:ins w:id="558" w:author="Dell" w:date="2026-07-29T13:15:00Z">
                  <w:rPr>
                    <w:rFonts w:ascii="Cambria Math" w:eastAsiaTheme="minorEastAsia" w:hAnsi="Cambria Math" w:cstheme="minorHAnsi"/>
                  </w:rPr>
                  <m:t>I</m:t>
                </w:ins>
              </m:r>
            </m:e>
            <m:sub>
              <m:r>
                <w:ins w:id="559" w:author="Dell" w:date="2026-07-29T13:15:00Z">
                  <w:rPr>
                    <w:rFonts w:ascii="Cambria Math" w:eastAsiaTheme="minorEastAsia" w:hAnsi="Cambria Math" w:cstheme="minorHAnsi"/>
                  </w:rPr>
                  <m:t>i</m:t>
                </w:ins>
              </m:r>
            </m:sub>
          </m:sSub>
          <m:r>
            <w:ins w:id="560" w:author="Dell" w:date="2026-07-29T13:15:00Z">
              <w:rPr>
                <w:rFonts w:ascii="Cambria Math" w:eastAsiaTheme="minorEastAsia" w:hAnsi="Cambria Math" w:cstheme="minorHAnsi"/>
              </w:rPr>
              <m:t xml:space="preserve">= </m:t>
            </w:ins>
          </m:r>
          <m:nary>
            <m:naryPr>
              <m:chr m:val="∑"/>
              <m:limLoc m:val="undOvr"/>
              <m:ctrlPr>
                <w:ins w:id="561" w:author="Dell" w:date="2026-07-29T13:16:00Z">
                  <w:rPr>
                    <w:rFonts w:ascii="Cambria Math" w:eastAsiaTheme="minorEastAsia" w:hAnsi="Cambria Math" w:cstheme="minorHAnsi"/>
                    <w:bCs/>
                    <w:i/>
                  </w:rPr>
                </w:ins>
              </m:ctrlPr>
            </m:naryPr>
            <m:sub>
              <m:r>
                <w:ins w:id="562" w:author="Dell" w:date="2026-07-29T13:16:00Z">
                  <w:rPr>
                    <w:rFonts w:ascii="Cambria Math" w:eastAsiaTheme="minorEastAsia" w:hAnsi="Cambria Math" w:cstheme="minorHAnsi"/>
                  </w:rPr>
                  <m:t>j=1</m:t>
                </w:ins>
              </m:r>
            </m:sub>
            <m:sup>
              <m:r>
                <w:ins w:id="563" w:author="Dell" w:date="2026-07-29T13:17:00Z">
                  <w:rPr>
                    <w:rFonts w:ascii="Cambria Math" w:eastAsiaTheme="minorEastAsia" w:hAnsi="Cambria Math" w:cstheme="minorHAnsi"/>
                  </w:rPr>
                  <m:t>k</m:t>
                </w:ins>
              </m:r>
            </m:sup>
            <m:e>
              <m:sSub>
                <m:sSubPr>
                  <m:ctrlPr>
                    <w:ins w:id="564" w:author="Dell" w:date="2026-07-29T13:18:00Z">
                      <w:rPr>
                        <w:rFonts w:ascii="Cambria Math" w:eastAsiaTheme="minorEastAsia" w:hAnsi="Cambria Math" w:cstheme="minorHAnsi"/>
                        <w:bCs/>
                        <w:i/>
                      </w:rPr>
                    </w:ins>
                  </m:ctrlPr>
                </m:sSubPr>
                <m:e>
                  <m:r>
                    <w:ins w:id="565" w:author="Dell" w:date="2026-07-29T13:18:00Z">
                      <w:rPr>
                        <w:rFonts w:ascii="Cambria Math" w:eastAsiaTheme="minorEastAsia" w:hAnsi="Cambria Math" w:cstheme="minorHAnsi"/>
                      </w:rPr>
                      <m:t>w</m:t>
                    </w:ins>
                  </m:r>
                </m:e>
                <m:sub>
                  <m:r>
                    <w:ins w:id="566" w:author="Dell" w:date="2026-07-29T13:18:00Z">
                      <w:rPr>
                        <w:rFonts w:ascii="Cambria Math" w:eastAsiaTheme="minorEastAsia" w:hAnsi="Cambria Math" w:cstheme="minorHAnsi"/>
                      </w:rPr>
                      <m:t>j</m:t>
                    </w:ins>
                  </m:r>
                </m:sub>
              </m:sSub>
              <m:sSub>
                <m:sSubPr>
                  <m:ctrlPr>
                    <w:ins w:id="567" w:author="Dell" w:date="2026-07-29T13:18:00Z">
                      <w:rPr>
                        <w:rFonts w:ascii="Cambria Math" w:eastAsiaTheme="minorEastAsia" w:hAnsi="Cambria Math" w:cstheme="minorHAnsi"/>
                        <w:bCs/>
                        <w:i/>
                      </w:rPr>
                    </w:ins>
                  </m:ctrlPr>
                </m:sSubPr>
                <m:e>
                  <m:r>
                    <w:ins w:id="568" w:author="Dell" w:date="2026-07-29T13:18:00Z">
                      <w:rPr>
                        <w:rFonts w:ascii="Cambria Math" w:eastAsiaTheme="minorEastAsia" w:hAnsi="Cambria Math" w:cstheme="minorHAnsi"/>
                      </w:rPr>
                      <m:t>Z</m:t>
                    </w:ins>
                  </m:r>
                </m:e>
                <m:sub>
                  <m:r>
                    <w:ins w:id="569" w:author="Dell" w:date="2026-07-29T13:18:00Z">
                      <w:rPr>
                        <w:rFonts w:ascii="Cambria Math" w:eastAsiaTheme="minorEastAsia" w:hAnsi="Cambria Math" w:cstheme="minorHAnsi"/>
                      </w:rPr>
                      <m:t>ij</m:t>
                    </w:ins>
                  </m:r>
                </m:sub>
              </m:sSub>
            </m:e>
          </m:nary>
        </m:oMath>
      </m:oMathPara>
    </w:p>
    <w:p w14:paraId="38CBC716" w14:textId="79460BE1" w:rsidR="00CB1B1D" w:rsidRDefault="00CB1B1D" w:rsidP="00CB1B1D">
      <w:pPr>
        <w:jc w:val="both"/>
        <w:rPr>
          <w:ins w:id="570" w:author="Dell" w:date="2026-07-29T13:25:00Z"/>
          <w:rFonts w:cstheme="minorHAnsi"/>
          <w:bCs/>
        </w:rPr>
      </w:pPr>
      <w:ins w:id="571" w:author="Dell" w:date="2026-07-29T13:21:00Z">
        <w:r>
          <w:rPr>
            <w:rFonts w:cstheme="minorHAnsi"/>
            <w:bCs/>
          </w:rPr>
          <w:t xml:space="preserve">Where, </w:t>
        </w:r>
      </w:ins>
      <m:oMath>
        <m:r>
          <w:ins w:id="572" w:author="Dell" w:date="2026-07-29T13:23:00Z">
            <w:rPr>
              <w:rFonts w:ascii="Cambria Math" w:hAnsi="Cambria Math" w:cstheme="minorHAnsi"/>
            </w:rPr>
            <m:t>D</m:t>
          </w:ins>
        </m:r>
        <m:r>
          <w:ins w:id="573" w:author="Dell" w:date="2026-07-29T13:23:00Z">
            <w:rPr>
              <w:rFonts w:ascii="Cambria Math" w:eastAsiaTheme="minorEastAsia" w:hAnsi="Cambria Math" w:cstheme="minorHAnsi"/>
            </w:rPr>
            <m:t xml:space="preserve"> T</m:t>
          </w:ins>
        </m:r>
        <m:sSub>
          <m:sSubPr>
            <m:ctrlPr>
              <w:ins w:id="574" w:author="Dell" w:date="2026-07-29T13:23:00Z">
                <w:rPr>
                  <w:rFonts w:ascii="Cambria Math" w:eastAsiaTheme="minorEastAsia" w:hAnsi="Cambria Math" w:cstheme="minorHAnsi"/>
                  <w:bCs/>
                  <w:i/>
                </w:rPr>
              </w:ins>
            </m:ctrlPr>
          </m:sSubPr>
          <m:e>
            <m:r>
              <w:ins w:id="575" w:author="Dell" w:date="2026-07-29T13:23:00Z">
                <w:rPr>
                  <w:rFonts w:ascii="Cambria Math" w:eastAsiaTheme="minorEastAsia" w:hAnsi="Cambria Math" w:cstheme="minorHAnsi"/>
                </w:rPr>
                <m:t>I</m:t>
              </w:ins>
            </m:r>
          </m:e>
          <m:sub>
            <m:r>
              <w:ins w:id="576" w:author="Dell" w:date="2026-07-29T13:23:00Z">
                <w:rPr>
                  <w:rFonts w:ascii="Cambria Math" w:eastAsiaTheme="minorEastAsia" w:hAnsi="Cambria Math" w:cstheme="minorHAnsi"/>
                </w:rPr>
                <m:t>i</m:t>
              </w:ins>
            </m:r>
          </m:sub>
        </m:sSub>
      </m:oMath>
      <w:ins w:id="577" w:author="Dell" w:date="2026-07-29T13:21:00Z">
        <w:r>
          <w:rPr>
            <w:rFonts w:cstheme="minorHAnsi"/>
            <w:bCs/>
          </w:rPr>
          <w:t xml:space="preserve"> is </w:t>
        </w:r>
        <w:r w:rsidRPr="00CB1B1D">
          <w:rPr>
            <w:rFonts w:cstheme="minorHAnsi"/>
            <w:bCs/>
          </w:rPr>
          <w:t>Digital Transfo</w:t>
        </w:r>
        <w:r>
          <w:rPr>
            <w:rFonts w:cstheme="minorHAnsi"/>
            <w:bCs/>
          </w:rPr>
          <w:t xml:space="preserve">rmation Index for observation </w:t>
        </w:r>
        <w:proofErr w:type="spellStart"/>
        <w:r w:rsidR="00D3528E">
          <w:rPr>
            <w:rFonts w:cstheme="minorHAnsi"/>
            <w:bCs/>
          </w:rPr>
          <w:t>i</w:t>
        </w:r>
        <w:proofErr w:type="spellEnd"/>
        <w:r w:rsidR="00D3528E">
          <w:rPr>
            <w:rFonts w:cstheme="minorHAnsi"/>
            <w:bCs/>
          </w:rPr>
          <w:t xml:space="preserve"> </w:t>
        </w:r>
        <w:r>
          <w:rPr>
            <w:rFonts w:cstheme="minorHAnsi"/>
            <w:bCs/>
          </w:rPr>
          <w:t>where,</w:t>
        </w:r>
        <w:r w:rsidR="00D3528E">
          <w:rPr>
            <w:rFonts w:cstheme="minorHAnsi"/>
            <w:bCs/>
          </w:rPr>
          <w:t xml:space="preserve"> </w:t>
        </w:r>
      </w:ins>
      <m:oMath>
        <m:sSub>
          <m:sSubPr>
            <m:ctrlPr>
              <w:ins w:id="578" w:author="Dell" w:date="2026-07-29T13:22:00Z">
                <w:rPr>
                  <w:rFonts w:ascii="Cambria Math" w:eastAsiaTheme="minorEastAsia" w:hAnsi="Cambria Math" w:cstheme="minorHAnsi"/>
                  <w:bCs/>
                  <w:i/>
                </w:rPr>
              </w:ins>
            </m:ctrlPr>
          </m:sSubPr>
          <m:e>
            <m:r>
              <w:ins w:id="579" w:author="Dell" w:date="2026-07-29T13:22:00Z">
                <w:rPr>
                  <w:rFonts w:ascii="Cambria Math" w:eastAsiaTheme="minorEastAsia" w:hAnsi="Cambria Math" w:cstheme="minorHAnsi"/>
                </w:rPr>
                <m:t>Z</m:t>
              </w:ins>
            </m:r>
          </m:e>
          <m:sub>
            <m:r>
              <w:ins w:id="580" w:author="Dell" w:date="2026-07-29T13:22:00Z">
                <w:rPr>
                  <w:rFonts w:ascii="Cambria Math" w:eastAsiaTheme="minorEastAsia" w:hAnsi="Cambria Math" w:cstheme="minorHAnsi"/>
                </w:rPr>
                <m:t>ij</m:t>
              </w:ins>
            </m:r>
          </m:sub>
        </m:sSub>
      </m:oMath>
      <w:ins w:id="581" w:author="Dell" w:date="2026-07-29T13:22:00Z">
        <w:r w:rsidR="00D3528E">
          <w:rPr>
            <w:rFonts w:cstheme="minorHAnsi"/>
            <w:bCs/>
          </w:rPr>
          <w:t xml:space="preserve"> </w:t>
        </w:r>
      </w:ins>
      <w:ins w:id="582" w:author="Dell" w:date="2026-07-29T13:21:00Z">
        <w:r w:rsidRPr="00CB1B1D">
          <w:rPr>
            <w:rFonts w:cstheme="minorHAnsi"/>
            <w:bCs/>
          </w:rPr>
          <w:t xml:space="preserve"> </w:t>
        </w:r>
      </w:ins>
      <w:ins w:id="583" w:author="Dell" w:date="2026-07-29T13:23:00Z">
        <w:r w:rsidR="00D3528E">
          <w:rPr>
            <w:rFonts w:cstheme="minorHAnsi"/>
            <w:bCs/>
          </w:rPr>
          <w:t xml:space="preserve">is </w:t>
        </w:r>
      </w:ins>
      <w:ins w:id="584" w:author="Dell" w:date="2026-07-29T13:21:00Z">
        <w:r w:rsidRPr="00CB1B1D">
          <w:rPr>
            <w:rFonts w:cstheme="minorHAnsi"/>
            <w:bCs/>
          </w:rPr>
          <w:t>Standardized value of digital transformatio</w:t>
        </w:r>
        <w:r>
          <w:rPr>
            <w:rFonts w:cstheme="minorHAnsi"/>
            <w:bCs/>
          </w:rPr>
          <w:t xml:space="preserve">n indicator j for observation </w:t>
        </w:r>
      </w:ins>
      <w:proofErr w:type="spellStart"/>
      <w:ins w:id="585" w:author="Dell" w:date="2026-07-29T13:22:00Z">
        <w:r>
          <w:rPr>
            <w:rFonts w:cstheme="minorHAnsi"/>
            <w:bCs/>
          </w:rPr>
          <w:t>i</w:t>
        </w:r>
        <w:proofErr w:type="spellEnd"/>
        <w:r>
          <w:rPr>
            <w:rFonts w:cstheme="minorHAnsi"/>
            <w:bCs/>
          </w:rPr>
          <w:t xml:space="preserve"> and</w:t>
        </w:r>
      </w:ins>
      <w:ins w:id="586" w:author="Dell" w:date="2026-07-29T13:21:00Z">
        <w:r w:rsidR="00D3528E">
          <w:rPr>
            <w:rFonts w:cstheme="minorHAnsi"/>
            <w:bCs/>
          </w:rPr>
          <w:t xml:space="preserve"> </w:t>
        </w:r>
      </w:ins>
      <m:oMath>
        <m:sSub>
          <m:sSubPr>
            <m:ctrlPr>
              <w:ins w:id="587" w:author="Dell" w:date="2026-07-29T13:22:00Z">
                <w:rPr>
                  <w:rFonts w:ascii="Cambria Math" w:eastAsiaTheme="minorEastAsia" w:hAnsi="Cambria Math" w:cstheme="minorHAnsi"/>
                  <w:bCs/>
                  <w:i/>
                </w:rPr>
              </w:ins>
            </m:ctrlPr>
          </m:sSubPr>
          <m:e>
            <m:r>
              <w:ins w:id="588" w:author="Dell" w:date="2026-07-29T13:22:00Z">
                <w:rPr>
                  <w:rFonts w:ascii="Cambria Math" w:eastAsiaTheme="minorEastAsia" w:hAnsi="Cambria Math" w:cstheme="minorHAnsi"/>
                </w:rPr>
                <m:t>w</m:t>
              </w:ins>
            </m:r>
          </m:e>
          <m:sub>
            <m:r>
              <w:ins w:id="589" w:author="Dell" w:date="2026-07-29T13:22:00Z">
                <w:rPr>
                  <w:rFonts w:ascii="Cambria Math" w:eastAsiaTheme="minorEastAsia" w:hAnsi="Cambria Math" w:cstheme="minorHAnsi"/>
                </w:rPr>
                <m:t>j</m:t>
              </w:ins>
            </m:r>
          </m:sub>
        </m:sSub>
      </m:oMath>
      <w:ins w:id="590" w:author="Dell" w:date="2026-07-29T13:21:00Z">
        <w:r w:rsidR="00D3528E">
          <w:rPr>
            <w:rFonts w:cstheme="minorHAnsi"/>
            <w:bCs/>
          </w:rPr>
          <w:t xml:space="preserve"> represents</w:t>
        </w:r>
        <w:r w:rsidRPr="00CB1B1D">
          <w:rPr>
            <w:rFonts w:cstheme="minorHAnsi"/>
            <w:bCs/>
          </w:rPr>
          <w:t xml:space="preserve"> Loading (weight) of digital transformation indicator j obtained fro</w:t>
        </w:r>
        <w:r w:rsidR="00D3528E">
          <w:rPr>
            <w:rFonts w:cstheme="minorHAnsi"/>
            <w:bCs/>
          </w:rPr>
          <w:t>m the first principal component</w:t>
        </w:r>
      </w:ins>
      <w:ins w:id="591" w:author="Dell" w:date="2026-07-29T13:23:00Z">
        <w:r w:rsidR="00D3528E">
          <w:rPr>
            <w:rFonts w:cstheme="minorHAnsi"/>
            <w:bCs/>
          </w:rPr>
          <w:t>. Here,</w:t>
        </w:r>
      </w:ins>
      <w:ins w:id="592" w:author="Dell" w:date="2026-07-29T13:21:00Z">
        <w:r w:rsidR="00D3528E">
          <w:rPr>
            <w:rFonts w:cstheme="minorHAnsi"/>
            <w:bCs/>
          </w:rPr>
          <w:t xml:space="preserve"> k is the number of </w:t>
        </w:r>
        <w:r w:rsidRPr="00CB1B1D">
          <w:rPr>
            <w:rFonts w:cstheme="minorHAnsi"/>
            <w:bCs/>
          </w:rPr>
          <w:t xml:space="preserve">digital transformation indicators included in the </w:t>
        </w:r>
      </w:ins>
      <w:ins w:id="593" w:author="Dell" w:date="2026-07-29T13:24:00Z">
        <w:r w:rsidR="00D3528E">
          <w:rPr>
            <w:rFonts w:cstheme="minorHAnsi"/>
            <w:bCs/>
          </w:rPr>
          <w:t xml:space="preserve">PCA. </w:t>
        </w:r>
      </w:ins>
      <w:ins w:id="594" w:author="Dell" w:date="2026-07-29T13:21:00Z">
        <w:r w:rsidR="00D3528E">
          <w:rPr>
            <w:rFonts w:cstheme="minorHAnsi"/>
            <w:bCs/>
          </w:rPr>
          <w:t>in this study, k = 4 so it is calculated as</w:t>
        </w:r>
      </w:ins>
      <w:ins w:id="595" w:author="Dell" w:date="2026-07-29T13:24:00Z">
        <w:r w:rsidR="00D3528E">
          <w:rPr>
            <w:rFonts w:cstheme="minorHAnsi"/>
            <w:bCs/>
          </w:rPr>
          <w:t>:</w:t>
        </w:r>
      </w:ins>
    </w:p>
    <w:p w14:paraId="1B30BCA9" w14:textId="08136971" w:rsidR="00D3528E" w:rsidRPr="00D3528E" w:rsidRDefault="00D3528E" w:rsidP="00CB1B1D">
      <w:pPr>
        <w:jc w:val="both"/>
        <w:rPr>
          <w:ins w:id="596" w:author="Dell" w:date="2026-07-29T13:28:00Z"/>
          <w:rFonts w:eastAsiaTheme="minorEastAsia" w:cstheme="minorHAnsi"/>
          <w:bCs/>
        </w:rPr>
      </w:pPr>
      <m:oMathPara>
        <m:oMath>
          <m:r>
            <w:ins w:id="597" w:author="Dell" w:date="2026-07-29T13:25:00Z">
              <w:rPr>
                <w:rFonts w:ascii="Cambria Math" w:hAnsi="Cambria Math" w:cstheme="minorHAnsi"/>
              </w:rPr>
              <m:t>DT</m:t>
            </w:ins>
          </m:r>
          <m:sSub>
            <m:sSubPr>
              <m:ctrlPr>
                <w:ins w:id="598" w:author="Dell" w:date="2026-07-29T13:25:00Z">
                  <w:rPr>
                    <w:rFonts w:ascii="Cambria Math" w:hAnsi="Cambria Math" w:cstheme="minorHAnsi"/>
                    <w:bCs/>
                    <w:i/>
                  </w:rPr>
                </w:ins>
              </m:ctrlPr>
            </m:sSubPr>
            <m:e>
              <m:r>
                <w:ins w:id="599" w:author="Dell" w:date="2026-07-29T13:25:00Z">
                  <w:rPr>
                    <w:rFonts w:ascii="Cambria Math" w:hAnsi="Cambria Math" w:cstheme="minorHAnsi"/>
                  </w:rPr>
                  <m:t>I</m:t>
                </w:ins>
              </m:r>
            </m:e>
            <m:sub>
              <m:r>
                <w:ins w:id="600" w:author="Dell" w:date="2026-07-29T13:25:00Z">
                  <w:rPr>
                    <w:rFonts w:ascii="Cambria Math" w:hAnsi="Cambria Math" w:cstheme="minorHAnsi"/>
                  </w:rPr>
                  <m:t>i</m:t>
                </w:ins>
              </m:r>
            </m:sub>
          </m:sSub>
          <m:r>
            <w:ins w:id="601" w:author="Dell" w:date="2026-07-29T13:25:00Z">
              <w:rPr>
                <w:rFonts w:ascii="Cambria Math" w:hAnsi="Cambria Math" w:cstheme="minorHAnsi"/>
              </w:rPr>
              <m:t xml:space="preserve">= </m:t>
            </w:ins>
          </m:r>
          <m:sSub>
            <m:sSubPr>
              <m:ctrlPr>
                <w:ins w:id="602" w:author="Dell" w:date="2026-07-29T13:25:00Z">
                  <w:rPr>
                    <w:rFonts w:ascii="Cambria Math" w:hAnsi="Cambria Math" w:cstheme="minorHAnsi"/>
                    <w:bCs/>
                    <w:i/>
                  </w:rPr>
                </w:ins>
              </m:ctrlPr>
            </m:sSubPr>
            <m:e>
              <m:r>
                <w:ins w:id="603" w:author="Dell" w:date="2026-07-29T13:25:00Z">
                  <w:rPr>
                    <w:rFonts w:ascii="Cambria Math" w:hAnsi="Cambria Math" w:cstheme="minorHAnsi"/>
                  </w:rPr>
                  <m:t>w</m:t>
                </w:ins>
              </m:r>
            </m:e>
            <m:sub>
              <m:r>
                <w:ins w:id="604" w:author="Dell" w:date="2026-07-29T13:25:00Z">
                  <w:rPr>
                    <w:rFonts w:ascii="Cambria Math" w:hAnsi="Cambria Math" w:cstheme="minorHAnsi"/>
                  </w:rPr>
                  <m:t>1</m:t>
                </w:ins>
              </m:r>
            </m:sub>
          </m:sSub>
          <m:sSub>
            <m:sSubPr>
              <m:ctrlPr>
                <w:ins w:id="605" w:author="Dell" w:date="2026-07-29T13:25:00Z">
                  <w:rPr>
                    <w:rFonts w:ascii="Cambria Math" w:hAnsi="Cambria Math" w:cstheme="minorHAnsi"/>
                    <w:bCs/>
                    <w:i/>
                  </w:rPr>
                </w:ins>
              </m:ctrlPr>
            </m:sSubPr>
            <m:e>
              <m:r>
                <w:ins w:id="606" w:author="Dell" w:date="2026-07-29T13:25:00Z">
                  <w:rPr>
                    <w:rFonts w:ascii="Cambria Math" w:hAnsi="Cambria Math" w:cstheme="minorHAnsi"/>
                  </w:rPr>
                  <m:t>Z</m:t>
                </w:ins>
              </m:r>
            </m:e>
            <m:sub>
              <m:r>
                <w:ins w:id="607" w:author="Dell" w:date="2026-07-29T13:25:00Z">
                  <w:rPr>
                    <w:rFonts w:ascii="Cambria Math" w:hAnsi="Cambria Math" w:cstheme="minorHAnsi"/>
                  </w:rPr>
                  <m:t>Internet,i</m:t>
                </w:ins>
              </m:r>
            </m:sub>
          </m:sSub>
          <m:r>
            <w:ins w:id="608" w:author="Dell" w:date="2026-07-29T13:25:00Z">
              <w:rPr>
                <w:rFonts w:ascii="Cambria Math" w:hAnsi="Cambria Math" w:cstheme="minorHAnsi"/>
              </w:rPr>
              <m:t xml:space="preserve">+ </m:t>
            </w:ins>
          </m:r>
          <m:sSub>
            <m:sSubPr>
              <m:ctrlPr>
                <w:ins w:id="609" w:author="Dell" w:date="2026-07-29T13:25:00Z">
                  <w:rPr>
                    <w:rFonts w:ascii="Cambria Math" w:hAnsi="Cambria Math" w:cstheme="minorHAnsi"/>
                    <w:bCs/>
                    <w:i/>
                  </w:rPr>
                </w:ins>
              </m:ctrlPr>
            </m:sSubPr>
            <m:e>
              <m:r>
                <w:ins w:id="610" w:author="Dell" w:date="2026-07-29T13:25:00Z">
                  <w:rPr>
                    <w:rFonts w:ascii="Cambria Math" w:hAnsi="Cambria Math" w:cstheme="minorHAnsi"/>
                  </w:rPr>
                  <m:t>w</m:t>
                </w:ins>
              </m:r>
            </m:e>
            <m:sub>
              <m:r>
                <w:ins w:id="611" w:author="Dell" w:date="2026-07-29T13:25:00Z">
                  <w:rPr>
                    <w:rFonts w:ascii="Cambria Math" w:hAnsi="Cambria Math" w:cstheme="minorHAnsi"/>
                  </w:rPr>
                  <m:t>2</m:t>
                </w:ins>
              </m:r>
            </m:sub>
          </m:sSub>
          <m:sSub>
            <m:sSubPr>
              <m:ctrlPr>
                <w:ins w:id="612" w:author="Dell" w:date="2026-07-29T13:25:00Z">
                  <w:rPr>
                    <w:rFonts w:ascii="Cambria Math" w:hAnsi="Cambria Math" w:cstheme="minorHAnsi"/>
                    <w:bCs/>
                    <w:i/>
                  </w:rPr>
                </w:ins>
              </m:ctrlPr>
            </m:sSubPr>
            <m:e>
              <m:r>
                <w:ins w:id="613" w:author="Dell" w:date="2026-07-29T13:25:00Z">
                  <w:rPr>
                    <w:rFonts w:ascii="Cambria Math" w:hAnsi="Cambria Math" w:cstheme="minorHAnsi"/>
                  </w:rPr>
                  <m:t>Z</m:t>
                </w:ins>
              </m:r>
            </m:e>
            <m:sub>
              <m:r>
                <w:ins w:id="614" w:author="Dell" w:date="2026-07-29T13:25:00Z">
                  <w:rPr>
                    <w:rFonts w:ascii="Cambria Math" w:hAnsi="Cambria Math" w:cstheme="minorHAnsi"/>
                  </w:rPr>
                  <m:t>Broadband,i</m:t>
                </w:ins>
              </m:r>
            </m:sub>
          </m:sSub>
          <m:r>
            <w:ins w:id="615" w:author="Dell" w:date="2026-07-29T13:25:00Z">
              <w:rPr>
                <w:rFonts w:ascii="Cambria Math" w:hAnsi="Cambria Math" w:cstheme="minorHAnsi"/>
              </w:rPr>
              <m:t xml:space="preserve">+ </m:t>
            </w:ins>
          </m:r>
          <m:sSub>
            <m:sSubPr>
              <m:ctrlPr>
                <w:ins w:id="616" w:author="Dell" w:date="2026-07-29T13:25:00Z">
                  <w:rPr>
                    <w:rFonts w:ascii="Cambria Math" w:hAnsi="Cambria Math" w:cstheme="minorHAnsi"/>
                    <w:bCs/>
                    <w:i/>
                  </w:rPr>
                </w:ins>
              </m:ctrlPr>
            </m:sSubPr>
            <m:e>
              <m:r>
                <w:ins w:id="617" w:author="Dell" w:date="2026-07-29T13:25:00Z">
                  <w:rPr>
                    <w:rFonts w:ascii="Cambria Math" w:hAnsi="Cambria Math" w:cstheme="minorHAnsi"/>
                  </w:rPr>
                  <m:t>w</m:t>
                </w:ins>
              </m:r>
            </m:e>
            <m:sub>
              <m:r>
                <w:ins w:id="618" w:author="Dell" w:date="2026-07-29T13:25:00Z">
                  <w:rPr>
                    <w:rFonts w:ascii="Cambria Math" w:hAnsi="Cambria Math" w:cstheme="minorHAnsi"/>
                  </w:rPr>
                  <m:t>3</m:t>
                </w:ins>
              </m:r>
            </m:sub>
          </m:sSub>
          <m:sSub>
            <m:sSubPr>
              <m:ctrlPr>
                <w:ins w:id="619" w:author="Dell" w:date="2026-07-29T13:25:00Z">
                  <w:rPr>
                    <w:rFonts w:ascii="Cambria Math" w:hAnsi="Cambria Math" w:cstheme="minorHAnsi"/>
                    <w:bCs/>
                    <w:i/>
                  </w:rPr>
                </w:ins>
              </m:ctrlPr>
            </m:sSubPr>
            <m:e>
              <m:r>
                <w:ins w:id="620" w:author="Dell" w:date="2026-07-29T13:25:00Z">
                  <w:rPr>
                    <w:rFonts w:ascii="Cambria Math" w:hAnsi="Cambria Math" w:cstheme="minorHAnsi"/>
                  </w:rPr>
                  <m:t>Z</m:t>
                </w:ins>
              </m:r>
            </m:e>
            <m:sub>
              <m:r>
                <w:ins w:id="621" w:author="Dell" w:date="2026-07-29T13:25:00Z">
                  <w:rPr>
                    <w:rFonts w:ascii="Cambria Math" w:hAnsi="Cambria Math" w:cstheme="minorHAnsi"/>
                  </w:rPr>
                  <m:t>Mobile,i</m:t>
                </w:ins>
              </m:r>
            </m:sub>
          </m:sSub>
          <m:r>
            <w:ins w:id="622" w:author="Dell" w:date="2026-07-29T13:25:00Z">
              <w:rPr>
                <w:rFonts w:ascii="Cambria Math" w:hAnsi="Cambria Math" w:cstheme="minorHAnsi"/>
              </w:rPr>
              <m:t xml:space="preserve">+ </m:t>
            </w:ins>
          </m:r>
          <m:sSub>
            <m:sSubPr>
              <m:ctrlPr>
                <w:ins w:id="623" w:author="Dell" w:date="2026-07-29T13:25:00Z">
                  <w:rPr>
                    <w:rFonts w:ascii="Cambria Math" w:hAnsi="Cambria Math" w:cstheme="minorHAnsi"/>
                    <w:bCs/>
                    <w:i/>
                  </w:rPr>
                </w:ins>
              </m:ctrlPr>
            </m:sSubPr>
            <m:e>
              <m:r>
                <w:ins w:id="624" w:author="Dell" w:date="2026-07-29T13:25:00Z">
                  <w:rPr>
                    <w:rFonts w:ascii="Cambria Math" w:hAnsi="Cambria Math" w:cstheme="minorHAnsi"/>
                  </w:rPr>
                  <m:t>w</m:t>
                </w:ins>
              </m:r>
            </m:e>
            <m:sub>
              <m:r>
                <w:ins w:id="625" w:author="Dell" w:date="2026-07-29T13:25:00Z">
                  <w:rPr>
                    <w:rFonts w:ascii="Cambria Math" w:hAnsi="Cambria Math" w:cstheme="minorHAnsi"/>
                  </w:rPr>
                  <m:t>4</m:t>
                </w:ins>
              </m:r>
            </m:sub>
          </m:sSub>
          <m:sSub>
            <m:sSubPr>
              <m:ctrlPr>
                <w:ins w:id="626" w:author="Dell" w:date="2026-07-29T13:25:00Z">
                  <w:rPr>
                    <w:rFonts w:ascii="Cambria Math" w:hAnsi="Cambria Math" w:cstheme="minorHAnsi"/>
                    <w:bCs/>
                    <w:i/>
                  </w:rPr>
                </w:ins>
              </m:ctrlPr>
            </m:sSubPr>
            <m:e>
              <m:r>
                <w:ins w:id="627" w:author="Dell" w:date="2026-07-29T13:25:00Z">
                  <w:rPr>
                    <w:rFonts w:ascii="Cambria Math" w:hAnsi="Cambria Math" w:cstheme="minorHAnsi"/>
                  </w:rPr>
                  <m:t>Z</m:t>
                </w:ins>
              </m:r>
            </m:e>
            <m:sub>
              <m:r>
                <w:ins w:id="628" w:author="Dell" w:date="2026-07-29T13:25:00Z">
                  <w:rPr>
                    <w:rFonts w:ascii="Cambria Math" w:hAnsi="Cambria Math" w:cstheme="minorHAnsi"/>
                  </w:rPr>
                  <m:t>SecureServers,i</m:t>
                </w:ins>
              </m:r>
            </m:sub>
          </m:sSub>
        </m:oMath>
      </m:oMathPara>
    </w:p>
    <w:p w14:paraId="408903E4" w14:textId="568B4A18" w:rsidR="00D3528E" w:rsidRDefault="00D3528E" w:rsidP="00D3528E">
      <w:pPr>
        <w:jc w:val="both"/>
        <w:rPr>
          <w:ins w:id="629" w:author="Dell" w:date="2026-07-29T13:29:00Z"/>
          <w:rFonts w:eastAsiaTheme="minorEastAsia" w:cstheme="minorHAnsi"/>
          <w:b/>
          <w:bCs/>
        </w:rPr>
      </w:pPr>
      <w:ins w:id="630" w:author="Dell" w:date="2026-07-29T13:28:00Z">
        <w:r w:rsidRPr="00D3528E">
          <w:rPr>
            <w:rFonts w:eastAsiaTheme="minorEastAsia" w:cstheme="minorHAnsi"/>
            <w:b/>
            <w:bCs/>
            <w:rPrChange w:id="631" w:author="Dell" w:date="2026-07-29T13:29:00Z">
              <w:rPr>
                <w:rFonts w:eastAsiaTheme="minorEastAsia" w:cstheme="minorHAnsi"/>
                <w:bCs/>
              </w:rPr>
            </w:rPrChange>
          </w:rPr>
          <w:t>3.2.3.</w:t>
        </w:r>
        <w:r>
          <w:rPr>
            <w:rFonts w:eastAsiaTheme="minorEastAsia" w:cstheme="minorHAnsi"/>
            <w:bCs/>
          </w:rPr>
          <w:t xml:space="preserve"> </w:t>
        </w:r>
        <w:r w:rsidRPr="00D3528E">
          <w:rPr>
            <w:rFonts w:eastAsiaTheme="minorEastAsia" w:cstheme="minorHAnsi"/>
            <w:b/>
            <w:bCs/>
          </w:rPr>
          <w:t>Short-Run Growth Model</w:t>
        </w:r>
      </w:ins>
    </w:p>
    <w:p w14:paraId="38A67048" w14:textId="0445F432" w:rsidR="00D3528E" w:rsidRDefault="00D3528E" w:rsidP="00D3528E">
      <w:pPr>
        <w:jc w:val="both"/>
        <w:rPr>
          <w:ins w:id="632" w:author="Dell" w:date="2026-07-29T13:31:00Z"/>
          <w:rFonts w:eastAsiaTheme="minorEastAsia" w:cstheme="minorHAnsi"/>
          <w:bCs/>
        </w:rPr>
      </w:pPr>
      <w:ins w:id="633" w:author="Dell" w:date="2026-07-29T13:29:00Z">
        <w:r w:rsidRPr="00D3528E">
          <w:rPr>
            <w:rFonts w:eastAsiaTheme="minorEastAsia" w:cstheme="minorHAnsi"/>
            <w:bCs/>
            <w:rPrChange w:id="634" w:author="Dell" w:date="2026-07-29T13:29:00Z">
              <w:rPr>
                <w:rFonts w:eastAsiaTheme="minorEastAsia" w:cstheme="minorHAnsi"/>
                <w:b/>
                <w:bCs/>
              </w:rPr>
            </w:rPrChange>
          </w:rPr>
          <w:t xml:space="preserve">Although the bivariate ARDL bounds test indicates </w:t>
        </w:r>
        <w:proofErr w:type="spellStart"/>
        <w:r w:rsidRPr="00D3528E">
          <w:rPr>
            <w:rFonts w:eastAsiaTheme="minorEastAsia" w:cstheme="minorHAnsi"/>
            <w:bCs/>
            <w:rPrChange w:id="635" w:author="Dell" w:date="2026-07-29T13:29:00Z">
              <w:rPr>
                <w:rFonts w:eastAsiaTheme="minorEastAsia" w:cstheme="minorHAnsi"/>
                <w:b/>
                <w:bCs/>
              </w:rPr>
            </w:rPrChange>
          </w:rPr>
          <w:t>cointe</w:t>
        </w:r>
        <w:r>
          <w:rPr>
            <w:rFonts w:eastAsiaTheme="minorEastAsia" w:cstheme="minorHAnsi"/>
            <w:bCs/>
          </w:rPr>
          <w:t>gration</w:t>
        </w:r>
        <w:proofErr w:type="spellEnd"/>
        <w:r>
          <w:rPr>
            <w:rFonts w:eastAsiaTheme="minorEastAsia" w:cstheme="minorHAnsi"/>
            <w:bCs/>
          </w:rPr>
          <w:t xml:space="preserve"> (</w:t>
        </w:r>
        <w:proofErr w:type="spellStart"/>
        <w:r>
          <w:rPr>
            <w:rFonts w:eastAsiaTheme="minorEastAsia" w:cstheme="minorHAnsi"/>
            <w:bCs/>
          </w:rPr>
          <w:t>Pesaran</w:t>
        </w:r>
        <w:proofErr w:type="spellEnd"/>
        <w:r>
          <w:rPr>
            <w:rFonts w:eastAsiaTheme="minorEastAsia" w:cstheme="minorHAnsi"/>
            <w:bCs/>
          </w:rPr>
          <w:t xml:space="preserve"> et al., 2001)</w:t>
        </w:r>
      </w:ins>
      <w:ins w:id="636" w:author="Dell" w:date="2026-07-29T13:31:00Z">
        <w:r>
          <w:rPr>
            <w:rFonts w:eastAsiaTheme="minorEastAsia" w:cstheme="minorHAnsi"/>
            <w:bCs/>
          </w:rPr>
          <w:t>.</w:t>
        </w:r>
      </w:ins>
      <w:ins w:id="637" w:author="Dell" w:date="2026-07-29T13:29:00Z">
        <w:r>
          <w:rPr>
            <w:rFonts w:eastAsiaTheme="minorEastAsia" w:cstheme="minorHAnsi"/>
            <w:bCs/>
          </w:rPr>
          <w:t xml:space="preserve"> </w:t>
        </w:r>
      </w:ins>
      <w:ins w:id="638" w:author="Dell" w:date="2026-07-29T13:31:00Z">
        <w:r>
          <w:rPr>
            <w:rFonts w:eastAsiaTheme="minorEastAsia" w:cstheme="minorHAnsi"/>
            <w:bCs/>
          </w:rPr>
          <w:t>T</w:t>
        </w:r>
      </w:ins>
      <w:ins w:id="639" w:author="Dell" w:date="2026-07-29T13:29:00Z">
        <w:r w:rsidRPr="00D3528E">
          <w:rPr>
            <w:rFonts w:eastAsiaTheme="minorEastAsia" w:cstheme="minorHAnsi"/>
            <w:bCs/>
            <w:rPrChange w:id="640" w:author="Dell" w:date="2026-07-29T13:29:00Z">
              <w:rPr>
                <w:rFonts w:eastAsiaTheme="minorEastAsia" w:cstheme="minorHAnsi"/>
                <w:b/>
                <w:bCs/>
              </w:rPr>
            </w:rPrChange>
          </w:rPr>
          <w:t>he small sample size limits the reliability of the long-run estimates. Therefore, the first-differenced model is treated as the primary specification, while the ARDL results are presented as exploratory evidence</w:t>
        </w:r>
        <w:r>
          <w:rPr>
            <w:rFonts w:eastAsiaTheme="minorEastAsia" w:cstheme="minorHAnsi"/>
            <w:bCs/>
          </w:rPr>
          <w:t xml:space="preserve"> so,</w:t>
        </w:r>
      </w:ins>
      <w:ins w:id="641" w:author="Dell" w:date="2026-07-29T13:30:00Z">
        <w:r w:rsidRPr="00D3528E">
          <w:rPr>
            <w:rFonts w:ascii="Segoe UI" w:hAnsi="Segoe UI" w:cs="Segoe UI"/>
            <w:color w:val="0F1115"/>
            <w:shd w:val="clear" w:color="auto" w:fill="FFFFFF"/>
          </w:rPr>
          <w:t xml:space="preserve"> </w:t>
        </w:r>
        <w:r w:rsidRPr="00D3528E">
          <w:rPr>
            <w:rFonts w:eastAsiaTheme="minorEastAsia" w:cstheme="minorHAnsi"/>
            <w:bCs/>
          </w:rPr>
          <w:t>we estimate the short-run relationship directly on first-differenced data</w:t>
        </w:r>
        <w:r>
          <w:rPr>
            <w:rFonts w:eastAsiaTheme="minorEastAsia" w:cstheme="minorHAnsi"/>
            <w:bCs/>
          </w:rPr>
          <w:t xml:space="preserve"> as:</w:t>
        </w:r>
      </w:ins>
    </w:p>
    <w:p w14:paraId="0D7234C4" w14:textId="0DC3D82A" w:rsidR="00D3528E" w:rsidRPr="00D3528E" w:rsidRDefault="00D3528E" w:rsidP="00CB1B1D">
      <w:pPr>
        <w:jc w:val="both"/>
        <w:rPr>
          <w:ins w:id="642" w:author="Dell" w:date="2026-07-29T13:32:00Z"/>
          <w:rFonts w:eastAsiaTheme="minorEastAsia" w:cstheme="minorHAnsi"/>
          <w:bCs/>
        </w:rPr>
      </w:pPr>
      <m:oMathPara>
        <m:oMath>
          <m:r>
            <m:rPr>
              <m:sty m:val="p"/>
            </m:rPr>
            <w:rPr>
              <w:rFonts w:ascii="Cambria Math" w:eastAsiaTheme="minorEastAsia" w:hAnsi="Cambria Math" w:cstheme="minorHAnsi"/>
            </w:rPr>
            <m:t>Δ</m:t>
          </m:r>
          <m:r>
            <w:ins w:id="643" w:author="Dell" w:date="2026-07-29T13:32:00Z">
              <w:rPr>
                <w:rFonts w:ascii="Cambria Math" w:eastAsiaTheme="minorEastAsia" w:hAnsi="Cambria Math" w:cstheme="minorHAnsi"/>
              </w:rPr>
              <m:t>NB</m:t>
            </w:ins>
          </m:r>
          <m:sSub>
            <m:sSubPr>
              <m:ctrlPr>
                <w:ins w:id="644" w:author="Dell" w:date="2026-07-29T13:32:00Z">
                  <w:rPr>
                    <w:rFonts w:ascii="Cambria Math" w:eastAsiaTheme="minorEastAsia" w:hAnsi="Cambria Math" w:cstheme="minorHAnsi"/>
                    <w:bCs/>
                    <w:i/>
                  </w:rPr>
                </w:ins>
              </m:ctrlPr>
            </m:sSubPr>
            <m:e>
              <m:r>
                <w:ins w:id="645" w:author="Dell" w:date="2026-07-29T13:32:00Z">
                  <w:rPr>
                    <w:rFonts w:ascii="Cambria Math" w:eastAsiaTheme="minorEastAsia" w:hAnsi="Cambria Math" w:cstheme="minorHAnsi"/>
                  </w:rPr>
                  <m:t>D</m:t>
                </w:ins>
              </m:r>
            </m:e>
            <m:sub>
              <m:r>
                <w:ins w:id="646" w:author="Dell" w:date="2026-07-29T13:32:00Z">
                  <w:rPr>
                    <w:rFonts w:ascii="Cambria Math" w:eastAsiaTheme="minorEastAsia" w:hAnsi="Cambria Math" w:cstheme="minorHAnsi"/>
                  </w:rPr>
                  <m:t>t</m:t>
                </w:ins>
              </m:r>
            </m:sub>
          </m:sSub>
          <m:r>
            <w:ins w:id="647" w:author="Dell" w:date="2026-07-29T13:32:00Z">
              <w:rPr>
                <w:rFonts w:ascii="Cambria Math" w:eastAsiaTheme="minorEastAsia" w:hAnsi="Cambria Math" w:cstheme="minorHAnsi"/>
              </w:rPr>
              <m:t>=</m:t>
            </w:ins>
          </m:r>
          <m:sSub>
            <m:sSubPr>
              <m:ctrlPr>
                <w:ins w:id="648" w:author="Dell" w:date="2026-07-29T13:32:00Z">
                  <w:rPr>
                    <w:rFonts w:ascii="Cambria Math" w:eastAsiaTheme="minorEastAsia" w:hAnsi="Cambria Math" w:cstheme="minorHAnsi"/>
                    <w:bCs/>
                    <w:i/>
                  </w:rPr>
                </w:ins>
              </m:ctrlPr>
            </m:sSubPr>
            <m:e>
              <m:r>
                <w:rPr>
                  <w:rFonts w:ascii="Cambria Math" w:eastAsiaTheme="minorEastAsia" w:hAnsi="Cambria Math" w:cstheme="minorHAnsi"/>
                </w:rPr>
                <m:t>β</m:t>
              </m:r>
            </m:e>
            <m:sub>
              <m:r>
                <w:ins w:id="649" w:author="Dell" w:date="2026-07-29T13:32:00Z">
                  <w:rPr>
                    <w:rFonts w:ascii="Cambria Math" w:eastAsiaTheme="minorEastAsia" w:hAnsi="Cambria Math" w:cstheme="minorHAnsi"/>
                  </w:rPr>
                  <m:t>0</m:t>
                </w:ins>
              </m:r>
            </m:sub>
          </m:sSub>
          <m:r>
            <w:ins w:id="650" w:author="Dell" w:date="2026-07-29T13:32:00Z">
              <w:rPr>
                <w:rFonts w:ascii="Cambria Math" w:eastAsiaTheme="minorEastAsia" w:hAnsi="Cambria Math" w:cstheme="minorHAnsi"/>
              </w:rPr>
              <m:t>+</m:t>
            </w:ins>
          </m:r>
          <m:sSub>
            <m:sSubPr>
              <m:ctrlPr>
                <w:ins w:id="651" w:author="Dell" w:date="2026-07-29T13:32:00Z">
                  <w:rPr>
                    <w:rFonts w:ascii="Cambria Math" w:eastAsiaTheme="minorEastAsia" w:hAnsi="Cambria Math" w:cstheme="minorHAnsi"/>
                    <w:bCs/>
                    <w:i/>
                  </w:rPr>
                </w:ins>
              </m:ctrlPr>
            </m:sSubPr>
            <m:e>
              <m:r>
                <w:rPr>
                  <w:rFonts w:ascii="Cambria Math" w:eastAsiaTheme="minorEastAsia" w:hAnsi="Cambria Math" w:cstheme="minorHAnsi"/>
                </w:rPr>
                <m:t>β</m:t>
              </m:r>
            </m:e>
            <m:sub>
              <m:r>
                <w:ins w:id="652" w:author="Dell" w:date="2026-07-29T13:32:00Z">
                  <w:rPr>
                    <w:rFonts w:ascii="Cambria Math" w:eastAsiaTheme="minorEastAsia" w:hAnsi="Cambria Math" w:cstheme="minorHAnsi"/>
                  </w:rPr>
                  <m:t>1</m:t>
                </w:ins>
              </m:r>
              <m:r>
                <m:rPr>
                  <m:sty m:val="p"/>
                </m:rPr>
                <w:rPr>
                  <w:rFonts w:ascii="Cambria Math" w:eastAsiaTheme="minorEastAsia" w:hAnsi="Cambria Math" w:cstheme="minorHAnsi"/>
                </w:rPr>
                <m:t>Δ</m:t>
              </m:r>
              <m:r>
                <w:ins w:id="653" w:author="Dell" w:date="2026-07-29T13:32:00Z">
                  <w:rPr>
                    <w:rFonts w:ascii="Cambria Math" w:eastAsiaTheme="minorEastAsia" w:hAnsi="Cambria Math" w:cstheme="minorHAnsi"/>
                  </w:rPr>
                  <m:t>DT</m:t>
                </w:ins>
              </m:r>
              <m:sSub>
                <m:sSubPr>
                  <m:ctrlPr>
                    <w:ins w:id="654" w:author="Dell" w:date="2026-07-29T13:32:00Z">
                      <w:rPr>
                        <w:rFonts w:ascii="Cambria Math" w:eastAsiaTheme="minorEastAsia" w:hAnsi="Cambria Math" w:cstheme="minorHAnsi"/>
                        <w:bCs/>
                        <w:i/>
                      </w:rPr>
                    </w:ins>
                  </m:ctrlPr>
                </m:sSubPr>
                <m:e>
                  <m:r>
                    <w:ins w:id="655" w:author="Dell" w:date="2026-07-29T13:32:00Z">
                      <w:rPr>
                        <w:rFonts w:ascii="Cambria Math" w:eastAsiaTheme="minorEastAsia" w:hAnsi="Cambria Math" w:cstheme="minorHAnsi"/>
                      </w:rPr>
                      <m:t>I</m:t>
                    </w:ins>
                  </m:r>
                </m:e>
                <m:sub>
                  <m:r>
                    <w:ins w:id="656" w:author="Dell" w:date="2026-07-29T13:32:00Z">
                      <w:rPr>
                        <w:rFonts w:ascii="Cambria Math" w:eastAsiaTheme="minorEastAsia" w:hAnsi="Cambria Math" w:cstheme="minorHAnsi"/>
                      </w:rPr>
                      <m:t>t</m:t>
                    </w:ins>
                  </m:r>
                </m:sub>
              </m:sSub>
            </m:sub>
          </m:sSub>
          <m:r>
            <w:ins w:id="657" w:author="Dell" w:date="2026-07-29T13:32:00Z">
              <w:rPr>
                <w:rFonts w:ascii="Cambria Math" w:eastAsiaTheme="minorEastAsia" w:hAnsi="Cambria Math" w:cstheme="minorHAnsi"/>
              </w:rPr>
              <m:t>+</m:t>
            </w:ins>
          </m:r>
          <m:sSub>
            <m:sSubPr>
              <m:ctrlPr>
                <w:ins w:id="658" w:author="Dell" w:date="2026-07-29T13:32:00Z">
                  <w:rPr>
                    <w:rFonts w:ascii="Cambria Math" w:eastAsiaTheme="minorEastAsia" w:hAnsi="Cambria Math" w:cstheme="minorHAnsi"/>
                    <w:bCs/>
                    <w:i/>
                  </w:rPr>
                </w:ins>
              </m:ctrlPr>
            </m:sSubPr>
            <m:e>
              <m:r>
                <w:rPr>
                  <w:rFonts w:ascii="Cambria Math" w:eastAsiaTheme="minorEastAsia" w:hAnsi="Cambria Math" w:cstheme="minorHAnsi"/>
                </w:rPr>
                <m:t>ε</m:t>
              </m:r>
            </m:e>
            <m:sub>
              <m:r>
                <w:ins w:id="659" w:author="Dell" w:date="2026-07-29T13:32:00Z">
                  <w:rPr>
                    <w:rFonts w:ascii="Cambria Math" w:eastAsiaTheme="minorEastAsia" w:hAnsi="Cambria Math" w:cstheme="minorHAnsi"/>
                  </w:rPr>
                  <m:t>t</m:t>
                </w:ins>
              </m:r>
            </m:sub>
          </m:sSub>
        </m:oMath>
      </m:oMathPara>
    </w:p>
    <w:p w14:paraId="2D4874C9" w14:textId="67D145B4" w:rsidR="00D3528E" w:rsidRDefault="00CF2369" w:rsidP="00CF2369">
      <w:pPr>
        <w:jc w:val="both"/>
        <w:rPr>
          <w:ins w:id="660" w:author="Dell" w:date="2026-07-29T13:37:00Z"/>
          <w:rFonts w:eastAsiaTheme="minorEastAsia" w:cstheme="minorHAnsi"/>
          <w:bCs/>
        </w:rPr>
      </w:pPr>
      <w:ins w:id="661" w:author="Dell" w:date="2026-07-29T13:32:00Z">
        <w:r>
          <w:rPr>
            <w:rFonts w:eastAsiaTheme="minorEastAsia" w:cstheme="minorHAnsi"/>
            <w:bCs/>
          </w:rPr>
          <w:t>where,</w:t>
        </w:r>
      </w:ins>
      <m:oMath>
        <m:r>
          <w:ins w:id="662" w:author="Dell" w:date="2026-07-29T13:34:00Z">
            <m:rPr>
              <m:sty m:val="p"/>
            </m:rPr>
            <w:rPr>
              <w:rFonts w:ascii="Cambria Math" w:eastAsiaTheme="minorEastAsia" w:hAnsi="Cambria Math" w:cstheme="minorHAnsi"/>
            </w:rPr>
            <m:t xml:space="preserve"> Δ</m:t>
          </w:ins>
        </m:r>
        <m:r>
          <w:ins w:id="663" w:author="Dell" w:date="2026-07-29T13:34:00Z">
            <w:rPr>
              <w:rFonts w:ascii="Cambria Math" w:eastAsiaTheme="minorEastAsia" w:hAnsi="Cambria Math" w:cstheme="minorHAnsi"/>
            </w:rPr>
            <m:t>NB</m:t>
          </w:ins>
        </m:r>
        <m:sSub>
          <m:sSubPr>
            <m:ctrlPr>
              <w:ins w:id="664" w:author="Dell" w:date="2026-07-29T13:34:00Z">
                <w:rPr>
                  <w:rFonts w:ascii="Cambria Math" w:eastAsiaTheme="minorEastAsia" w:hAnsi="Cambria Math" w:cstheme="minorHAnsi"/>
                  <w:bCs/>
                  <w:i/>
                </w:rPr>
              </w:ins>
            </m:ctrlPr>
          </m:sSubPr>
          <m:e>
            <m:r>
              <w:ins w:id="665" w:author="Dell" w:date="2026-07-29T13:34:00Z">
                <w:rPr>
                  <w:rFonts w:ascii="Cambria Math" w:eastAsiaTheme="minorEastAsia" w:hAnsi="Cambria Math" w:cstheme="minorHAnsi"/>
                </w:rPr>
                <m:t>D</m:t>
              </w:ins>
            </m:r>
          </m:e>
          <m:sub>
            <m:r>
              <w:ins w:id="666" w:author="Dell" w:date="2026-07-29T13:34:00Z">
                <w:rPr>
                  <w:rFonts w:ascii="Cambria Math" w:eastAsiaTheme="minorEastAsia" w:hAnsi="Cambria Math" w:cstheme="minorHAnsi"/>
                </w:rPr>
                <m:t>t</m:t>
              </w:ins>
            </m:r>
          </m:sub>
        </m:sSub>
      </m:oMath>
      <w:ins w:id="667" w:author="Dell" w:date="2026-07-29T13:34:00Z">
        <w:r>
          <w:rPr>
            <w:rFonts w:eastAsiaTheme="minorEastAsia" w:cstheme="minorHAnsi"/>
            <w:bCs/>
          </w:rPr>
          <w:t xml:space="preserve">  is </w:t>
        </w:r>
        <w:r w:rsidRPr="00CF2369">
          <w:rPr>
            <w:rFonts w:eastAsiaTheme="minorEastAsia" w:cstheme="minorHAnsi"/>
            <w:bCs/>
          </w:rPr>
          <w:t xml:space="preserve">First difference of New Business Density at time </w:t>
        </w:r>
        <w:r>
          <w:rPr>
            <w:rFonts w:eastAsiaTheme="minorEastAsia" w:cstheme="minorHAnsi"/>
            <w:bCs/>
          </w:rPr>
          <w:t>t,</w:t>
        </w:r>
        <m:oMath>
          <m:r>
            <w:rPr>
              <w:rFonts w:ascii="Cambria Math" w:eastAsiaTheme="minorEastAsia" w:hAnsi="Cambria Math" w:cstheme="minorHAnsi"/>
            </w:rPr>
            <m:t xml:space="preserve"> </m:t>
          </m:r>
          <m:r>
            <m:rPr>
              <m:sty m:val="p"/>
            </m:rPr>
            <w:rPr>
              <w:rFonts w:ascii="Cambria Math" w:eastAsiaTheme="minorEastAsia" w:hAnsi="Cambria Math" w:cstheme="minorHAnsi"/>
            </w:rPr>
            <m:t>Δ</m:t>
          </m:r>
          <m:r>
            <w:rPr>
              <w:rFonts w:ascii="Cambria Math" w:eastAsiaTheme="minorEastAsia" w:hAnsi="Cambria Math" w:cstheme="minorHAnsi"/>
            </w:rPr>
            <m:t>DT</m:t>
          </m:r>
          <m:sSub>
            <m:sSubPr>
              <m:ctrlPr>
                <w:rPr>
                  <w:rFonts w:ascii="Cambria Math" w:eastAsiaTheme="minorEastAsia" w:hAnsi="Cambria Math" w:cstheme="minorHAnsi"/>
                  <w:bCs/>
                  <w:i/>
                </w:rPr>
              </m:ctrlPr>
            </m:sSubPr>
            <m:e>
              <m:r>
                <w:rPr>
                  <w:rFonts w:ascii="Cambria Math" w:eastAsiaTheme="minorEastAsia" w:hAnsi="Cambria Math" w:cstheme="minorHAnsi"/>
                </w:rPr>
                <m:t>I</m:t>
              </m:r>
            </m:e>
            <m:sub>
              <m:r>
                <w:rPr>
                  <w:rFonts w:ascii="Cambria Math" w:eastAsiaTheme="minorEastAsia" w:hAnsi="Cambria Math" w:cstheme="minorHAnsi"/>
                </w:rPr>
                <m:t>t</m:t>
              </m:r>
            </m:sub>
          </m:sSub>
        </m:oMath>
        <w:r>
          <w:rPr>
            <w:rFonts w:eastAsiaTheme="minorEastAsia" w:cstheme="minorHAnsi"/>
            <w:bCs/>
          </w:rPr>
          <w:t xml:space="preserve"> is</w:t>
        </w:r>
      </w:ins>
      <w:ins w:id="668" w:author="Dell" w:date="2026-07-29T13:35:00Z">
        <w:r>
          <w:rPr>
            <w:rFonts w:eastAsiaTheme="minorEastAsia" w:cstheme="minorHAnsi"/>
            <w:bCs/>
          </w:rPr>
          <w:t xml:space="preserve"> </w:t>
        </w:r>
        <w:r w:rsidRPr="00CF2369">
          <w:rPr>
            <w:rFonts w:eastAsiaTheme="minorEastAsia" w:cstheme="minorHAnsi"/>
            <w:bCs/>
          </w:rPr>
          <w:t xml:space="preserve">First difference of the Digital Transformation Index at time </w:t>
        </w:r>
        <w:r>
          <w:rPr>
            <w:rFonts w:eastAsiaTheme="minorEastAsia" w:cstheme="minorHAnsi"/>
            <w:bCs/>
          </w:rPr>
          <w:t xml:space="preserve">t and </w:t>
        </w:r>
        <w:r w:rsidRPr="00CF2369">
          <w:rPr>
            <w:rFonts w:eastAsiaTheme="minorEastAsia" w:cstheme="minorHAnsi"/>
            <w:bCs/>
          </w:rPr>
          <w:t xml:space="preserve"> β0​</w:t>
        </w:r>
        <w:r>
          <w:rPr>
            <w:rFonts w:eastAsiaTheme="minorEastAsia" w:cstheme="minorHAnsi"/>
            <w:bCs/>
          </w:rPr>
          <w:t xml:space="preserve"> is</w:t>
        </w:r>
        <w:r w:rsidRPr="00CF2369">
          <w:rPr>
            <w:rFonts w:eastAsiaTheme="minorEastAsia" w:cstheme="minorHAnsi"/>
            <w:bCs/>
          </w:rPr>
          <w:t xml:space="preserve"> Intercept </w:t>
        </w:r>
        <w:r>
          <w:rPr>
            <w:rFonts w:eastAsiaTheme="minorEastAsia" w:cstheme="minorHAnsi"/>
            <w:bCs/>
          </w:rPr>
          <w:t>,</w:t>
        </w:r>
        <w:r w:rsidRPr="00CF2369">
          <w:rPr>
            <w:rFonts w:eastAsiaTheme="minorEastAsia" w:cstheme="minorHAnsi"/>
            <w:bCs/>
          </w:rPr>
          <w:t xml:space="preserve"> </w:t>
        </w:r>
        <w:r>
          <w:rPr>
            <w:rFonts w:eastAsiaTheme="minorEastAsia" w:cstheme="minorHAnsi"/>
            <w:bCs/>
          </w:rPr>
          <w:t>β1</w:t>
        </w:r>
        <w:r w:rsidRPr="00CF2369">
          <w:rPr>
            <w:rFonts w:eastAsiaTheme="minorEastAsia" w:cstheme="minorHAnsi"/>
            <w:bCs/>
          </w:rPr>
          <w:t>​</w:t>
        </w:r>
        <w:r>
          <w:rPr>
            <w:rFonts w:eastAsiaTheme="minorEastAsia" w:cstheme="minorHAnsi"/>
            <w:bCs/>
          </w:rPr>
          <w:t xml:space="preserve"> represents </w:t>
        </w:r>
        <w:r w:rsidRPr="00CF2369">
          <w:rPr>
            <w:rFonts w:eastAsiaTheme="minorEastAsia" w:cstheme="minorHAnsi"/>
            <w:bCs/>
          </w:rPr>
          <w:t>Short-run effect of digital transformation on entrepreneurship development</w:t>
        </w:r>
      </w:ins>
      <w:ins w:id="669" w:author="Dell" w:date="2026-07-29T13:36:00Z">
        <w:r>
          <w:rPr>
            <w:rFonts w:eastAsiaTheme="minorEastAsia" w:cstheme="minorHAnsi"/>
            <w:bCs/>
          </w:rPr>
          <w:t xml:space="preserve"> and </w:t>
        </w:r>
      </w:ins>
      <w:ins w:id="670" w:author="Dell" w:date="2026-07-29T13:35:00Z">
        <w:r w:rsidRPr="00CF2369">
          <w:rPr>
            <w:rFonts w:eastAsiaTheme="minorEastAsia" w:cstheme="minorHAnsi"/>
            <w:bCs/>
          </w:rPr>
          <w:t xml:space="preserve"> ​</w:t>
        </w:r>
      </w:ins>
      <m:oMath>
        <m:sSub>
          <m:sSubPr>
            <m:ctrlPr>
              <w:ins w:id="671" w:author="Dell" w:date="2026-07-29T13:36:00Z">
                <w:rPr>
                  <w:rFonts w:ascii="Cambria Math" w:eastAsiaTheme="minorEastAsia" w:hAnsi="Cambria Math" w:cstheme="minorHAnsi"/>
                  <w:bCs/>
                  <w:i/>
                </w:rPr>
              </w:ins>
            </m:ctrlPr>
          </m:sSubPr>
          <m:e>
            <m:r>
              <w:ins w:id="672" w:author="Dell" w:date="2026-07-29T13:36:00Z">
                <w:rPr>
                  <w:rFonts w:ascii="Cambria Math" w:eastAsiaTheme="minorEastAsia" w:hAnsi="Cambria Math" w:cstheme="minorHAnsi"/>
                </w:rPr>
                <m:t>ε</m:t>
              </w:ins>
            </m:r>
          </m:e>
          <m:sub>
            <m:r>
              <w:ins w:id="673" w:author="Dell" w:date="2026-07-29T13:36:00Z">
                <w:rPr>
                  <w:rFonts w:ascii="Cambria Math" w:eastAsiaTheme="minorEastAsia" w:hAnsi="Cambria Math" w:cstheme="minorHAnsi"/>
                </w:rPr>
                <m:t>t</m:t>
              </w:ins>
            </m:r>
          </m:sub>
        </m:sSub>
      </m:oMath>
      <w:ins w:id="674" w:author="Dell" w:date="2026-07-29T13:36:00Z">
        <w:r>
          <w:rPr>
            <w:rFonts w:eastAsiaTheme="minorEastAsia" w:cstheme="minorHAnsi"/>
            <w:bCs/>
          </w:rPr>
          <w:t xml:space="preserve"> is the </w:t>
        </w:r>
      </w:ins>
      <w:ins w:id="675" w:author="Dell" w:date="2026-07-29T13:35:00Z">
        <w:r w:rsidRPr="00CF2369">
          <w:rPr>
            <w:rFonts w:eastAsiaTheme="minorEastAsia" w:cstheme="minorHAnsi"/>
            <w:bCs/>
          </w:rPr>
          <w:t xml:space="preserve"> Error term</w:t>
        </w:r>
      </w:ins>
      <w:ins w:id="676" w:author="Dell" w:date="2026-07-29T13:36:00Z">
        <w:r>
          <w:rPr>
            <w:rFonts w:eastAsiaTheme="minorEastAsia" w:cstheme="minorHAnsi"/>
            <w:bCs/>
          </w:rPr>
          <w:t>.</w:t>
        </w:r>
      </w:ins>
    </w:p>
    <w:p w14:paraId="2459A364" w14:textId="77777777" w:rsidR="00CF2369" w:rsidRPr="00CF2369" w:rsidRDefault="00CF2369" w:rsidP="00CF2369">
      <w:pPr>
        <w:jc w:val="both"/>
        <w:rPr>
          <w:ins w:id="677" w:author="Dell" w:date="2026-07-29T13:37:00Z"/>
          <w:rFonts w:eastAsiaTheme="minorEastAsia" w:cstheme="minorHAnsi"/>
          <w:b/>
          <w:bCs/>
        </w:rPr>
      </w:pPr>
      <w:ins w:id="678" w:author="Dell" w:date="2026-07-29T13:37:00Z">
        <w:r w:rsidRPr="00CF2369">
          <w:rPr>
            <w:rFonts w:eastAsiaTheme="minorEastAsia" w:cstheme="minorHAnsi"/>
            <w:b/>
            <w:bCs/>
            <w:rPrChange w:id="679" w:author="Dell" w:date="2026-07-29T13:37:00Z">
              <w:rPr>
                <w:rFonts w:eastAsiaTheme="minorEastAsia" w:cstheme="minorHAnsi"/>
                <w:bCs/>
              </w:rPr>
            </w:rPrChange>
          </w:rPr>
          <w:t>3.2.4</w:t>
        </w:r>
        <w:r>
          <w:rPr>
            <w:rFonts w:eastAsiaTheme="minorEastAsia" w:cstheme="minorHAnsi"/>
            <w:bCs/>
          </w:rPr>
          <w:t xml:space="preserve"> </w:t>
        </w:r>
        <w:r w:rsidRPr="00CF2369">
          <w:rPr>
            <w:rFonts w:eastAsiaTheme="minorEastAsia" w:cstheme="minorHAnsi"/>
            <w:b/>
            <w:bCs/>
          </w:rPr>
          <w:t>ARDL Bounds Testing</w:t>
        </w:r>
      </w:ins>
    </w:p>
    <w:p w14:paraId="1DDDF425" w14:textId="2BA4B6F9" w:rsidR="00CF2369" w:rsidRDefault="00CF2369" w:rsidP="00CF2369">
      <w:pPr>
        <w:jc w:val="both"/>
        <w:rPr>
          <w:ins w:id="680" w:author="Dell" w:date="2026-07-29T13:37:00Z"/>
          <w:rFonts w:eastAsiaTheme="minorEastAsia" w:cstheme="minorHAnsi"/>
          <w:bCs/>
        </w:rPr>
      </w:pPr>
      <w:ins w:id="681" w:author="Dell" w:date="2026-07-29T13:37:00Z">
        <w:r w:rsidRPr="00CF2369">
          <w:rPr>
            <w:rFonts w:eastAsiaTheme="minorEastAsia" w:cstheme="minorHAnsi"/>
            <w:bCs/>
          </w:rPr>
          <w:t xml:space="preserve">To explore long-run dynamics, we estimate an </w:t>
        </w:r>
        <w:proofErr w:type="gramStart"/>
        <w:r w:rsidRPr="00CF2369">
          <w:rPr>
            <w:rFonts w:eastAsiaTheme="minorEastAsia" w:cstheme="minorHAnsi"/>
            <w:bCs/>
          </w:rPr>
          <w:t>ARDL(</w:t>
        </w:r>
        <w:proofErr w:type="gramEnd"/>
        <w:r w:rsidRPr="00CF2369">
          <w:rPr>
            <w:rFonts w:eastAsiaTheme="minorEastAsia" w:cstheme="minorHAnsi"/>
            <w:bCs/>
          </w:rPr>
          <w:t>1,1) model:</w:t>
        </w:r>
      </w:ins>
    </w:p>
    <w:p w14:paraId="1E1C202B" w14:textId="69BA517E" w:rsidR="00CF2369" w:rsidRPr="00CF2369" w:rsidRDefault="00CF2369" w:rsidP="00CF2369">
      <w:pPr>
        <w:jc w:val="both"/>
        <w:rPr>
          <w:ins w:id="682" w:author="Dell" w:date="2026-07-29T13:38:00Z"/>
          <w:rFonts w:eastAsiaTheme="minorEastAsia" w:cstheme="minorHAnsi"/>
          <w:bCs/>
        </w:rPr>
      </w:pPr>
      <m:oMathPara>
        <m:oMath>
          <m:r>
            <w:ins w:id="683" w:author="Dell" w:date="2026-07-29T13:37:00Z">
              <w:rPr>
                <w:rFonts w:ascii="Cambria Math" w:eastAsiaTheme="minorEastAsia" w:hAnsi="Cambria Math" w:cstheme="minorHAnsi"/>
              </w:rPr>
              <m:t>NB</m:t>
            </w:ins>
          </m:r>
          <m:sSub>
            <m:sSubPr>
              <m:ctrlPr>
                <w:ins w:id="684" w:author="Dell" w:date="2026-07-29T13:37:00Z">
                  <w:rPr>
                    <w:rFonts w:ascii="Cambria Math" w:eastAsiaTheme="minorEastAsia" w:hAnsi="Cambria Math" w:cstheme="minorHAnsi"/>
                    <w:bCs/>
                    <w:i/>
                  </w:rPr>
                </w:ins>
              </m:ctrlPr>
            </m:sSubPr>
            <m:e>
              <m:r>
                <w:ins w:id="685" w:author="Dell" w:date="2026-07-29T13:37:00Z">
                  <w:rPr>
                    <w:rFonts w:ascii="Cambria Math" w:eastAsiaTheme="minorEastAsia" w:hAnsi="Cambria Math" w:cstheme="minorHAnsi"/>
                  </w:rPr>
                  <m:t>D</m:t>
                </w:ins>
              </m:r>
            </m:e>
            <m:sub>
              <m:r>
                <w:ins w:id="686" w:author="Dell" w:date="2026-07-29T13:37:00Z">
                  <w:rPr>
                    <w:rFonts w:ascii="Cambria Math" w:eastAsiaTheme="minorEastAsia" w:hAnsi="Cambria Math" w:cstheme="minorHAnsi"/>
                  </w:rPr>
                  <m:t>t</m:t>
                </w:ins>
              </m:r>
            </m:sub>
          </m:sSub>
          <m:r>
            <w:ins w:id="687" w:author="Dell" w:date="2026-07-29T13:37:00Z">
              <w:rPr>
                <w:rFonts w:ascii="Cambria Math" w:eastAsiaTheme="minorEastAsia" w:hAnsi="Cambria Math" w:cstheme="minorHAnsi"/>
              </w:rPr>
              <m:t>=</m:t>
            </w:ins>
          </m:r>
          <m:r>
            <w:rPr>
              <w:rFonts w:ascii="Cambria Math" w:eastAsiaTheme="minorEastAsia" w:hAnsi="Cambria Math" w:cstheme="minorHAnsi"/>
            </w:rPr>
            <m:t>α</m:t>
          </m:r>
          <m:r>
            <w:ins w:id="688" w:author="Dell" w:date="2026-07-29T13:37:00Z">
              <w:rPr>
                <w:rFonts w:ascii="Cambria Math" w:eastAsiaTheme="minorEastAsia" w:hAnsi="Cambria Math" w:cstheme="minorHAnsi"/>
              </w:rPr>
              <m:t>+</m:t>
            </w:ins>
          </m:r>
          <m:sSub>
            <m:sSubPr>
              <m:ctrlPr>
                <w:ins w:id="689" w:author="Dell" w:date="2026-07-29T13:37:00Z">
                  <w:rPr>
                    <w:rFonts w:ascii="Cambria Math" w:eastAsiaTheme="minorEastAsia" w:hAnsi="Cambria Math" w:cstheme="minorHAnsi"/>
                    <w:bCs/>
                    <w:i/>
                  </w:rPr>
                </w:ins>
              </m:ctrlPr>
            </m:sSubPr>
            <m:e>
              <m:r>
                <w:rPr>
                  <w:rFonts w:ascii="Cambria Math" w:eastAsiaTheme="minorEastAsia" w:hAnsi="Cambria Math" w:cstheme="minorHAnsi"/>
                </w:rPr>
                <m:t>β</m:t>
              </m:r>
            </m:e>
            <m:sub>
              <m:r>
                <w:ins w:id="690" w:author="Dell" w:date="2026-07-29T13:37:00Z">
                  <w:rPr>
                    <w:rFonts w:ascii="Cambria Math" w:eastAsiaTheme="minorEastAsia" w:hAnsi="Cambria Math" w:cstheme="minorHAnsi"/>
                  </w:rPr>
                  <m:t>1NB</m:t>
                </w:ins>
              </m:r>
              <m:sSub>
                <m:sSubPr>
                  <m:ctrlPr>
                    <w:ins w:id="691" w:author="Dell" w:date="2026-07-29T13:37:00Z">
                      <w:rPr>
                        <w:rFonts w:ascii="Cambria Math" w:eastAsiaTheme="minorEastAsia" w:hAnsi="Cambria Math" w:cstheme="minorHAnsi"/>
                        <w:bCs/>
                        <w:i/>
                      </w:rPr>
                    </w:ins>
                  </m:ctrlPr>
                </m:sSubPr>
                <m:e>
                  <m:r>
                    <w:ins w:id="692" w:author="Dell" w:date="2026-07-29T13:37:00Z">
                      <w:rPr>
                        <w:rFonts w:ascii="Cambria Math" w:eastAsiaTheme="minorEastAsia" w:hAnsi="Cambria Math" w:cstheme="minorHAnsi"/>
                      </w:rPr>
                      <m:t>D</m:t>
                    </w:ins>
                  </m:r>
                </m:e>
                <m:sub>
                  <m:d>
                    <m:dPr>
                      <m:begChr m:val="{"/>
                      <m:endChr m:val="}"/>
                      <m:ctrlPr>
                        <w:ins w:id="693" w:author="Dell" w:date="2026-07-29T13:37:00Z">
                          <w:rPr>
                            <w:rFonts w:ascii="Cambria Math" w:eastAsiaTheme="minorEastAsia" w:hAnsi="Cambria Math" w:cstheme="minorHAnsi"/>
                            <w:bCs/>
                            <w:i/>
                          </w:rPr>
                        </w:ins>
                      </m:ctrlPr>
                    </m:dPr>
                    <m:e>
                      <m:r>
                        <w:ins w:id="694" w:author="Dell" w:date="2026-07-29T13:37:00Z">
                          <w:rPr>
                            <w:rFonts w:ascii="Cambria Math" w:eastAsiaTheme="minorEastAsia" w:hAnsi="Cambria Math" w:cstheme="minorHAnsi"/>
                          </w:rPr>
                          <m:t>t-1</m:t>
                        </w:ins>
                      </m:r>
                    </m:e>
                  </m:d>
                </m:sub>
              </m:sSub>
            </m:sub>
          </m:sSub>
          <m:r>
            <w:ins w:id="695" w:author="Dell" w:date="2026-07-29T13:37:00Z">
              <w:rPr>
                <w:rFonts w:ascii="Cambria Math" w:eastAsiaTheme="minorEastAsia" w:hAnsi="Cambria Math" w:cstheme="minorHAnsi"/>
              </w:rPr>
              <m:t>+</m:t>
            </w:ins>
          </m:r>
          <m:sSub>
            <m:sSubPr>
              <m:ctrlPr>
                <w:ins w:id="696" w:author="Dell" w:date="2026-07-29T13:37:00Z">
                  <w:rPr>
                    <w:rFonts w:ascii="Cambria Math" w:eastAsiaTheme="minorEastAsia" w:hAnsi="Cambria Math" w:cstheme="minorHAnsi"/>
                    <w:bCs/>
                    <w:i/>
                  </w:rPr>
                </w:ins>
              </m:ctrlPr>
            </m:sSubPr>
            <m:e>
              <m:r>
                <w:rPr>
                  <w:rFonts w:ascii="Cambria Math" w:eastAsiaTheme="minorEastAsia" w:hAnsi="Cambria Math" w:cstheme="minorHAnsi"/>
                </w:rPr>
                <m:t>β</m:t>
              </m:r>
            </m:e>
            <m:sub>
              <m:r>
                <w:ins w:id="697" w:author="Dell" w:date="2026-07-29T13:37:00Z">
                  <w:rPr>
                    <w:rFonts w:ascii="Cambria Math" w:eastAsiaTheme="minorEastAsia" w:hAnsi="Cambria Math" w:cstheme="minorHAnsi"/>
                  </w:rPr>
                  <m:t>2DT</m:t>
                </w:ins>
              </m:r>
              <m:sSub>
                <m:sSubPr>
                  <m:ctrlPr>
                    <w:ins w:id="698" w:author="Dell" w:date="2026-07-29T13:37:00Z">
                      <w:rPr>
                        <w:rFonts w:ascii="Cambria Math" w:eastAsiaTheme="minorEastAsia" w:hAnsi="Cambria Math" w:cstheme="minorHAnsi"/>
                        <w:bCs/>
                        <w:i/>
                      </w:rPr>
                    </w:ins>
                  </m:ctrlPr>
                </m:sSubPr>
                <m:e>
                  <m:r>
                    <w:ins w:id="699" w:author="Dell" w:date="2026-07-29T13:37:00Z">
                      <w:rPr>
                        <w:rFonts w:ascii="Cambria Math" w:eastAsiaTheme="minorEastAsia" w:hAnsi="Cambria Math" w:cstheme="minorHAnsi"/>
                      </w:rPr>
                      <m:t>I</m:t>
                    </w:ins>
                  </m:r>
                </m:e>
                <m:sub>
                  <m:r>
                    <w:ins w:id="700" w:author="Dell" w:date="2026-07-29T13:37:00Z">
                      <w:rPr>
                        <w:rFonts w:ascii="Cambria Math" w:eastAsiaTheme="minorEastAsia" w:hAnsi="Cambria Math" w:cstheme="minorHAnsi"/>
                      </w:rPr>
                      <m:t>t</m:t>
                    </w:ins>
                  </m:r>
                </m:sub>
              </m:sSub>
            </m:sub>
          </m:sSub>
          <m:r>
            <w:ins w:id="701" w:author="Dell" w:date="2026-07-29T13:37:00Z">
              <w:rPr>
                <w:rFonts w:ascii="Cambria Math" w:eastAsiaTheme="minorEastAsia" w:hAnsi="Cambria Math" w:cstheme="minorHAnsi"/>
              </w:rPr>
              <m:t>+</m:t>
            </w:ins>
          </m:r>
          <m:sSub>
            <m:sSubPr>
              <m:ctrlPr>
                <w:ins w:id="702" w:author="Dell" w:date="2026-07-29T13:37:00Z">
                  <w:rPr>
                    <w:rFonts w:ascii="Cambria Math" w:eastAsiaTheme="minorEastAsia" w:hAnsi="Cambria Math" w:cstheme="minorHAnsi"/>
                    <w:bCs/>
                    <w:i/>
                  </w:rPr>
                </w:ins>
              </m:ctrlPr>
            </m:sSubPr>
            <m:e>
              <m:r>
                <w:rPr>
                  <w:rFonts w:ascii="Cambria Math" w:eastAsiaTheme="minorEastAsia" w:hAnsi="Cambria Math" w:cstheme="minorHAnsi"/>
                </w:rPr>
                <m:t>β</m:t>
              </m:r>
            </m:e>
            <m:sub>
              <m:r>
                <w:ins w:id="703" w:author="Dell" w:date="2026-07-29T13:37:00Z">
                  <w:rPr>
                    <w:rFonts w:ascii="Cambria Math" w:eastAsiaTheme="minorEastAsia" w:hAnsi="Cambria Math" w:cstheme="minorHAnsi"/>
                  </w:rPr>
                  <m:t>3DT</m:t>
                </w:ins>
              </m:r>
              <m:sSub>
                <m:sSubPr>
                  <m:ctrlPr>
                    <w:ins w:id="704" w:author="Dell" w:date="2026-07-29T13:37:00Z">
                      <w:rPr>
                        <w:rFonts w:ascii="Cambria Math" w:eastAsiaTheme="minorEastAsia" w:hAnsi="Cambria Math" w:cstheme="minorHAnsi"/>
                        <w:bCs/>
                        <w:i/>
                      </w:rPr>
                    </w:ins>
                  </m:ctrlPr>
                </m:sSubPr>
                <m:e>
                  <m:r>
                    <w:ins w:id="705" w:author="Dell" w:date="2026-07-29T13:37:00Z">
                      <w:rPr>
                        <w:rFonts w:ascii="Cambria Math" w:eastAsiaTheme="minorEastAsia" w:hAnsi="Cambria Math" w:cstheme="minorHAnsi"/>
                      </w:rPr>
                      <m:t>I</m:t>
                    </w:ins>
                  </m:r>
                </m:e>
                <m:sub>
                  <m:d>
                    <m:dPr>
                      <m:begChr m:val="{"/>
                      <m:endChr m:val="}"/>
                      <m:ctrlPr>
                        <w:ins w:id="706" w:author="Dell" w:date="2026-07-29T13:37:00Z">
                          <w:rPr>
                            <w:rFonts w:ascii="Cambria Math" w:eastAsiaTheme="minorEastAsia" w:hAnsi="Cambria Math" w:cstheme="minorHAnsi"/>
                            <w:bCs/>
                            <w:i/>
                          </w:rPr>
                        </w:ins>
                      </m:ctrlPr>
                    </m:dPr>
                    <m:e>
                      <m:r>
                        <w:ins w:id="707" w:author="Dell" w:date="2026-07-29T13:37:00Z">
                          <w:rPr>
                            <w:rFonts w:ascii="Cambria Math" w:eastAsiaTheme="minorEastAsia" w:hAnsi="Cambria Math" w:cstheme="minorHAnsi"/>
                          </w:rPr>
                          <m:t>t-1</m:t>
                        </w:ins>
                      </m:r>
                    </m:e>
                  </m:d>
                </m:sub>
              </m:sSub>
            </m:sub>
          </m:sSub>
          <m:r>
            <w:ins w:id="708" w:author="Dell" w:date="2026-07-29T13:37:00Z">
              <w:rPr>
                <w:rFonts w:ascii="Cambria Math" w:eastAsiaTheme="minorEastAsia" w:hAnsi="Cambria Math" w:cstheme="minorHAnsi"/>
              </w:rPr>
              <m:t>+</m:t>
            </w:ins>
          </m:r>
          <m:sSub>
            <m:sSubPr>
              <m:ctrlPr>
                <w:ins w:id="709" w:author="Dell" w:date="2026-07-29T13:37:00Z">
                  <w:rPr>
                    <w:rFonts w:ascii="Cambria Math" w:eastAsiaTheme="minorEastAsia" w:hAnsi="Cambria Math" w:cstheme="minorHAnsi"/>
                    <w:bCs/>
                    <w:i/>
                  </w:rPr>
                </w:ins>
              </m:ctrlPr>
            </m:sSubPr>
            <m:e>
              <m:r>
                <w:rPr>
                  <w:rFonts w:ascii="Cambria Math" w:eastAsiaTheme="minorEastAsia" w:hAnsi="Cambria Math" w:cstheme="minorHAnsi"/>
                </w:rPr>
                <m:t>ε</m:t>
              </m:r>
            </m:e>
            <m:sub>
              <m:r>
                <w:ins w:id="710" w:author="Dell" w:date="2026-07-29T13:37:00Z">
                  <w:rPr>
                    <w:rFonts w:ascii="Cambria Math" w:eastAsiaTheme="minorEastAsia" w:hAnsi="Cambria Math" w:cstheme="minorHAnsi"/>
                  </w:rPr>
                  <m:t>t</m:t>
                </w:ins>
              </m:r>
            </m:sub>
          </m:sSub>
        </m:oMath>
      </m:oMathPara>
    </w:p>
    <w:p w14:paraId="0BFA3920" w14:textId="352879DC" w:rsidR="00CF2369" w:rsidRPr="00CF2369" w:rsidRDefault="00CF2369" w:rsidP="00CF2369">
      <w:pPr>
        <w:jc w:val="both"/>
        <w:rPr>
          <w:ins w:id="711" w:author="Dell" w:date="2026-07-29T13:39:00Z"/>
          <w:rFonts w:eastAsiaTheme="minorEastAsia" w:cstheme="minorHAnsi"/>
          <w:bCs/>
        </w:rPr>
      </w:pPr>
      <w:ins w:id="712" w:author="Dell" w:date="2026-07-29T13:38:00Z">
        <w:r>
          <w:rPr>
            <w:rFonts w:eastAsiaTheme="minorEastAsia" w:cstheme="minorHAnsi"/>
            <w:bCs/>
          </w:rPr>
          <w:t>Where,</w:t>
        </w:r>
        <m:oMath>
          <m:r>
            <w:rPr>
              <w:rFonts w:ascii="Cambria Math" w:eastAsiaTheme="minorEastAsia" w:hAnsi="Cambria Math" w:cstheme="minorHAnsi"/>
            </w:rPr>
            <m:t xml:space="preserve"> NB</m:t>
          </m:r>
          <m:sSub>
            <m:sSubPr>
              <m:ctrlPr>
                <w:rPr>
                  <w:rFonts w:ascii="Cambria Math" w:eastAsiaTheme="minorEastAsia" w:hAnsi="Cambria Math" w:cstheme="minorHAnsi"/>
                  <w:bCs/>
                  <w:i/>
                </w:rPr>
              </m:ctrlPr>
            </m:sSubPr>
            <m:e>
              <m:r>
                <w:rPr>
                  <w:rFonts w:ascii="Cambria Math" w:eastAsiaTheme="minorEastAsia" w:hAnsi="Cambria Math" w:cstheme="minorHAnsi"/>
                </w:rPr>
                <m:t>D</m:t>
              </m:r>
            </m:e>
            <m:sub>
              <m:r>
                <w:rPr>
                  <w:rFonts w:ascii="Cambria Math" w:eastAsiaTheme="minorEastAsia" w:hAnsi="Cambria Math" w:cstheme="minorHAnsi"/>
                </w:rPr>
                <m:t>t</m:t>
              </m:r>
            </m:sub>
          </m:sSub>
        </m:oMath>
      </w:ins>
      <w:ins w:id="713" w:author="Dell" w:date="2026-07-29T13:37:00Z">
        <w:r>
          <w:rPr>
            <w:rFonts w:eastAsiaTheme="minorEastAsia" w:cstheme="minorHAnsi"/>
            <w:bCs/>
          </w:rPr>
          <w:t xml:space="preserve"> represents </w:t>
        </w:r>
      </w:ins>
      <w:ins w:id="714" w:author="Dell" w:date="2026-07-29T13:39:00Z">
        <w:r w:rsidRPr="00CF2369">
          <w:rPr>
            <w:rFonts w:eastAsiaTheme="minorEastAsia" w:cstheme="minorHAnsi"/>
            <w:bCs/>
          </w:rPr>
          <w:t xml:space="preserve">New Business Density at time </w:t>
        </w:r>
        <w:r>
          <w:rPr>
            <w:rFonts w:eastAsiaTheme="minorEastAsia" w:cstheme="minorHAnsi"/>
            <w:bCs/>
          </w:rPr>
          <w:t>t,</w:t>
        </w:r>
        <m:oMath>
          <m:r>
            <w:rPr>
              <w:rFonts w:ascii="Cambria Math" w:eastAsiaTheme="minorEastAsia" w:hAnsi="Cambria Math" w:cstheme="minorHAnsi"/>
            </w:rPr>
            <m:t xml:space="preserve"> </m:t>
          </m:r>
        </m:oMath>
      </w:ins>
      <m:oMath>
        <m:r>
          <w:ins w:id="715" w:author="Dell" w:date="2026-07-29T13:40:00Z">
            <w:rPr>
              <w:rFonts w:ascii="Cambria Math" w:eastAsiaTheme="minorEastAsia" w:hAnsi="Cambria Math" w:cstheme="minorHAnsi"/>
            </w:rPr>
            <m:t>NB</m:t>
          </w:ins>
        </m:r>
        <m:sSub>
          <m:sSubPr>
            <m:ctrlPr>
              <w:ins w:id="716" w:author="Dell" w:date="2026-07-29T13:40:00Z">
                <w:rPr>
                  <w:rFonts w:ascii="Cambria Math" w:eastAsiaTheme="minorEastAsia" w:hAnsi="Cambria Math" w:cstheme="minorHAnsi"/>
                  <w:bCs/>
                  <w:i/>
                </w:rPr>
              </w:ins>
            </m:ctrlPr>
          </m:sSubPr>
          <m:e>
            <m:r>
              <w:ins w:id="717" w:author="Dell" w:date="2026-07-29T13:40:00Z">
                <w:rPr>
                  <w:rFonts w:ascii="Cambria Math" w:eastAsiaTheme="minorEastAsia" w:hAnsi="Cambria Math" w:cstheme="minorHAnsi"/>
                </w:rPr>
                <m:t>D</m:t>
              </w:ins>
            </m:r>
          </m:e>
          <m:sub>
            <m:r>
              <w:ins w:id="718" w:author="Dell" w:date="2026-07-29T13:40:00Z">
                <w:rPr>
                  <w:rFonts w:ascii="Cambria Math" w:eastAsiaTheme="minorEastAsia" w:hAnsi="Cambria Math" w:cstheme="minorHAnsi"/>
                </w:rPr>
                <m:t>t-1</m:t>
              </w:ins>
            </m:r>
          </m:sub>
        </m:sSub>
      </m:oMath>
      <w:ins w:id="719" w:author="Dell" w:date="2026-07-29T13:40:00Z">
        <w:r>
          <w:rPr>
            <w:rFonts w:eastAsiaTheme="minorEastAsia" w:cstheme="minorHAnsi"/>
            <w:bCs/>
          </w:rPr>
          <w:t xml:space="preserve"> represents</w:t>
        </w:r>
        <w:r w:rsidRPr="00CF2369">
          <w:rPr>
            <w:rFonts w:eastAsiaTheme="minorEastAsia" w:cstheme="minorHAnsi"/>
            <w:bCs/>
          </w:rPr>
          <w:t xml:space="preserve"> One-period lag of New Business Density</w:t>
        </w:r>
      </w:ins>
      <w:ins w:id="720" w:author="Dell" w:date="2026-07-29T13:41:00Z">
        <w:r>
          <w:rPr>
            <w:rFonts w:eastAsiaTheme="minorEastAsia" w:cstheme="minorHAnsi"/>
            <w:bCs/>
          </w:rPr>
          <w:t>,</w:t>
        </w:r>
        <m:oMath>
          <m:r>
            <w:rPr>
              <w:rFonts w:ascii="Cambria Math" w:eastAsiaTheme="minorEastAsia" w:hAnsi="Cambria Math" w:cstheme="minorHAnsi"/>
            </w:rPr>
            <m:t xml:space="preserve"> DT</m:t>
          </m:r>
          <m:sSub>
            <m:sSubPr>
              <m:ctrlPr>
                <w:rPr>
                  <w:rFonts w:ascii="Cambria Math" w:eastAsiaTheme="minorEastAsia" w:hAnsi="Cambria Math" w:cstheme="minorHAnsi"/>
                  <w:bCs/>
                  <w:i/>
                </w:rPr>
              </m:ctrlPr>
            </m:sSubPr>
            <m:e>
              <m:r>
                <w:rPr>
                  <w:rFonts w:ascii="Cambria Math" w:eastAsiaTheme="minorEastAsia" w:hAnsi="Cambria Math" w:cstheme="minorHAnsi"/>
                </w:rPr>
                <m:t>I</m:t>
              </m:r>
            </m:e>
            <m:sub>
              <m:r>
                <w:rPr>
                  <w:rFonts w:ascii="Cambria Math" w:eastAsiaTheme="minorEastAsia" w:hAnsi="Cambria Math" w:cstheme="minorHAnsi"/>
                </w:rPr>
                <m:t>t</m:t>
              </m:r>
            </m:sub>
          </m:sSub>
        </m:oMath>
        <w:r>
          <w:rPr>
            <w:rFonts w:eastAsiaTheme="minorEastAsia" w:cstheme="minorHAnsi"/>
            <w:bCs/>
          </w:rPr>
          <w:t xml:space="preserve">represents </w:t>
        </w:r>
        <w:r w:rsidRPr="00CF2369">
          <w:rPr>
            <w:rFonts w:eastAsiaTheme="minorEastAsia" w:cstheme="minorHAnsi"/>
            <w:bCs/>
          </w:rPr>
          <w:t xml:space="preserve">Digital Transformation Index at time </w:t>
        </w:r>
        <w:r>
          <w:rPr>
            <w:rFonts w:eastAsiaTheme="minorEastAsia" w:cstheme="minorHAnsi"/>
            <w:bCs/>
          </w:rPr>
          <w:t>t,</w:t>
        </w:r>
        <m:oMath>
          <m:r>
            <w:rPr>
              <w:rFonts w:ascii="Cambria Math" w:eastAsiaTheme="minorEastAsia" w:hAnsi="Cambria Math" w:cstheme="minorHAnsi"/>
            </w:rPr>
            <m:t xml:space="preserve"> DT</m:t>
          </m:r>
          <m:sSub>
            <m:sSubPr>
              <m:ctrlPr>
                <w:rPr>
                  <w:rFonts w:ascii="Cambria Math" w:eastAsiaTheme="minorEastAsia" w:hAnsi="Cambria Math" w:cstheme="minorHAnsi"/>
                  <w:bCs/>
                  <w:i/>
                </w:rPr>
              </m:ctrlPr>
            </m:sSubPr>
            <m:e>
              <m:r>
                <w:rPr>
                  <w:rFonts w:ascii="Cambria Math" w:eastAsiaTheme="minorEastAsia" w:hAnsi="Cambria Math" w:cstheme="minorHAnsi"/>
                </w:rPr>
                <m:t>I</m:t>
              </m:r>
            </m:e>
            <m:sub>
              <m:r>
                <w:rPr>
                  <w:rFonts w:ascii="Cambria Math" w:eastAsiaTheme="minorEastAsia" w:hAnsi="Cambria Math" w:cstheme="minorHAnsi"/>
                </w:rPr>
                <m:t>t-1</m:t>
              </m:r>
            </m:sub>
          </m:sSub>
        </m:oMath>
        <w:r>
          <w:rPr>
            <w:rFonts w:eastAsiaTheme="minorEastAsia" w:cstheme="minorHAnsi"/>
            <w:bCs/>
          </w:rPr>
          <w:t xml:space="preserve"> represents </w:t>
        </w:r>
      </w:ins>
      <w:ins w:id="721" w:author="Dell" w:date="2026-07-29T13:42:00Z">
        <w:r w:rsidRPr="00CF2369">
          <w:rPr>
            <w:rFonts w:eastAsiaTheme="minorEastAsia" w:cstheme="minorHAnsi"/>
            <w:bCs/>
          </w:rPr>
          <w:t>One-period lag of the Digital Transformation Index</w:t>
        </w:r>
        <w:r>
          <w:rPr>
            <w:rFonts w:eastAsiaTheme="minorEastAsia" w:cstheme="minorHAnsi"/>
            <w:bCs/>
          </w:rPr>
          <w:t xml:space="preserve"> ,</w:t>
        </w:r>
        <w:r w:rsidRPr="00CF2369">
          <w:rPr>
            <w:rFonts w:eastAsiaTheme="minorEastAsia" w:cstheme="minorHAnsi"/>
            <w:bCs/>
          </w:rPr>
          <w:t>α</w:t>
        </w:r>
        <w:r>
          <w:rPr>
            <w:rFonts w:eastAsiaTheme="minorEastAsia" w:cstheme="minorHAnsi"/>
            <w:bCs/>
          </w:rPr>
          <w:t xml:space="preserve"> is </w:t>
        </w:r>
        <w:r w:rsidRPr="00CF2369">
          <w:rPr>
            <w:rFonts w:eastAsiaTheme="minorEastAsia" w:cstheme="minorHAnsi"/>
            <w:bCs/>
          </w:rPr>
          <w:t xml:space="preserve">Constant term </w:t>
        </w:r>
        <w:r>
          <w:rPr>
            <w:rFonts w:eastAsiaTheme="minorEastAsia" w:cstheme="minorHAnsi"/>
            <w:bCs/>
          </w:rPr>
          <w:t>,</w:t>
        </w:r>
        <w:r w:rsidRPr="00CF2369">
          <w:rPr>
            <w:rFonts w:eastAsiaTheme="minorEastAsia" w:cstheme="minorHAnsi"/>
            <w:bCs/>
          </w:rPr>
          <w:t xml:space="preserve">β1,β2,β3 </w:t>
        </w:r>
        <w:r>
          <w:rPr>
            <w:rFonts w:eastAsiaTheme="minorEastAsia" w:cstheme="minorHAnsi"/>
            <w:bCs/>
          </w:rPr>
          <w:t xml:space="preserve"> is Estimated coefficient </w:t>
        </w:r>
      </w:ins>
      <w:ins w:id="722" w:author="Dell" w:date="2026-07-29T13:43:00Z">
        <w:r>
          <w:rPr>
            <w:rFonts w:eastAsiaTheme="minorEastAsia" w:cstheme="minorHAnsi"/>
            <w:bCs/>
          </w:rPr>
          <w:t xml:space="preserve"> and </w:t>
        </w:r>
      </w:ins>
      <w:proofErr w:type="spellStart"/>
      <w:ins w:id="723" w:author="Dell" w:date="2026-07-29T13:42:00Z">
        <w:r w:rsidRPr="00CF2369">
          <w:rPr>
            <w:rFonts w:eastAsiaTheme="minorEastAsia" w:cstheme="minorHAnsi"/>
            <w:bCs/>
          </w:rPr>
          <w:t>εt</w:t>
        </w:r>
        <w:proofErr w:type="spellEnd"/>
        <w:r w:rsidRPr="00CF2369">
          <w:rPr>
            <w:rFonts w:eastAsiaTheme="minorEastAsia" w:cstheme="minorHAnsi"/>
            <w:bCs/>
          </w:rPr>
          <w:t>​</w:t>
        </w:r>
        <w:r>
          <w:rPr>
            <w:rFonts w:eastAsiaTheme="minorEastAsia" w:cstheme="minorHAnsi"/>
            <w:bCs/>
          </w:rPr>
          <w:t xml:space="preserve"> is </w:t>
        </w:r>
        <w:r w:rsidRPr="00CF2369">
          <w:rPr>
            <w:rFonts w:eastAsiaTheme="minorEastAsia" w:cstheme="minorHAnsi"/>
            <w:bCs/>
          </w:rPr>
          <w:t>Error term</w:t>
        </w:r>
      </w:ins>
      <w:ins w:id="724" w:author="Dell" w:date="2026-07-29T13:43:00Z">
        <w:r>
          <w:rPr>
            <w:rFonts w:eastAsiaTheme="minorEastAsia" w:cstheme="minorHAnsi"/>
            <w:bCs/>
          </w:rPr>
          <w:t>.</w:t>
        </w:r>
      </w:ins>
    </w:p>
    <w:p w14:paraId="626BFF21" w14:textId="7A17CB24" w:rsidR="00CF2369" w:rsidRPr="00D3528E" w:rsidRDefault="00CF2369" w:rsidP="00CF2369">
      <w:pPr>
        <w:jc w:val="both"/>
        <w:rPr>
          <w:ins w:id="725" w:author="Dell" w:date="2026-07-29T13:25:00Z"/>
          <w:rFonts w:eastAsiaTheme="minorEastAsia" w:cstheme="minorHAnsi"/>
          <w:bCs/>
          <w:rPrChange w:id="726" w:author="Dell" w:date="2026-07-29T13:32:00Z">
            <w:rPr>
              <w:ins w:id="727" w:author="Dell" w:date="2026-07-29T13:25:00Z"/>
              <w:rFonts w:cstheme="minorHAnsi"/>
              <w:bCs/>
            </w:rPr>
          </w:rPrChange>
        </w:rPr>
      </w:pPr>
      <w:proofErr w:type="spellStart"/>
      <w:ins w:id="728" w:author="Dell" w:date="2026-07-29T13:43:00Z">
        <w:r w:rsidRPr="00CF2369">
          <w:rPr>
            <w:rFonts w:eastAsiaTheme="minorEastAsia" w:cstheme="minorHAnsi"/>
            <w:bCs/>
          </w:rPr>
          <w:t>Cointegration</w:t>
        </w:r>
        <w:proofErr w:type="spellEnd"/>
        <w:r w:rsidRPr="00CF2369">
          <w:rPr>
            <w:rFonts w:eastAsiaTheme="minorEastAsia" w:cstheme="minorHAnsi"/>
            <w:bCs/>
          </w:rPr>
          <w:t xml:space="preserve"> is assessed using the </w:t>
        </w:r>
        <w:r w:rsidRPr="00CF2369">
          <w:rPr>
            <w:rFonts w:eastAsiaTheme="minorEastAsia" w:cstheme="minorHAnsi"/>
            <w:bCs/>
            <w:rPrChange w:id="729" w:author="Dell" w:date="2026-07-29T13:43:00Z">
              <w:rPr>
                <w:rFonts w:eastAsiaTheme="minorEastAsia" w:cstheme="minorHAnsi"/>
                <w:b/>
                <w:bCs/>
              </w:rPr>
            </w:rPrChange>
          </w:rPr>
          <w:t>ARDL bounds testing approach</w:t>
        </w:r>
        <w:r w:rsidRPr="00CF2369">
          <w:rPr>
            <w:rFonts w:eastAsiaTheme="minorEastAsia" w:cstheme="minorHAnsi"/>
            <w:bCs/>
          </w:rPr>
          <w:t> (</w:t>
        </w:r>
        <w:proofErr w:type="spellStart"/>
        <w:r w:rsidRPr="00CF2369">
          <w:rPr>
            <w:rFonts w:eastAsiaTheme="minorEastAsia" w:cstheme="minorHAnsi"/>
            <w:bCs/>
          </w:rPr>
          <w:t>Pesaran</w:t>
        </w:r>
        <w:proofErr w:type="spellEnd"/>
        <w:r w:rsidRPr="00CF2369">
          <w:rPr>
            <w:rFonts w:eastAsiaTheme="minorEastAsia" w:cstheme="minorHAnsi"/>
            <w:bCs/>
          </w:rPr>
          <w:t xml:space="preserve"> et al., 2001). The F-statistic is compared against critical bounds: if it exceeds the upper bound, we reject the null hypothesis of no </w:t>
        </w:r>
        <w:proofErr w:type="spellStart"/>
        <w:r w:rsidRPr="00CF2369">
          <w:rPr>
            <w:rFonts w:eastAsiaTheme="minorEastAsia" w:cstheme="minorHAnsi"/>
            <w:bCs/>
          </w:rPr>
          <w:t>cointegration</w:t>
        </w:r>
        <w:proofErr w:type="spellEnd"/>
        <w:r w:rsidRPr="00CF2369">
          <w:rPr>
            <w:rFonts w:eastAsiaTheme="minorEastAsia" w:cstheme="minorHAnsi"/>
            <w:bCs/>
          </w:rPr>
          <w:t>. However, given the small sample (n=11), the long-run coefficients are reported as indicative and should be interpreted with caution, with the first-differenced model serving as the primary result.</w:t>
        </w:r>
      </w:ins>
    </w:p>
    <w:p w14:paraId="39AFF76C" w14:textId="72000E8B" w:rsidR="00353748" w:rsidRPr="00923CD4" w:rsidDel="00B11849" w:rsidRDefault="00353748" w:rsidP="00B11849">
      <w:pPr>
        <w:jc w:val="both"/>
        <w:rPr>
          <w:del w:id="730" w:author="Dell" w:date="2026-07-29T12:50:00Z"/>
          <w:rFonts w:cstheme="minorHAnsi"/>
          <w:bCs/>
        </w:rPr>
      </w:pPr>
      <w:del w:id="731" w:author="Dell" w:date="2026-07-29T12:50:00Z">
        <w:r w:rsidRPr="00923CD4" w:rsidDel="00B11849">
          <w:rPr>
            <w:rFonts w:cstheme="minorHAnsi"/>
            <w:bCs/>
          </w:rPr>
          <w:delText>Before estimating the time-series models, stationarity properties of a</w:delText>
        </w:r>
        <w:r w:rsidR="009561DD" w:rsidRPr="009561DD" w:rsidDel="00B11849">
          <w:rPr>
            <w:rFonts w:cstheme="minorHAnsi"/>
            <w:bCs/>
          </w:rPr>
          <w:delText xml:space="preserve">ll the variables were examined </w:delText>
        </w:r>
        <w:r w:rsidRPr="00923CD4" w:rsidDel="00B11849">
          <w:rPr>
            <w:rFonts w:cstheme="minorHAnsi"/>
            <w:bCs/>
          </w:rPr>
          <w:delText xml:space="preserve">in order to solve the issue of spurious regression that arises because of the non-stationary nature of the data. The stationarity of the variables was checked through the application of three different tests of unit roots, these include Augmented Dickey-Fuller (ADF) test, Phillips-Perron (PP) test and Kwiatkowski-Phillips-Schmidt-Shin (KPSS) test. The ADF and PP tests test the null hypothesis of unit root while the KPSS test tests the null hypothesis of stationarity. </w:delText>
        </w:r>
      </w:del>
    </w:p>
    <w:p w14:paraId="7704923B" w14:textId="7A1F88A3" w:rsidR="00F065F6" w:rsidRPr="009561DD" w:rsidDel="00B11849" w:rsidRDefault="00CF4DE6" w:rsidP="00974BFE">
      <w:pPr>
        <w:jc w:val="both"/>
        <w:rPr>
          <w:del w:id="732" w:author="Dell" w:date="2026-07-29T12:51:00Z"/>
          <w:rFonts w:cstheme="minorHAnsi"/>
        </w:rPr>
      </w:pPr>
      <w:del w:id="733" w:author="Dell" w:date="2026-07-29T12:50:00Z">
        <w:r w:rsidRPr="009561DD" w:rsidDel="00B11849">
          <w:rPr>
            <w:rFonts w:cstheme="minorHAnsi"/>
          </w:rPr>
          <w:delText xml:space="preserve">Applying all three tests together </w:delText>
        </w:r>
        <w:r w:rsidR="00EE58B5" w:rsidRPr="009561DD" w:rsidDel="00B11849">
          <w:rPr>
            <w:rFonts w:cstheme="minorHAnsi"/>
          </w:rPr>
          <w:delText xml:space="preserve">ensures that there is more reliable assessment of stationarity </w:delText>
        </w:r>
        <w:r w:rsidR="00910741" w:rsidRPr="009561DD" w:rsidDel="00B11849">
          <w:rPr>
            <w:rFonts w:cstheme="minorHAnsi"/>
          </w:rPr>
          <w:delText xml:space="preserve">rather than depending on just one test, especially considering that the sample size used in this study is quite small. According to the findings, </w:delText>
        </w:r>
        <w:r w:rsidRPr="009561DD" w:rsidDel="00B11849">
          <w:rPr>
            <w:rFonts w:cstheme="minorHAnsi"/>
          </w:rPr>
          <w:delText xml:space="preserve">the variables exhibited </w:delText>
        </w:r>
        <w:r w:rsidR="00EE58B5" w:rsidRPr="009561DD" w:rsidDel="00B11849">
          <w:rPr>
            <w:rFonts w:cstheme="minorHAnsi"/>
          </w:rPr>
          <w:delText xml:space="preserve">mixed orders of integration </w:delText>
        </w:r>
        <w:r w:rsidR="00910741" w:rsidRPr="009561DD" w:rsidDel="00B11849">
          <w:rPr>
            <w:rFonts w:cstheme="minorHAnsi"/>
          </w:rPr>
          <w:delText xml:space="preserve">whereby some variables were stationary at levels, I(0), while others became stationary </w:delText>
        </w:r>
        <w:r w:rsidRPr="009561DD" w:rsidDel="00B11849">
          <w:rPr>
            <w:rFonts w:cstheme="minorHAnsi"/>
          </w:rPr>
          <w:delText>after first differencing</w:delText>
        </w:r>
        <w:r w:rsidR="00910741" w:rsidRPr="009561DD" w:rsidDel="00B11849">
          <w:rPr>
            <w:rFonts w:cstheme="minorHAnsi"/>
          </w:rPr>
          <w:delText>, I(1</w:delText>
        </w:r>
        <w:r w:rsidR="00EE58B5" w:rsidRPr="009561DD" w:rsidDel="00B11849">
          <w:rPr>
            <w:rFonts w:cstheme="minorHAnsi"/>
          </w:rPr>
          <w:delText>None of the variables was found to be integrated of order two [I(2)]</w:delText>
        </w:r>
        <w:r w:rsidR="00910741" w:rsidRPr="009561DD" w:rsidDel="00B11849">
          <w:rPr>
            <w:rFonts w:cstheme="minorHAnsi"/>
          </w:rPr>
          <w:delText>. This condition satisfies the fundamental assumption of the Autoregressi</w:delText>
        </w:r>
        <w:r w:rsidRPr="009561DD" w:rsidDel="00B11849">
          <w:rPr>
            <w:rFonts w:cstheme="minorHAnsi"/>
          </w:rPr>
          <w:delText>ve Distributed Lag (ARDL) Bounds</w:delText>
        </w:r>
        <w:r w:rsidR="00910741" w:rsidRPr="009561DD" w:rsidDel="00B11849">
          <w:rPr>
            <w:rFonts w:cstheme="minorHAnsi"/>
          </w:rPr>
          <w:delText xml:space="preserve"> </w:delText>
        </w:r>
        <w:r w:rsidRPr="009561DD" w:rsidDel="00B11849">
          <w:rPr>
            <w:rFonts w:cstheme="minorHAnsi"/>
          </w:rPr>
          <w:delText>testing approach</w:delText>
        </w:r>
      </w:del>
      <w:del w:id="734" w:author="Dell" w:date="2026-07-29T12:51:00Z">
        <w:r w:rsidRPr="009561DD" w:rsidDel="00B11849">
          <w:rPr>
            <w:rFonts w:cstheme="minorHAnsi"/>
          </w:rPr>
          <w:delText>.</w:delText>
        </w:r>
      </w:del>
    </w:p>
    <w:p w14:paraId="3F67DE8C" w14:textId="0E0B5509" w:rsidR="008A7AA4" w:rsidRDefault="008A7AA4" w:rsidP="008A7AA4">
      <w:pPr>
        <w:jc w:val="both"/>
        <w:rPr>
          <w:ins w:id="735" w:author="Dell" w:date="2026-07-29T13:44:00Z"/>
          <w:rFonts w:cstheme="minorHAnsi"/>
          <w:b/>
          <w:bCs/>
        </w:rPr>
      </w:pPr>
      <w:ins w:id="736" w:author="Dell" w:date="2026-07-29T13:44:00Z">
        <w:r>
          <w:rPr>
            <w:rFonts w:cstheme="minorHAnsi"/>
            <w:b/>
            <w:bCs/>
          </w:rPr>
          <w:t xml:space="preserve">3.2.5 </w:t>
        </w:r>
        <w:r w:rsidRPr="008A7AA4">
          <w:rPr>
            <w:rFonts w:cstheme="minorHAnsi"/>
            <w:b/>
            <w:bCs/>
          </w:rPr>
          <w:t>Granger Causality Testing</w:t>
        </w:r>
      </w:ins>
    </w:p>
    <w:p w14:paraId="12DF15C5" w14:textId="112566CC" w:rsidR="008A7AA4" w:rsidRDefault="008A7AA4" w:rsidP="008A7AA4">
      <w:pPr>
        <w:jc w:val="both"/>
        <w:rPr>
          <w:ins w:id="737" w:author="Dell" w:date="2026-07-29T13:50:00Z"/>
          <w:rFonts w:cstheme="minorHAnsi"/>
          <w:bCs/>
        </w:rPr>
      </w:pPr>
      <w:ins w:id="738" w:author="Dell" w:date="2026-07-29T13:45:00Z">
        <w:r w:rsidRPr="008A7AA4">
          <w:rPr>
            <w:rFonts w:cstheme="minorHAnsi"/>
            <w:bCs/>
            <w:rPrChange w:id="739" w:author="Dell" w:date="2026-07-29T13:45:00Z">
              <w:rPr>
                <w:rFonts w:cstheme="minorHAnsi"/>
                <w:b/>
                <w:bCs/>
              </w:rPr>
            </w:rPrChange>
          </w:rPr>
          <w:t>To investigate the direction of causality between digital transformation and entrepreneurship, we employ Granger causality tests on first-differenced series to satisfy stationarity:</w:t>
        </w:r>
      </w:ins>
    </w:p>
    <w:p w14:paraId="03E60BBB" w14:textId="77777777" w:rsidR="008A7AA4" w:rsidRPr="00543F0B" w:rsidRDefault="007A1851" w:rsidP="008A7AA4">
      <w:pPr>
        <w:jc w:val="both"/>
        <w:rPr>
          <w:ins w:id="740" w:author="Dell" w:date="2026-07-29T13:50:00Z"/>
          <w:rFonts w:eastAsiaTheme="minorEastAsia" w:cstheme="minorHAnsi"/>
          <w:bCs/>
        </w:rPr>
      </w:pPr>
      <m:oMathPara>
        <m:oMath>
          <m:sSub>
            <m:sSubPr>
              <m:ctrlPr>
                <w:ins w:id="741" w:author="Dell" w:date="2026-07-29T13:50:00Z">
                  <w:rPr>
                    <w:rFonts w:ascii="Cambria Math" w:hAnsi="Cambria Math" w:cstheme="minorHAnsi"/>
                    <w:bCs/>
                    <w:i/>
                  </w:rPr>
                </w:ins>
              </m:ctrlPr>
            </m:sSubPr>
            <m:e>
              <m:r>
                <w:ins w:id="742" w:author="Dell" w:date="2026-07-29T13:50:00Z">
                  <w:rPr>
                    <w:rFonts w:ascii="Cambria Math" w:hAnsi="Cambria Math" w:cstheme="minorHAnsi"/>
                  </w:rPr>
                  <m:t>Y</m:t>
                </w:ins>
              </m:r>
            </m:e>
            <m:sub>
              <m:r>
                <w:ins w:id="743" w:author="Dell" w:date="2026-07-29T13:50:00Z">
                  <w:rPr>
                    <w:rFonts w:ascii="Cambria Math" w:hAnsi="Cambria Math" w:cstheme="minorHAnsi"/>
                  </w:rPr>
                  <m:t>t</m:t>
                </w:ins>
              </m:r>
            </m:sub>
          </m:sSub>
          <m:r>
            <w:ins w:id="744" w:author="Dell" w:date="2026-07-29T13:50:00Z">
              <w:rPr>
                <w:rFonts w:ascii="Cambria Math" w:hAnsi="Cambria Math" w:cstheme="minorHAnsi"/>
              </w:rPr>
              <m:t xml:space="preserve">= α + </m:t>
            </w:ins>
          </m:r>
          <m:nary>
            <m:naryPr>
              <m:chr m:val="∑"/>
              <m:ctrlPr>
                <w:ins w:id="745" w:author="Dell" w:date="2026-07-29T13:50:00Z">
                  <w:rPr>
                    <w:rFonts w:ascii="Cambria Math" w:hAnsi="Cambria Math" w:cstheme="minorHAnsi"/>
                    <w:bCs/>
                    <w:i/>
                  </w:rPr>
                </w:ins>
              </m:ctrlPr>
            </m:naryPr>
            <m:sub>
              <m:r>
                <w:ins w:id="746" w:author="Dell" w:date="2026-07-29T13:50:00Z">
                  <w:rPr>
                    <w:rFonts w:ascii="Cambria Math" w:hAnsi="Cambria Math" w:cstheme="minorHAnsi"/>
                  </w:rPr>
                  <m:t>i=1</m:t>
                </w:ins>
              </m:r>
            </m:sub>
            <m:sup>
              <m:r>
                <w:ins w:id="747" w:author="Dell" w:date="2026-07-29T13:50:00Z">
                  <w:rPr>
                    <w:rFonts w:ascii="Cambria Math" w:hAnsi="Cambria Math" w:cstheme="minorHAnsi"/>
                  </w:rPr>
                  <m:t>p</m:t>
                </w:ins>
              </m:r>
            </m:sup>
            <m:e/>
          </m:nary>
          <m:sSub>
            <m:sSubPr>
              <m:ctrlPr>
                <w:ins w:id="748" w:author="Dell" w:date="2026-07-29T13:50:00Z">
                  <w:rPr>
                    <w:rFonts w:ascii="Cambria Math" w:hAnsi="Cambria Math" w:cstheme="minorHAnsi"/>
                    <w:bCs/>
                    <w:i/>
                  </w:rPr>
                </w:ins>
              </m:ctrlPr>
            </m:sSubPr>
            <m:e>
              <m:r>
                <w:ins w:id="749" w:author="Dell" w:date="2026-07-29T13:50:00Z">
                  <w:rPr>
                    <w:rFonts w:ascii="Cambria Math" w:hAnsi="Cambria Math" w:cstheme="minorHAnsi"/>
                  </w:rPr>
                  <m:t>β</m:t>
                </w:ins>
              </m:r>
            </m:e>
            <m:sub>
              <m:r>
                <w:ins w:id="750" w:author="Dell" w:date="2026-07-29T13:50:00Z">
                  <w:rPr>
                    <w:rFonts w:ascii="Cambria Math" w:hAnsi="Cambria Math" w:cstheme="minorHAnsi"/>
                  </w:rPr>
                  <m:t>i</m:t>
                </w:ins>
              </m:r>
            </m:sub>
          </m:sSub>
          <m:sSub>
            <m:sSubPr>
              <m:ctrlPr>
                <w:ins w:id="751" w:author="Dell" w:date="2026-07-29T13:50:00Z">
                  <w:rPr>
                    <w:rFonts w:ascii="Cambria Math" w:hAnsi="Cambria Math" w:cstheme="minorHAnsi"/>
                    <w:bCs/>
                    <w:i/>
                  </w:rPr>
                </w:ins>
              </m:ctrlPr>
            </m:sSubPr>
            <m:e>
              <m:r>
                <w:ins w:id="752" w:author="Dell" w:date="2026-07-29T13:50:00Z">
                  <w:rPr>
                    <w:rFonts w:ascii="Cambria Math" w:hAnsi="Cambria Math" w:cstheme="minorHAnsi"/>
                  </w:rPr>
                  <m:t>Y</m:t>
                </w:ins>
              </m:r>
            </m:e>
            <m:sub>
              <m:r>
                <w:ins w:id="753" w:author="Dell" w:date="2026-07-29T13:50:00Z">
                  <w:rPr>
                    <w:rFonts w:ascii="Cambria Math" w:hAnsi="Cambria Math" w:cstheme="minorHAnsi"/>
                  </w:rPr>
                  <m:t>t-i</m:t>
                </w:ins>
              </m:r>
            </m:sub>
          </m:sSub>
          <m:r>
            <w:ins w:id="754" w:author="Dell" w:date="2026-07-29T13:50:00Z">
              <w:rPr>
                <w:rFonts w:ascii="Cambria Math" w:hAnsi="Cambria Math" w:cstheme="minorHAnsi"/>
              </w:rPr>
              <m:t xml:space="preserve">+ </m:t>
            </w:ins>
          </m:r>
          <m:nary>
            <m:naryPr>
              <m:chr m:val="∑"/>
              <m:ctrlPr>
                <w:ins w:id="755" w:author="Dell" w:date="2026-07-29T13:50:00Z">
                  <w:rPr>
                    <w:rFonts w:ascii="Cambria Math" w:hAnsi="Cambria Math" w:cstheme="minorHAnsi"/>
                    <w:bCs/>
                    <w:i/>
                  </w:rPr>
                </w:ins>
              </m:ctrlPr>
            </m:naryPr>
            <m:sub>
              <m:r>
                <w:ins w:id="756" w:author="Dell" w:date="2026-07-29T13:50:00Z">
                  <w:rPr>
                    <w:rFonts w:ascii="Cambria Math" w:hAnsi="Cambria Math" w:cstheme="minorHAnsi"/>
                  </w:rPr>
                  <m:t>i=1</m:t>
                </w:ins>
              </m:r>
            </m:sub>
            <m:sup>
              <m:r>
                <w:ins w:id="757" w:author="Dell" w:date="2026-07-29T13:50:00Z">
                  <w:rPr>
                    <w:rFonts w:ascii="Cambria Math" w:hAnsi="Cambria Math" w:cstheme="minorHAnsi"/>
                  </w:rPr>
                  <m:t>p</m:t>
                </w:ins>
              </m:r>
            </m:sup>
            <m:e/>
          </m:nary>
          <m:sSub>
            <m:sSubPr>
              <m:ctrlPr>
                <w:ins w:id="758" w:author="Dell" w:date="2026-07-29T13:50:00Z">
                  <w:rPr>
                    <w:rFonts w:ascii="Cambria Math" w:hAnsi="Cambria Math" w:cstheme="minorHAnsi"/>
                    <w:bCs/>
                    <w:i/>
                  </w:rPr>
                </w:ins>
              </m:ctrlPr>
            </m:sSubPr>
            <m:e>
              <m:r>
                <w:ins w:id="759" w:author="Dell" w:date="2026-07-29T13:50:00Z">
                  <w:rPr>
                    <w:rFonts w:ascii="Cambria Math" w:hAnsi="Cambria Math" w:cstheme="minorHAnsi"/>
                  </w:rPr>
                  <m:t>γ</m:t>
                </w:ins>
              </m:r>
            </m:e>
            <m:sub>
              <m:r>
                <w:ins w:id="760" w:author="Dell" w:date="2026-07-29T13:50:00Z">
                  <w:rPr>
                    <w:rFonts w:ascii="Cambria Math" w:hAnsi="Cambria Math" w:cstheme="minorHAnsi"/>
                  </w:rPr>
                  <m:t>i</m:t>
                </w:ins>
              </m:r>
            </m:sub>
          </m:sSub>
          <m:sSub>
            <m:sSubPr>
              <m:ctrlPr>
                <w:ins w:id="761" w:author="Dell" w:date="2026-07-29T13:50:00Z">
                  <w:rPr>
                    <w:rFonts w:ascii="Cambria Math" w:hAnsi="Cambria Math" w:cstheme="minorHAnsi"/>
                    <w:bCs/>
                    <w:i/>
                  </w:rPr>
                </w:ins>
              </m:ctrlPr>
            </m:sSubPr>
            <m:e>
              <m:r>
                <w:ins w:id="762" w:author="Dell" w:date="2026-07-29T13:50:00Z">
                  <w:rPr>
                    <w:rFonts w:ascii="Cambria Math" w:hAnsi="Cambria Math" w:cstheme="minorHAnsi"/>
                  </w:rPr>
                  <m:t>X</m:t>
                </w:ins>
              </m:r>
            </m:e>
            <m:sub>
              <m:r>
                <w:ins w:id="763" w:author="Dell" w:date="2026-07-29T13:50:00Z">
                  <w:rPr>
                    <w:rFonts w:ascii="Cambria Math" w:hAnsi="Cambria Math" w:cstheme="minorHAnsi"/>
                  </w:rPr>
                  <m:t>t-i</m:t>
                </w:ins>
              </m:r>
            </m:sub>
          </m:sSub>
          <m:r>
            <w:ins w:id="764" w:author="Dell" w:date="2026-07-29T13:50:00Z">
              <w:rPr>
                <w:rFonts w:ascii="Cambria Math" w:hAnsi="Cambria Math" w:cstheme="minorHAnsi"/>
              </w:rPr>
              <m:t xml:space="preserve">+ </m:t>
            </w:ins>
          </m:r>
          <m:sSub>
            <m:sSubPr>
              <m:ctrlPr>
                <w:ins w:id="765" w:author="Dell" w:date="2026-07-29T13:50:00Z">
                  <w:rPr>
                    <w:rFonts w:ascii="Cambria Math" w:hAnsi="Cambria Math" w:cstheme="minorHAnsi"/>
                    <w:bCs/>
                    <w:i/>
                  </w:rPr>
                </w:ins>
              </m:ctrlPr>
            </m:sSubPr>
            <m:e>
              <m:r>
                <w:ins w:id="766" w:author="Dell" w:date="2026-07-29T13:50:00Z">
                  <w:rPr>
                    <w:rFonts w:ascii="Cambria Math" w:hAnsi="Cambria Math" w:cstheme="minorHAnsi"/>
                  </w:rPr>
                  <m:t>ε</m:t>
                </w:ins>
              </m:r>
            </m:e>
            <m:sub>
              <m:r>
                <w:ins w:id="767" w:author="Dell" w:date="2026-07-29T13:50:00Z">
                  <w:rPr>
                    <w:rFonts w:ascii="Cambria Math" w:hAnsi="Cambria Math" w:cstheme="minorHAnsi"/>
                  </w:rPr>
                  <m:t>t</m:t>
                </w:ins>
              </m:r>
            </m:sub>
          </m:sSub>
        </m:oMath>
      </m:oMathPara>
    </w:p>
    <w:p w14:paraId="62E55BFA" w14:textId="77777777" w:rsidR="008A7AA4" w:rsidRDefault="008A7AA4" w:rsidP="008A7AA4">
      <w:pPr>
        <w:jc w:val="both"/>
        <w:rPr>
          <w:ins w:id="768" w:author="Dell" w:date="2026-07-29T13:50:00Z"/>
          <w:rFonts w:cstheme="minorHAnsi"/>
          <w:bCs/>
        </w:rPr>
      </w:pPr>
    </w:p>
    <w:p w14:paraId="4336C482" w14:textId="3AC138D3" w:rsidR="00D92D21" w:rsidRPr="00D92D21" w:rsidRDefault="00D92D21" w:rsidP="00D92D21">
      <w:pPr>
        <w:jc w:val="both"/>
        <w:rPr>
          <w:ins w:id="769" w:author="Dell" w:date="2026-07-29T13:57:00Z"/>
          <w:rFonts w:cstheme="minorHAnsi"/>
          <w:bCs/>
        </w:rPr>
      </w:pPr>
      <w:ins w:id="770" w:author="Dell" w:date="2026-07-29T13:57:00Z">
        <w:r w:rsidRPr="00D92D21">
          <w:rPr>
            <w:rFonts w:cstheme="minorHAnsi"/>
            <w:bCs/>
          </w:rPr>
          <w:t>Because the sample size is small, one lag (p = 1) i</w:t>
        </w:r>
        <w:r>
          <w:rPr>
            <w:rFonts w:cstheme="minorHAnsi"/>
            <w:bCs/>
          </w:rPr>
          <w:t>s used. The estimated model is:</w:t>
        </w:r>
      </w:ins>
    </w:p>
    <w:p w14:paraId="30995FF2" w14:textId="43D5C028" w:rsidR="00D92D21" w:rsidRPr="00D92D21" w:rsidRDefault="00D92D21">
      <w:pPr>
        <w:jc w:val="center"/>
        <w:rPr>
          <w:ins w:id="771" w:author="Dell" w:date="2026-07-29T13:57:00Z"/>
          <w:rFonts w:cstheme="minorHAnsi"/>
          <w:bCs/>
        </w:rPr>
        <w:pPrChange w:id="772" w:author="Dell" w:date="2026-07-29T13:59:00Z">
          <w:pPr>
            <w:jc w:val="both"/>
          </w:pPr>
        </w:pPrChange>
      </w:pPr>
      <w:ins w:id="773" w:author="Dell" w:date="2026-07-29T13:57:00Z">
        <w:r w:rsidRPr="00D92D21">
          <w:rPr>
            <w:rFonts w:cstheme="minorHAnsi"/>
            <w:bCs/>
          </w:rPr>
          <w:t>Y</w:t>
        </w:r>
        <w:r w:rsidRPr="00D92D21">
          <w:rPr>
            <w:rFonts w:ascii="Cambria Math" w:hAnsi="Cambria Math" w:cs="Cambria Math"/>
            <w:bCs/>
          </w:rPr>
          <w:t>ₜ</w:t>
        </w:r>
        <w:r w:rsidRPr="00D92D21">
          <w:rPr>
            <w:rFonts w:cstheme="minorHAnsi"/>
            <w:bCs/>
          </w:rPr>
          <w:t xml:space="preserve"> = </w:t>
        </w:r>
        <w:r w:rsidRPr="00D92D21">
          <w:rPr>
            <w:rFonts w:ascii="Calibri" w:hAnsi="Calibri" w:cs="Calibri"/>
            <w:bCs/>
          </w:rPr>
          <w:t>α</w:t>
        </w:r>
        <w:r w:rsidRPr="00D92D21">
          <w:rPr>
            <w:rFonts w:cstheme="minorHAnsi"/>
            <w:bCs/>
          </w:rPr>
          <w:t xml:space="preserve"> + </w:t>
        </w:r>
        <w:r w:rsidRPr="00D92D21">
          <w:rPr>
            <w:rFonts w:ascii="Calibri" w:hAnsi="Calibri" w:cs="Calibri"/>
            <w:bCs/>
          </w:rPr>
          <w:t>β₁</w:t>
        </w:r>
        <w:r w:rsidRPr="00D92D21">
          <w:rPr>
            <w:rFonts w:cstheme="minorHAnsi"/>
            <w:bCs/>
          </w:rPr>
          <w:t>Y</w:t>
        </w:r>
        <w:r w:rsidRPr="00D92D21">
          <w:rPr>
            <w:rFonts w:ascii="Cambria Math" w:hAnsi="Cambria Math" w:cs="Cambria Math"/>
            <w:bCs/>
          </w:rPr>
          <w:t>ₜ</w:t>
        </w:r>
        <w:r w:rsidRPr="00D92D21">
          <w:rPr>
            <w:rFonts w:ascii="Calibri" w:hAnsi="Calibri" w:cs="Calibri"/>
            <w:bCs/>
          </w:rPr>
          <w:t>₋₁</w:t>
        </w:r>
        <w:r w:rsidRPr="00D92D21">
          <w:rPr>
            <w:rFonts w:cstheme="minorHAnsi"/>
            <w:bCs/>
          </w:rPr>
          <w:t xml:space="preserve"> + </w:t>
        </w:r>
        <w:proofErr w:type="spellStart"/>
        <w:r w:rsidRPr="00D92D21">
          <w:rPr>
            <w:rFonts w:ascii="Calibri" w:hAnsi="Calibri" w:cs="Calibri"/>
            <w:bCs/>
          </w:rPr>
          <w:t>γ₁</w:t>
        </w:r>
        <w:r w:rsidRPr="00D92D21">
          <w:rPr>
            <w:rFonts w:cstheme="minorHAnsi"/>
            <w:bCs/>
          </w:rPr>
          <w:t>X</w:t>
        </w:r>
        <w:proofErr w:type="spellEnd"/>
        <w:r w:rsidRPr="00D92D21">
          <w:rPr>
            <w:rFonts w:ascii="Cambria Math" w:hAnsi="Cambria Math" w:cs="Cambria Math"/>
            <w:bCs/>
          </w:rPr>
          <w:t>ₜ</w:t>
        </w:r>
        <w:r w:rsidRPr="00D92D21">
          <w:rPr>
            <w:rFonts w:ascii="Calibri" w:hAnsi="Calibri" w:cs="Calibri"/>
            <w:bCs/>
          </w:rPr>
          <w:t>₋₁</w:t>
        </w:r>
        <w:r w:rsidRPr="00D92D21">
          <w:rPr>
            <w:rFonts w:cstheme="minorHAnsi"/>
            <w:bCs/>
          </w:rPr>
          <w:t xml:space="preserve"> + </w:t>
        </w:r>
        <w:r w:rsidRPr="00D92D21">
          <w:rPr>
            <w:rFonts w:ascii="Calibri" w:hAnsi="Calibri" w:cs="Calibri"/>
            <w:bCs/>
          </w:rPr>
          <w:t>ε</w:t>
        </w:r>
        <w:r w:rsidRPr="00D92D21">
          <w:rPr>
            <w:rFonts w:ascii="Cambria Math" w:hAnsi="Cambria Math" w:cs="Cambria Math"/>
            <w:bCs/>
          </w:rPr>
          <w:t>ₜ</w:t>
        </w:r>
        <w:r>
          <w:rPr>
            <w:rFonts w:cstheme="minorHAnsi"/>
            <w:bCs/>
          </w:rPr>
          <w:t xml:space="preserve"> </w:t>
        </w:r>
      </w:ins>
    </w:p>
    <w:p w14:paraId="69DF5834" w14:textId="142B45A5" w:rsidR="008A7AA4" w:rsidRDefault="00D92D21" w:rsidP="008A7AA4">
      <w:pPr>
        <w:jc w:val="both"/>
        <w:rPr>
          <w:ins w:id="774" w:author="Dell" w:date="2026-07-29T13:58:00Z"/>
          <w:rFonts w:cstheme="minorHAnsi"/>
          <w:bCs/>
        </w:rPr>
      </w:pPr>
      <w:proofErr w:type="spellStart"/>
      <w:proofErr w:type="gramStart"/>
      <w:ins w:id="775" w:author="Dell" w:date="2026-07-29T13:57:00Z">
        <w:r>
          <w:rPr>
            <w:rFonts w:cstheme="minorHAnsi"/>
            <w:bCs/>
          </w:rPr>
          <w:t>Where,</w:t>
        </w:r>
        <w:r w:rsidRPr="00D92D21">
          <w:rPr>
            <w:rFonts w:cstheme="minorHAnsi"/>
            <w:bCs/>
          </w:rPr>
          <w:t>Y</w:t>
        </w:r>
        <w:proofErr w:type="spellEnd"/>
        <w:proofErr w:type="gramEnd"/>
        <w:r w:rsidRPr="00D92D21">
          <w:rPr>
            <w:rFonts w:ascii="Cambria Math" w:hAnsi="Cambria Math" w:cs="Cambria Math"/>
            <w:bCs/>
          </w:rPr>
          <w:t>ₜ</w:t>
        </w:r>
        <w:r>
          <w:rPr>
            <w:rFonts w:cstheme="minorHAnsi"/>
            <w:bCs/>
          </w:rPr>
          <w:t xml:space="preserve"> is dependent variable at time </w:t>
        </w:r>
        <w:proofErr w:type="spellStart"/>
        <w:r>
          <w:rPr>
            <w:rFonts w:cstheme="minorHAnsi"/>
            <w:bCs/>
          </w:rPr>
          <w:t>t,</w:t>
        </w:r>
        <w:r w:rsidRPr="00D92D21">
          <w:rPr>
            <w:rFonts w:cstheme="minorHAnsi"/>
            <w:bCs/>
          </w:rPr>
          <w:t>Y</w:t>
        </w:r>
        <w:proofErr w:type="spellEnd"/>
        <w:r w:rsidRPr="00D92D21">
          <w:rPr>
            <w:rFonts w:ascii="Cambria Math" w:hAnsi="Cambria Math" w:cs="Cambria Math"/>
            <w:bCs/>
          </w:rPr>
          <w:t>ₜ</w:t>
        </w:r>
        <w:r w:rsidRPr="00D92D21">
          <w:rPr>
            <w:rFonts w:ascii="Calibri" w:hAnsi="Calibri" w:cs="Calibri"/>
            <w:bCs/>
          </w:rPr>
          <w:t>₋₁</w:t>
        </w:r>
        <w:r w:rsidRPr="00D92D21">
          <w:rPr>
            <w:rFonts w:cstheme="minorHAnsi"/>
            <w:bCs/>
          </w:rPr>
          <w:t xml:space="preserve"> = one-perio</w:t>
        </w:r>
        <w:r>
          <w:rPr>
            <w:rFonts w:cstheme="minorHAnsi"/>
            <w:bCs/>
          </w:rPr>
          <w:t xml:space="preserve">d lag of the dependent </w:t>
        </w:r>
        <w:proofErr w:type="spellStart"/>
        <w:r>
          <w:rPr>
            <w:rFonts w:cstheme="minorHAnsi"/>
            <w:bCs/>
          </w:rPr>
          <w:t>variable,</w:t>
        </w:r>
        <w:r w:rsidRPr="00D92D21">
          <w:rPr>
            <w:rFonts w:cstheme="minorHAnsi"/>
            <w:bCs/>
          </w:rPr>
          <w:t>X</w:t>
        </w:r>
        <w:proofErr w:type="spellEnd"/>
        <w:r w:rsidRPr="00D92D21">
          <w:rPr>
            <w:rFonts w:ascii="Cambria Math" w:hAnsi="Cambria Math" w:cs="Cambria Math"/>
            <w:bCs/>
          </w:rPr>
          <w:t>ₜ</w:t>
        </w:r>
        <w:r w:rsidRPr="00D92D21">
          <w:rPr>
            <w:rFonts w:ascii="Calibri" w:hAnsi="Calibri" w:cs="Calibri"/>
            <w:bCs/>
          </w:rPr>
          <w:t>₋₁</w:t>
        </w:r>
        <w:r w:rsidRPr="00D92D21">
          <w:rPr>
            <w:rFonts w:cstheme="minorHAnsi"/>
            <w:bCs/>
          </w:rPr>
          <w:t xml:space="preserve"> = one-period </w:t>
        </w:r>
        <w:r>
          <w:rPr>
            <w:rFonts w:cstheme="minorHAnsi"/>
            <w:bCs/>
          </w:rPr>
          <w:t>lag of the independent variable, α = intercept (constant term)</w:t>
        </w:r>
      </w:ins>
      <w:ins w:id="776" w:author="Dell" w:date="2026-07-29T13:58:00Z">
        <w:r>
          <w:rPr>
            <w:rFonts w:cstheme="minorHAnsi"/>
            <w:bCs/>
          </w:rPr>
          <w:t>,</w:t>
        </w:r>
      </w:ins>
      <w:ins w:id="777" w:author="Dell" w:date="2026-07-29T13:57:00Z">
        <w:r w:rsidRPr="00D92D21">
          <w:rPr>
            <w:rFonts w:cstheme="minorHAnsi"/>
            <w:bCs/>
          </w:rPr>
          <w:t xml:space="preserve"> β₁ = coefficient o</w:t>
        </w:r>
        <w:r>
          <w:rPr>
            <w:rFonts w:cstheme="minorHAnsi"/>
            <w:bCs/>
          </w:rPr>
          <w:t>f the lagged dependent variable</w:t>
        </w:r>
      </w:ins>
      <w:ins w:id="778" w:author="Dell" w:date="2026-07-29T13:58:00Z">
        <w:r>
          <w:rPr>
            <w:rFonts w:cstheme="minorHAnsi"/>
            <w:bCs/>
          </w:rPr>
          <w:t>,</w:t>
        </w:r>
      </w:ins>
      <w:ins w:id="779" w:author="Dell" w:date="2026-07-29T13:57:00Z">
        <w:r w:rsidRPr="00D92D21">
          <w:rPr>
            <w:rFonts w:cstheme="minorHAnsi"/>
            <w:bCs/>
          </w:rPr>
          <w:t xml:space="preserve"> γ₁ = coefficient of </w:t>
        </w:r>
        <w:r>
          <w:rPr>
            <w:rFonts w:cstheme="minorHAnsi"/>
            <w:bCs/>
          </w:rPr>
          <w:t>the lagged independent variable</w:t>
        </w:r>
      </w:ins>
      <w:ins w:id="780" w:author="Dell" w:date="2026-07-29T13:58:00Z">
        <w:r>
          <w:rPr>
            <w:rFonts w:cstheme="minorHAnsi"/>
            <w:bCs/>
          </w:rPr>
          <w:t xml:space="preserve"> and </w:t>
        </w:r>
      </w:ins>
      <w:ins w:id="781" w:author="Dell" w:date="2026-07-29T13:57:00Z">
        <w:r w:rsidRPr="00D92D21">
          <w:rPr>
            <w:rFonts w:cstheme="minorHAnsi"/>
            <w:bCs/>
          </w:rPr>
          <w:t>ε</w:t>
        </w:r>
        <w:r w:rsidRPr="00D92D21">
          <w:rPr>
            <w:rFonts w:ascii="Cambria Math" w:hAnsi="Cambria Math" w:cs="Cambria Math"/>
            <w:bCs/>
          </w:rPr>
          <w:t>ₜ</w:t>
        </w:r>
        <w:r w:rsidRPr="00D92D21">
          <w:rPr>
            <w:rFonts w:cstheme="minorHAnsi"/>
            <w:bCs/>
          </w:rPr>
          <w:t xml:space="preserve"> = error term at time t</w:t>
        </w:r>
      </w:ins>
      <w:ins w:id="782" w:author="Dell" w:date="2026-07-29T13:58:00Z">
        <w:r>
          <w:rPr>
            <w:rFonts w:cstheme="minorHAnsi"/>
            <w:bCs/>
          </w:rPr>
          <w:t>.</w:t>
        </w:r>
      </w:ins>
    </w:p>
    <w:p w14:paraId="056ACBD6" w14:textId="2E8CE199" w:rsidR="00974BFE" w:rsidRPr="009561DD" w:rsidDel="008A7AA4" w:rsidRDefault="008A7AA4" w:rsidP="00974BFE">
      <w:pPr>
        <w:jc w:val="both"/>
        <w:rPr>
          <w:del w:id="783" w:author="Dell" w:date="2026-07-29T13:44:00Z"/>
          <w:rFonts w:cstheme="minorHAnsi"/>
          <w:b/>
          <w:bCs/>
        </w:rPr>
      </w:pPr>
      <m:oMath>
        <m:r>
          <w:del w:id="784" w:author="Dell" w:date="2026-07-29T13:47:00Z">
            <w:rPr>
              <w:rFonts w:ascii="Cambria Math" w:hAnsi="Cambria Math" w:cstheme="minorHAnsi"/>
              <w:rPrChange w:id="785" w:author="Dell" w:date="2026-07-29T13:49:00Z">
                <w:rPr>
                  <w:rFonts w:ascii="Cambria Math" w:hAnsi="Cambria Math" w:cstheme="minorHAnsi"/>
                </w:rPr>
              </w:rPrChange>
            </w:rPr>
            <m:t>α</m:t>
          </w:del>
        </m:r>
        <m:nary>
          <m:naryPr>
            <m:chr m:val="∑"/>
            <m:supHide m:val="1"/>
            <m:ctrlPr>
              <w:del w:id="786" w:author="Dell" w:date="2026-07-29T13:47:00Z">
                <w:rPr>
                  <w:rFonts w:ascii="Cambria Math" w:hAnsi="Cambria Math" w:cstheme="minorHAnsi"/>
                  <w:bCs/>
                  <w:i/>
                </w:rPr>
              </w:del>
            </m:ctrlPr>
          </m:naryPr>
          <m:sub/>
          <m:sup/>
          <m:e/>
        </m:nary>
      </m:oMath>
      <w:del w:id="787" w:author="Dell" w:date="2026-07-29T13:44:00Z">
        <w:r w:rsidR="00974BFE" w:rsidRPr="009561DD" w:rsidDel="008A7AA4">
          <w:rPr>
            <w:rFonts w:cstheme="minorHAnsi"/>
            <w:b/>
            <w:bCs/>
          </w:rPr>
          <w:delText>3.4 Estimation Strategy</w:delText>
        </w:r>
      </w:del>
    </w:p>
    <w:p w14:paraId="6D1A8185" w14:textId="7397AE94" w:rsidR="00F065F6" w:rsidRPr="009561DD" w:rsidDel="008A7AA4" w:rsidRDefault="00F065F6" w:rsidP="00974BFE">
      <w:pPr>
        <w:jc w:val="both"/>
        <w:rPr>
          <w:del w:id="788" w:author="Dell" w:date="2026-07-29T13:44:00Z"/>
          <w:rFonts w:cstheme="minorHAnsi"/>
        </w:rPr>
      </w:pPr>
      <w:del w:id="789" w:author="Dell" w:date="2026-07-29T13:44:00Z">
        <w:r w:rsidRPr="009561DD" w:rsidDel="008A7AA4">
          <w:rPr>
            <w:rFonts w:cstheme="minorHAnsi"/>
          </w:rPr>
          <w:delText xml:space="preserve">The empirical study </w:delText>
        </w:r>
        <w:r w:rsidR="00CF4DE6" w:rsidRPr="009561DD" w:rsidDel="008A7AA4">
          <w:rPr>
            <w:rFonts w:cstheme="minorHAnsi"/>
          </w:rPr>
          <w:delText xml:space="preserve">uses a multi-stage estimation strategy </w:delText>
        </w:r>
        <w:r w:rsidRPr="009561DD" w:rsidDel="008A7AA4">
          <w:rPr>
            <w:rFonts w:cstheme="minorHAnsi"/>
          </w:rPr>
          <w:delText xml:space="preserve">to investigate the effect of digital transformation on entrepreneurial development in Nepal. </w:delText>
        </w:r>
        <w:r w:rsidR="00CF4DE6" w:rsidRPr="009561DD" w:rsidDel="008A7AA4">
          <w:rPr>
            <w:rFonts w:cstheme="minorHAnsi"/>
          </w:rPr>
          <w:delText>Following the unit root tests</w:delText>
        </w:r>
        <w:r w:rsidRPr="009561DD" w:rsidDel="008A7AA4">
          <w:rPr>
            <w:rFonts w:cstheme="minorHAnsi"/>
          </w:rPr>
          <w:delText xml:space="preserve">, </w:delText>
        </w:r>
        <w:r w:rsidR="00CF4DE6" w:rsidRPr="009561DD" w:rsidDel="008A7AA4">
          <w:rPr>
            <w:rFonts w:cstheme="minorHAnsi"/>
          </w:rPr>
          <w:delText xml:space="preserve">the </w:delText>
        </w:r>
        <w:r w:rsidR="00EE58B5" w:rsidRPr="009561DD" w:rsidDel="008A7AA4">
          <w:rPr>
            <w:rFonts w:cstheme="minorHAnsi"/>
          </w:rPr>
          <w:delText xml:space="preserve">results revealed </w:delText>
        </w:r>
        <w:r w:rsidRPr="009561DD" w:rsidDel="008A7AA4">
          <w:rPr>
            <w:rFonts w:cstheme="minorHAnsi"/>
          </w:rPr>
          <w:delText xml:space="preserve">that the variables have a </w:delText>
        </w:r>
        <w:r w:rsidR="00CF4DE6" w:rsidRPr="009561DD" w:rsidDel="008A7AA4">
          <w:rPr>
            <w:rFonts w:cstheme="minorHAnsi"/>
          </w:rPr>
          <w:delText xml:space="preserve">mixed order of integration </w:delText>
        </w:r>
        <w:r w:rsidRPr="009561DD" w:rsidDel="008A7AA4">
          <w:rPr>
            <w:rFonts w:cstheme="minorHAnsi"/>
          </w:rPr>
          <w:delText xml:space="preserve">in that </w:delText>
        </w:r>
        <w:r w:rsidR="00EE58B5" w:rsidRPr="009561DD" w:rsidDel="008A7AA4">
          <w:rPr>
            <w:rFonts w:cstheme="minorHAnsi"/>
          </w:rPr>
          <w:delText xml:space="preserve">all variables were integrated </w:delText>
        </w:r>
        <w:r w:rsidR="00CF4DE6" w:rsidRPr="009561DD" w:rsidDel="008A7AA4">
          <w:rPr>
            <w:rFonts w:cstheme="minorHAnsi"/>
          </w:rPr>
          <w:delText>of either order zero [I(0)] or order one [I(1)]</w:delText>
        </w:r>
        <w:r w:rsidRPr="009561DD" w:rsidDel="008A7AA4">
          <w:rPr>
            <w:rFonts w:cstheme="minorHAnsi"/>
          </w:rPr>
          <w:delText>, while none is integrated of order two or I(2). This fulfills the u</w:delText>
        </w:r>
        <w:r w:rsidR="00EE58B5" w:rsidRPr="009561DD" w:rsidDel="008A7AA4">
          <w:rPr>
            <w:rFonts w:cstheme="minorHAnsi"/>
          </w:rPr>
          <w:delText xml:space="preserve">nderlying assumption of the </w:delText>
        </w:r>
        <w:r w:rsidR="00EE58B5" w:rsidRPr="009561DD" w:rsidDel="008A7AA4">
          <w:rPr>
            <w:rFonts w:cstheme="minorHAnsi"/>
            <w:bCs/>
          </w:rPr>
          <w:delText>ARDL bounds testing approach</w:delText>
        </w:r>
        <w:r w:rsidR="00EE58B5" w:rsidRPr="009561DD" w:rsidDel="008A7AA4">
          <w:rPr>
            <w:rFonts w:cstheme="minorHAnsi"/>
          </w:rPr>
          <w:delText xml:space="preserve"> </w:delText>
        </w:r>
        <w:r w:rsidRPr="009561DD" w:rsidDel="008A7AA4">
          <w:rPr>
            <w:rFonts w:cstheme="minorHAnsi"/>
          </w:rPr>
          <w:delText xml:space="preserve">put forward by Pesaran et al. (2001), and </w:delText>
        </w:r>
        <w:r w:rsidR="00EE58B5" w:rsidRPr="009561DD" w:rsidDel="008A7AA4">
          <w:rPr>
            <w:rFonts w:cstheme="minorHAnsi"/>
          </w:rPr>
          <w:delText xml:space="preserve">thereby making </w:delText>
        </w:r>
        <w:r w:rsidR="00CF4DE6" w:rsidRPr="009561DD" w:rsidDel="008A7AA4">
          <w:rPr>
            <w:rFonts w:cstheme="minorHAnsi"/>
          </w:rPr>
          <w:delText>the ARDL approach appropriate for examining</w:delText>
        </w:r>
        <w:r w:rsidRPr="009561DD" w:rsidDel="008A7AA4">
          <w:rPr>
            <w:rFonts w:cstheme="minorHAnsi"/>
          </w:rPr>
          <w:delText xml:space="preserve"> the existence of an equilibrium long-run relationship between DTI and NBD.</w:delText>
        </w:r>
      </w:del>
    </w:p>
    <w:p w14:paraId="2CE7AEAC" w14:textId="08E48402" w:rsidR="00F065F6" w:rsidRPr="009561DD" w:rsidDel="008A7AA4" w:rsidRDefault="00CF4DE6" w:rsidP="00974BFE">
      <w:pPr>
        <w:jc w:val="both"/>
        <w:rPr>
          <w:del w:id="790" w:author="Dell" w:date="2026-07-29T13:44:00Z"/>
          <w:rFonts w:cstheme="minorHAnsi"/>
        </w:rPr>
      </w:pPr>
      <w:del w:id="791" w:author="Dell" w:date="2026-07-29T13:44:00Z">
        <w:r w:rsidRPr="009561DD" w:rsidDel="008A7AA4">
          <w:rPr>
            <w:rFonts w:cstheme="minorHAnsi"/>
          </w:rPr>
          <w:delText>Given the limited number of usable annual observations</w:delText>
        </w:r>
        <w:r w:rsidR="00F065F6" w:rsidRPr="009561DD" w:rsidDel="008A7AA4">
          <w:rPr>
            <w:rFonts w:cstheme="minorHAnsi"/>
          </w:rPr>
          <w:delText xml:space="preserve"> after making adjustments for lags, the </w:delText>
        </w:r>
        <w:r w:rsidRPr="009561DD" w:rsidDel="008A7AA4">
          <w:rPr>
            <w:rFonts w:cstheme="minorHAnsi"/>
          </w:rPr>
          <w:delText>ARDL bounds test</w:delText>
        </w:r>
        <w:r w:rsidR="00F065F6" w:rsidRPr="009561DD" w:rsidDel="008A7AA4">
          <w:rPr>
            <w:rFonts w:cstheme="minorHAnsi"/>
          </w:rPr>
          <w:delText xml:space="preserve"> was </w:delText>
        </w:r>
        <w:r w:rsidRPr="009561DD" w:rsidDel="008A7AA4">
          <w:rPr>
            <w:rFonts w:cstheme="minorHAnsi"/>
          </w:rPr>
          <w:delText xml:space="preserve">used primarily as a robustness check </w:delText>
        </w:r>
        <w:r w:rsidR="00F065F6" w:rsidRPr="009561DD" w:rsidDel="008A7AA4">
          <w:rPr>
            <w:rFonts w:cstheme="minorHAnsi"/>
          </w:rPr>
          <w:delText xml:space="preserve">as opposed to the </w:delText>
        </w:r>
        <w:r w:rsidRPr="009561DD" w:rsidDel="008A7AA4">
          <w:rPr>
            <w:rFonts w:cstheme="minorHAnsi"/>
          </w:rPr>
          <w:delText>primary estimation technique</w:delText>
        </w:r>
        <w:r w:rsidR="00F065F6" w:rsidRPr="009561DD" w:rsidDel="008A7AA4">
          <w:rPr>
            <w:rFonts w:cstheme="minorHAnsi"/>
          </w:rPr>
          <w:delText xml:space="preserve">. </w:delText>
        </w:r>
        <w:r w:rsidR="00EE58B5" w:rsidRPr="009561DD" w:rsidDel="008A7AA4">
          <w:rPr>
            <w:rFonts w:cstheme="minorHAnsi"/>
          </w:rPr>
          <w:delText xml:space="preserve">The primary empirical model estimates </w:delText>
        </w:r>
        <w:r w:rsidR="00F065F6" w:rsidRPr="009561DD" w:rsidDel="008A7AA4">
          <w:rPr>
            <w:rFonts w:cstheme="minorHAnsi"/>
          </w:rPr>
          <w:delText xml:space="preserve">of a </w:delText>
        </w:r>
        <w:r w:rsidR="00EE58B5" w:rsidRPr="009561DD" w:rsidDel="008A7AA4">
          <w:rPr>
            <w:rFonts w:cstheme="minorHAnsi"/>
          </w:rPr>
          <w:delText xml:space="preserve">first-differenced model </w:delText>
        </w:r>
        <w:r w:rsidR="00F065F6" w:rsidRPr="009561DD" w:rsidDel="008A7AA4">
          <w:rPr>
            <w:rFonts w:cstheme="minorHAnsi"/>
          </w:rPr>
          <w:delText>with HAC standard errors as follows:</w:delText>
        </w:r>
      </w:del>
    </w:p>
    <w:p w14:paraId="4F24D0C7" w14:textId="166F09D9" w:rsidR="00F065F6" w:rsidRPr="009561DD" w:rsidDel="008A7AA4" w:rsidRDefault="00F065F6" w:rsidP="00974BFE">
      <w:pPr>
        <w:jc w:val="both"/>
        <w:rPr>
          <w:del w:id="792" w:author="Dell" w:date="2026-07-29T13:44:00Z"/>
          <w:rFonts w:cstheme="minorHAnsi"/>
        </w:rPr>
      </w:pPr>
      <w:del w:id="793" w:author="Dell" w:date="2026-07-29T13:44:00Z">
        <w:r w:rsidRPr="009561DD" w:rsidDel="008A7AA4">
          <w:rPr>
            <w:rFonts w:cstheme="minorHAnsi"/>
            <w:b/>
            <w:bCs/>
          </w:rPr>
          <w:delText>ΔNBD</w:delText>
        </w:r>
        <w:r w:rsidRPr="009561DD" w:rsidDel="008A7AA4">
          <w:rPr>
            <w:rFonts w:ascii="Cambria Math" w:hAnsi="Cambria Math" w:cs="Cambria Math"/>
            <w:b/>
            <w:bCs/>
          </w:rPr>
          <w:delText>ₜ</w:delText>
        </w:r>
        <w:r w:rsidRPr="009561DD" w:rsidDel="008A7AA4">
          <w:rPr>
            <w:rFonts w:cstheme="minorHAnsi"/>
            <w:b/>
            <w:bCs/>
          </w:rPr>
          <w:delText xml:space="preserve"> = β₀ + β₁ΔDTI</w:delText>
        </w:r>
        <w:r w:rsidRPr="009561DD" w:rsidDel="008A7AA4">
          <w:rPr>
            <w:rFonts w:ascii="Cambria Math" w:hAnsi="Cambria Math" w:cs="Cambria Math"/>
            <w:b/>
            <w:bCs/>
          </w:rPr>
          <w:delText>ₜ</w:delText>
        </w:r>
        <w:r w:rsidRPr="009561DD" w:rsidDel="008A7AA4">
          <w:rPr>
            <w:rFonts w:cstheme="minorHAnsi"/>
            <w:b/>
            <w:bCs/>
          </w:rPr>
          <w:delText xml:space="preserve"> + ε</w:delText>
        </w:r>
        <w:r w:rsidRPr="009561DD" w:rsidDel="008A7AA4">
          <w:rPr>
            <w:rFonts w:ascii="Cambria Math" w:hAnsi="Cambria Math" w:cs="Cambria Math"/>
            <w:b/>
            <w:bCs/>
          </w:rPr>
          <w:delText>ₜ</w:delText>
        </w:r>
        <w:r w:rsidRPr="009561DD" w:rsidDel="008A7AA4">
          <w:rPr>
            <w:rFonts w:cstheme="minorHAnsi"/>
          </w:rPr>
          <w:delText xml:space="preserve"> ............................................... (3.1)</w:delText>
        </w:r>
      </w:del>
    </w:p>
    <w:p w14:paraId="2D2BDDD3" w14:textId="3CD9956F" w:rsidR="00CC4EB9" w:rsidRPr="009561DD" w:rsidDel="008A7AA4" w:rsidRDefault="00CC4EB9" w:rsidP="00CC4EB9">
      <w:pPr>
        <w:jc w:val="both"/>
        <w:rPr>
          <w:del w:id="794" w:author="Dell" w:date="2026-07-29T13:44:00Z"/>
          <w:rFonts w:cstheme="minorHAnsi"/>
        </w:rPr>
      </w:pPr>
      <w:commentRangeStart w:id="795"/>
      <w:del w:id="796" w:author="Dell" w:date="2026-07-29T13:44:00Z">
        <w:r w:rsidRPr="009561DD" w:rsidDel="008A7AA4">
          <w:rPr>
            <w:rFonts w:cstheme="minorHAnsi"/>
          </w:rPr>
          <w:delText>Where:</w:delText>
        </w:r>
      </w:del>
    </w:p>
    <w:p w14:paraId="06E9AECD" w14:textId="126C4770" w:rsidR="00CC4EB9" w:rsidRPr="009561DD" w:rsidDel="008A7AA4" w:rsidRDefault="00CC4EB9" w:rsidP="00923CD4">
      <w:pPr>
        <w:numPr>
          <w:ilvl w:val="0"/>
          <w:numId w:val="11"/>
        </w:numPr>
        <w:jc w:val="both"/>
        <w:rPr>
          <w:del w:id="797" w:author="Dell" w:date="2026-07-29T13:44:00Z"/>
          <w:rFonts w:cstheme="minorHAnsi"/>
        </w:rPr>
      </w:pPr>
      <w:del w:id="798" w:author="Dell" w:date="2026-07-29T13:44:00Z">
        <w:r w:rsidRPr="009561DD" w:rsidDel="008A7AA4">
          <w:rPr>
            <w:rFonts w:cstheme="minorHAnsi"/>
            <w:b/>
            <w:bCs/>
          </w:rPr>
          <w:delText>ΔNBD</w:delText>
        </w:r>
        <w:r w:rsidRPr="009561DD" w:rsidDel="008A7AA4">
          <w:rPr>
            <w:rFonts w:ascii="Cambria Math" w:hAnsi="Cambria Math" w:cs="Cambria Math"/>
            <w:b/>
            <w:bCs/>
          </w:rPr>
          <w:delText>ₜ</w:delText>
        </w:r>
        <w:r w:rsidRPr="009561DD" w:rsidDel="008A7AA4">
          <w:rPr>
            <w:rFonts w:cstheme="minorHAnsi"/>
          </w:rPr>
          <w:delText xml:space="preserve"> = annual change in New Business Density at time t</w:delText>
        </w:r>
      </w:del>
    </w:p>
    <w:p w14:paraId="4DE3A0B6" w14:textId="5DBC8D05" w:rsidR="00CC4EB9" w:rsidRPr="009561DD" w:rsidDel="008A7AA4" w:rsidRDefault="00CC4EB9" w:rsidP="00923CD4">
      <w:pPr>
        <w:numPr>
          <w:ilvl w:val="0"/>
          <w:numId w:val="11"/>
        </w:numPr>
        <w:jc w:val="both"/>
        <w:rPr>
          <w:del w:id="799" w:author="Dell" w:date="2026-07-29T13:44:00Z"/>
          <w:rFonts w:cstheme="minorHAnsi"/>
        </w:rPr>
      </w:pPr>
      <w:del w:id="800" w:author="Dell" w:date="2026-07-29T13:44:00Z">
        <w:r w:rsidRPr="009561DD" w:rsidDel="008A7AA4">
          <w:rPr>
            <w:rFonts w:cstheme="minorHAnsi"/>
            <w:b/>
            <w:bCs/>
          </w:rPr>
          <w:delText>ΔDTI</w:delText>
        </w:r>
        <w:r w:rsidRPr="009561DD" w:rsidDel="008A7AA4">
          <w:rPr>
            <w:rFonts w:ascii="Cambria Math" w:hAnsi="Cambria Math" w:cs="Cambria Math"/>
            <w:b/>
            <w:bCs/>
          </w:rPr>
          <w:delText>ₜ</w:delText>
        </w:r>
        <w:r w:rsidRPr="009561DD" w:rsidDel="008A7AA4">
          <w:rPr>
            <w:rFonts w:cstheme="minorHAnsi"/>
          </w:rPr>
          <w:delText xml:space="preserve"> = annual change in the DTI at time t</w:delText>
        </w:r>
      </w:del>
    </w:p>
    <w:p w14:paraId="30994B16" w14:textId="746063A8" w:rsidR="00CC4EB9" w:rsidRPr="009561DD" w:rsidDel="008A7AA4" w:rsidRDefault="00CC4EB9" w:rsidP="00923CD4">
      <w:pPr>
        <w:numPr>
          <w:ilvl w:val="0"/>
          <w:numId w:val="11"/>
        </w:numPr>
        <w:jc w:val="both"/>
        <w:rPr>
          <w:del w:id="801" w:author="Dell" w:date="2026-07-29T13:44:00Z"/>
          <w:rFonts w:cstheme="minorHAnsi"/>
        </w:rPr>
      </w:pPr>
      <w:del w:id="802" w:author="Dell" w:date="2026-07-29T13:44:00Z">
        <w:r w:rsidRPr="009561DD" w:rsidDel="008A7AA4">
          <w:rPr>
            <w:rFonts w:cstheme="minorHAnsi"/>
            <w:b/>
            <w:bCs/>
          </w:rPr>
          <w:delText>β₀</w:delText>
        </w:r>
        <w:r w:rsidRPr="009561DD" w:rsidDel="008A7AA4">
          <w:rPr>
            <w:rFonts w:cstheme="minorHAnsi"/>
          </w:rPr>
          <w:delText xml:space="preserve"> = constant (intercept)</w:delText>
        </w:r>
      </w:del>
    </w:p>
    <w:p w14:paraId="03E24870" w14:textId="0FDCB140" w:rsidR="00CC4EB9" w:rsidRPr="009561DD" w:rsidDel="008A7AA4" w:rsidRDefault="00CC4EB9" w:rsidP="00923CD4">
      <w:pPr>
        <w:numPr>
          <w:ilvl w:val="0"/>
          <w:numId w:val="11"/>
        </w:numPr>
        <w:jc w:val="both"/>
        <w:rPr>
          <w:del w:id="803" w:author="Dell" w:date="2026-07-29T13:44:00Z"/>
          <w:rFonts w:cstheme="minorHAnsi"/>
        </w:rPr>
      </w:pPr>
      <w:del w:id="804" w:author="Dell" w:date="2026-07-29T13:44:00Z">
        <w:r w:rsidRPr="009561DD" w:rsidDel="008A7AA4">
          <w:rPr>
            <w:rFonts w:cstheme="minorHAnsi"/>
            <w:b/>
            <w:bCs/>
          </w:rPr>
          <w:delText>β₁</w:delText>
        </w:r>
        <w:r w:rsidRPr="009561DD" w:rsidDel="008A7AA4">
          <w:rPr>
            <w:rFonts w:cstheme="minorHAnsi"/>
          </w:rPr>
          <w:delText xml:space="preserve"> = short-run effect of digital transformation on entrepreneurial development</w:delText>
        </w:r>
      </w:del>
    </w:p>
    <w:p w14:paraId="1B01A211" w14:textId="51DF1766" w:rsidR="00CC4EB9" w:rsidRPr="009561DD" w:rsidDel="008A7AA4" w:rsidRDefault="00CC4EB9" w:rsidP="00923CD4">
      <w:pPr>
        <w:numPr>
          <w:ilvl w:val="0"/>
          <w:numId w:val="11"/>
        </w:numPr>
        <w:jc w:val="both"/>
        <w:rPr>
          <w:del w:id="805" w:author="Dell" w:date="2026-07-29T13:44:00Z"/>
          <w:rFonts w:cstheme="minorHAnsi"/>
        </w:rPr>
      </w:pPr>
      <w:del w:id="806" w:author="Dell" w:date="2026-07-29T13:44:00Z">
        <w:r w:rsidRPr="009561DD" w:rsidDel="008A7AA4">
          <w:rPr>
            <w:rFonts w:cstheme="minorHAnsi"/>
            <w:b/>
            <w:bCs/>
          </w:rPr>
          <w:delText>ε</w:delText>
        </w:r>
        <w:r w:rsidRPr="009561DD" w:rsidDel="008A7AA4">
          <w:rPr>
            <w:rFonts w:ascii="Cambria Math" w:hAnsi="Cambria Math" w:cs="Cambria Math"/>
            <w:b/>
            <w:bCs/>
          </w:rPr>
          <w:delText>ₜ</w:delText>
        </w:r>
        <w:r w:rsidRPr="009561DD" w:rsidDel="008A7AA4">
          <w:rPr>
            <w:rFonts w:cstheme="minorHAnsi"/>
          </w:rPr>
          <w:delText xml:space="preserve"> = error term</w:delText>
        </w:r>
        <w:commentRangeEnd w:id="795"/>
        <w:r w:rsidR="009E4A82" w:rsidDel="008A7AA4">
          <w:rPr>
            <w:rStyle w:val="CommentReference"/>
          </w:rPr>
          <w:commentReference w:id="795"/>
        </w:r>
      </w:del>
    </w:p>
    <w:p w14:paraId="7A21B79D" w14:textId="5DC14891" w:rsidR="00CC4EB9" w:rsidRPr="009561DD" w:rsidDel="008A7AA4" w:rsidRDefault="00CC4EB9" w:rsidP="00974BFE">
      <w:pPr>
        <w:jc w:val="both"/>
        <w:rPr>
          <w:del w:id="807" w:author="Dell" w:date="2026-07-29T13:44:00Z"/>
          <w:rFonts w:cstheme="minorHAnsi"/>
        </w:rPr>
      </w:pPr>
    </w:p>
    <w:p w14:paraId="528E7F22" w14:textId="26D2778C" w:rsidR="00433C8D" w:rsidRPr="009561DD" w:rsidDel="008A7AA4" w:rsidRDefault="00433C8D" w:rsidP="00974BFE">
      <w:pPr>
        <w:jc w:val="both"/>
        <w:rPr>
          <w:del w:id="808" w:author="Dell" w:date="2026-07-29T13:44:00Z"/>
          <w:rFonts w:cstheme="minorHAnsi"/>
        </w:rPr>
      </w:pPr>
      <w:del w:id="809" w:author="Dell" w:date="2026-07-29T13:44:00Z">
        <w:r w:rsidRPr="009561DD" w:rsidDel="008A7AA4">
          <w:rPr>
            <w:rFonts w:cstheme="minorHAnsi"/>
            <w:b/>
            <w:bCs/>
          </w:rPr>
          <w:delText>NBD</w:delText>
        </w:r>
        <w:r w:rsidRPr="009561DD" w:rsidDel="008A7AA4">
          <w:rPr>
            <w:rFonts w:ascii="Cambria Math" w:hAnsi="Cambria Math" w:cs="Cambria Math"/>
            <w:b/>
            <w:bCs/>
          </w:rPr>
          <w:delText>ₜ</w:delText>
        </w:r>
        <w:r w:rsidRPr="009561DD" w:rsidDel="008A7AA4">
          <w:rPr>
            <w:rFonts w:cstheme="minorHAnsi"/>
            <w:b/>
            <w:bCs/>
          </w:rPr>
          <w:delText xml:space="preserve"> = α + φNBD</w:delText>
        </w:r>
        <w:r w:rsidRPr="009561DD" w:rsidDel="008A7AA4">
          <w:rPr>
            <w:rFonts w:ascii="Cambria Math" w:hAnsi="Cambria Math" w:cs="Cambria Math"/>
            <w:b/>
            <w:bCs/>
          </w:rPr>
          <w:delText>ₜ</w:delText>
        </w:r>
        <w:r w:rsidRPr="009561DD" w:rsidDel="008A7AA4">
          <w:rPr>
            <w:rFonts w:cstheme="minorHAnsi"/>
            <w:b/>
            <w:bCs/>
          </w:rPr>
          <w:delText>₋₁ + θ₀DTI</w:delText>
        </w:r>
        <w:r w:rsidRPr="009561DD" w:rsidDel="008A7AA4">
          <w:rPr>
            <w:rFonts w:ascii="Cambria Math" w:hAnsi="Cambria Math" w:cs="Cambria Math"/>
            <w:b/>
            <w:bCs/>
          </w:rPr>
          <w:delText>ₜ</w:delText>
        </w:r>
        <w:r w:rsidRPr="009561DD" w:rsidDel="008A7AA4">
          <w:rPr>
            <w:rFonts w:cstheme="minorHAnsi"/>
            <w:b/>
            <w:bCs/>
          </w:rPr>
          <w:delText xml:space="preserve"> + θ₁DTI</w:delText>
        </w:r>
        <w:r w:rsidRPr="009561DD" w:rsidDel="008A7AA4">
          <w:rPr>
            <w:rFonts w:ascii="Cambria Math" w:hAnsi="Cambria Math" w:cs="Cambria Math"/>
            <w:b/>
            <w:bCs/>
          </w:rPr>
          <w:delText>ₜ</w:delText>
        </w:r>
        <w:r w:rsidRPr="009561DD" w:rsidDel="008A7AA4">
          <w:rPr>
            <w:rFonts w:cstheme="minorHAnsi"/>
            <w:b/>
            <w:bCs/>
          </w:rPr>
          <w:delText>₋₁ + ε</w:delText>
        </w:r>
        <w:r w:rsidRPr="009561DD" w:rsidDel="008A7AA4">
          <w:rPr>
            <w:rFonts w:ascii="Cambria Math" w:hAnsi="Cambria Math" w:cs="Cambria Math"/>
            <w:b/>
            <w:bCs/>
          </w:rPr>
          <w:delText>ₜ</w:delText>
        </w:r>
        <w:r w:rsidRPr="009561DD" w:rsidDel="008A7AA4">
          <w:rPr>
            <w:rFonts w:cstheme="minorHAnsi"/>
          </w:rPr>
          <w:delText xml:space="preserve"> ............................ (3.2)</w:delText>
        </w:r>
      </w:del>
    </w:p>
    <w:p w14:paraId="67C7771C" w14:textId="7341020F" w:rsidR="00CC4EB9" w:rsidRPr="009561DD" w:rsidDel="008A7AA4" w:rsidRDefault="00CC4EB9" w:rsidP="00CC4EB9">
      <w:pPr>
        <w:jc w:val="both"/>
        <w:rPr>
          <w:del w:id="810" w:author="Dell" w:date="2026-07-29T13:44:00Z"/>
          <w:rFonts w:cstheme="minorHAnsi"/>
        </w:rPr>
      </w:pPr>
      <w:commentRangeStart w:id="811"/>
      <w:del w:id="812" w:author="Dell" w:date="2026-07-29T13:44:00Z">
        <w:r w:rsidRPr="009561DD" w:rsidDel="008A7AA4">
          <w:rPr>
            <w:rFonts w:cstheme="minorHAnsi"/>
          </w:rPr>
          <w:delText>Where:</w:delText>
        </w:r>
      </w:del>
    </w:p>
    <w:p w14:paraId="6A316714" w14:textId="66FE5D31" w:rsidR="00CC4EB9" w:rsidRPr="009561DD" w:rsidDel="008A7AA4" w:rsidRDefault="00CC4EB9" w:rsidP="00923CD4">
      <w:pPr>
        <w:numPr>
          <w:ilvl w:val="0"/>
          <w:numId w:val="12"/>
        </w:numPr>
        <w:jc w:val="both"/>
        <w:rPr>
          <w:del w:id="813" w:author="Dell" w:date="2026-07-29T13:44:00Z"/>
          <w:rFonts w:cstheme="minorHAnsi"/>
        </w:rPr>
      </w:pPr>
      <w:del w:id="814" w:author="Dell" w:date="2026-07-29T13:44:00Z">
        <w:r w:rsidRPr="009561DD" w:rsidDel="008A7AA4">
          <w:rPr>
            <w:rFonts w:cstheme="minorHAnsi"/>
            <w:b/>
            <w:bCs/>
          </w:rPr>
          <w:delText>NBD</w:delText>
        </w:r>
        <w:r w:rsidRPr="009561DD" w:rsidDel="008A7AA4">
          <w:rPr>
            <w:rFonts w:ascii="Cambria Math" w:hAnsi="Cambria Math" w:cs="Cambria Math"/>
            <w:b/>
            <w:bCs/>
          </w:rPr>
          <w:delText>ₜ</w:delText>
        </w:r>
        <w:r w:rsidRPr="009561DD" w:rsidDel="008A7AA4">
          <w:rPr>
            <w:rFonts w:cstheme="minorHAnsi"/>
          </w:rPr>
          <w:delText xml:space="preserve"> = New Business Density at time t</w:delText>
        </w:r>
      </w:del>
    </w:p>
    <w:p w14:paraId="044C586A" w14:textId="0979C42A" w:rsidR="00CC4EB9" w:rsidRPr="009561DD" w:rsidDel="008A7AA4" w:rsidRDefault="00CC4EB9" w:rsidP="00923CD4">
      <w:pPr>
        <w:numPr>
          <w:ilvl w:val="0"/>
          <w:numId w:val="12"/>
        </w:numPr>
        <w:jc w:val="both"/>
        <w:rPr>
          <w:del w:id="815" w:author="Dell" w:date="2026-07-29T13:44:00Z"/>
          <w:rFonts w:cstheme="minorHAnsi"/>
        </w:rPr>
      </w:pPr>
      <w:del w:id="816" w:author="Dell" w:date="2026-07-29T13:44:00Z">
        <w:r w:rsidRPr="009561DD" w:rsidDel="008A7AA4">
          <w:rPr>
            <w:rFonts w:cstheme="minorHAnsi"/>
            <w:b/>
            <w:bCs/>
          </w:rPr>
          <w:delText>NBD</w:delText>
        </w:r>
        <w:r w:rsidRPr="009561DD" w:rsidDel="008A7AA4">
          <w:rPr>
            <w:rFonts w:ascii="Cambria Math" w:hAnsi="Cambria Math" w:cs="Cambria Math"/>
            <w:b/>
            <w:bCs/>
          </w:rPr>
          <w:delText>ₜ</w:delText>
        </w:r>
        <w:r w:rsidRPr="00923CD4" w:rsidDel="008A7AA4">
          <w:rPr>
            <w:rFonts w:cstheme="minorHAnsi"/>
            <w:b/>
            <w:bCs/>
          </w:rPr>
          <w:delText>₋₁</w:delText>
        </w:r>
        <w:r w:rsidRPr="009561DD" w:rsidDel="008A7AA4">
          <w:rPr>
            <w:rFonts w:cstheme="minorHAnsi"/>
          </w:rPr>
          <w:delText xml:space="preserve"> = one-year lagged New Business Density</w:delText>
        </w:r>
      </w:del>
    </w:p>
    <w:p w14:paraId="7FE88E6E" w14:textId="28A2B8DA" w:rsidR="00CC4EB9" w:rsidRPr="009561DD" w:rsidDel="008A7AA4" w:rsidRDefault="00CC4EB9" w:rsidP="00923CD4">
      <w:pPr>
        <w:numPr>
          <w:ilvl w:val="0"/>
          <w:numId w:val="12"/>
        </w:numPr>
        <w:jc w:val="both"/>
        <w:rPr>
          <w:del w:id="817" w:author="Dell" w:date="2026-07-29T13:44:00Z"/>
          <w:rFonts w:cstheme="minorHAnsi"/>
        </w:rPr>
      </w:pPr>
      <w:del w:id="818" w:author="Dell" w:date="2026-07-29T13:44:00Z">
        <w:r w:rsidRPr="009561DD" w:rsidDel="008A7AA4">
          <w:rPr>
            <w:rFonts w:cstheme="minorHAnsi"/>
            <w:b/>
            <w:bCs/>
          </w:rPr>
          <w:delText>DTI</w:delText>
        </w:r>
        <w:r w:rsidRPr="009561DD" w:rsidDel="008A7AA4">
          <w:rPr>
            <w:rFonts w:ascii="Cambria Math" w:hAnsi="Cambria Math" w:cs="Cambria Math"/>
            <w:b/>
            <w:bCs/>
          </w:rPr>
          <w:delText>ₜ</w:delText>
        </w:r>
        <w:r w:rsidRPr="009561DD" w:rsidDel="008A7AA4">
          <w:rPr>
            <w:rFonts w:cstheme="minorHAnsi"/>
          </w:rPr>
          <w:delText xml:space="preserve"> = DTI at time t (contemporaneous)</w:delText>
        </w:r>
      </w:del>
    </w:p>
    <w:p w14:paraId="17AD0D72" w14:textId="0019A410" w:rsidR="00CC4EB9" w:rsidRPr="009561DD" w:rsidDel="008A7AA4" w:rsidRDefault="00CC4EB9" w:rsidP="00923CD4">
      <w:pPr>
        <w:numPr>
          <w:ilvl w:val="0"/>
          <w:numId w:val="12"/>
        </w:numPr>
        <w:jc w:val="both"/>
        <w:rPr>
          <w:del w:id="819" w:author="Dell" w:date="2026-07-29T13:44:00Z"/>
          <w:rFonts w:cstheme="minorHAnsi"/>
        </w:rPr>
      </w:pPr>
      <w:del w:id="820" w:author="Dell" w:date="2026-07-29T13:44:00Z">
        <w:r w:rsidRPr="009561DD" w:rsidDel="008A7AA4">
          <w:rPr>
            <w:rFonts w:cstheme="minorHAnsi"/>
            <w:b/>
            <w:bCs/>
          </w:rPr>
          <w:delText>DTI</w:delText>
        </w:r>
        <w:r w:rsidRPr="009561DD" w:rsidDel="008A7AA4">
          <w:rPr>
            <w:rFonts w:ascii="Cambria Math" w:hAnsi="Cambria Math" w:cs="Cambria Math"/>
            <w:b/>
            <w:bCs/>
          </w:rPr>
          <w:delText>ₜ</w:delText>
        </w:r>
        <w:r w:rsidRPr="00923CD4" w:rsidDel="008A7AA4">
          <w:rPr>
            <w:rFonts w:cstheme="minorHAnsi"/>
            <w:b/>
            <w:bCs/>
          </w:rPr>
          <w:delText>₋₁</w:delText>
        </w:r>
        <w:r w:rsidRPr="009561DD" w:rsidDel="008A7AA4">
          <w:rPr>
            <w:rFonts w:cstheme="minorHAnsi"/>
          </w:rPr>
          <w:delText xml:space="preserve"> = one-year lagged Digital Transformation Index</w:delText>
        </w:r>
      </w:del>
    </w:p>
    <w:p w14:paraId="64E98F13" w14:textId="082A07F8" w:rsidR="00CC4EB9" w:rsidRPr="009561DD" w:rsidDel="008A7AA4" w:rsidRDefault="00CC4EB9" w:rsidP="00923CD4">
      <w:pPr>
        <w:numPr>
          <w:ilvl w:val="0"/>
          <w:numId w:val="12"/>
        </w:numPr>
        <w:jc w:val="both"/>
        <w:rPr>
          <w:del w:id="821" w:author="Dell" w:date="2026-07-29T13:44:00Z"/>
          <w:rFonts w:cstheme="minorHAnsi"/>
        </w:rPr>
      </w:pPr>
      <w:del w:id="822" w:author="Dell" w:date="2026-07-29T13:44:00Z">
        <w:r w:rsidRPr="009561DD" w:rsidDel="008A7AA4">
          <w:rPr>
            <w:rFonts w:cstheme="minorHAnsi"/>
            <w:b/>
            <w:bCs/>
          </w:rPr>
          <w:delText>α</w:delText>
        </w:r>
        <w:r w:rsidRPr="009561DD" w:rsidDel="008A7AA4">
          <w:rPr>
            <w:rFonts w:cstheme="minorHAnsi"/>
          </w:rPr>
          <w:delText xml:space="preserve"> = intercept</w:delText>
        </w:r>
      </w:del>
    </w:p>
    <w:p w14:paraId="6F22C2BC" w14:textId="0DA86A29" w:rsidR="00CC4EB9" w:rsidRPr="009561DD" w:rsidDel="008A7AA4" w:rsidRDefault="00CC4EB9" w:rsidP="00923CD4">
      <w:pPr>
        <w:numPr>
          <w:ilvl w:val="0"/>
          <w:numId w:val="12"/>
        </w:numPr>
        <w:jc w:val="both"/>
        <w:rPr>
          <w:del w:id="823" w:author="Dell" w:date="2026-07-29T13:44:00Z"/>
          <w:rFonts w:cstheme="minorHAnsi"/>
        </w:rPr>
      </w:pPr>
      <w:del w:id="824" w:author="Dell" w:date="2026-07-29T13:44:00Z">
        <w:r w:rsidRPr="009561DD" w:rsidDel="008A7AA4">
          <w:rPr>
            <w:rFonts w:cstheme="minorHAnsi"/>
            <w:b/>
            <w:bCs/>
          </w:rPr>
          <w:delText>φ</w:delText>
        </w:r>
        <w:r w:rsidRPr="009561DD" w:rsidDel="008A7AA4">
          <w:rPr>
            <w:rFonts w:cstheme="minorHAnsi"/>
          </w:rPr>
          <w:delText xml:space="preserve"> = coefficient on the lagged dependent variable (captures persistence/adjustment dynamics in NBD)</w:delText>
        </w:r>
      </w:del>
    </w:p>
    <w:p w14:paraId="2395A9A6" w14:textId="63DF7067" w:rsidR="00CC4EB9" w:rsidRPr="009561DD" w:rsidDel="008A7AA4" w:rsidRDefault="00CC4EB9" w:rsidP="00923CD4">
      <w:pPr>
        <w:numPr>
          <w:ilvl w:val="0"/>
          <w:numId w:val="12"/>
        </w:numPr>
        <w:jc w:val="both"/>
        <w:rPr>
          <w:del w:id="825" w:author="Dell" w:date="2026-07-29T13:44:00Z"/>
          <w:rFonts w:cstheme="minorHAnsi"/>
        </w:rPr>
      </w:pPr>
      <w:del w:id="826" w:author="Dell" w:date="2026-07-29T13:44:00Z">
        <w:r w:rsidRPr="009561DD" w:rsidDel="008A7AA4">
          <w:rPr>
            <w:rFonts w:cstheme="minorHAnsi"/>
            <w:b/>
            <w:bCs/>
          </w:rPr>
          <w:delText>θ₀</w:delText>
        </w:r>
        <w:r w:rsidRPr="009561DD" w:rsidDel="008A7AA4">
          <w:rPr>
            <w:rFonts w:cstheme="minorHAnsi"/>
          </w:rPr>
          <w:delText xml:space="preserve"> = contemporaneous effect of DTI on NBD</w:delText>
        </w:r>
      </w:del>
    </w:p>
    <w:p w14:paraId="3F9A08D1" w14:textId="1C657032" w:rsidR="00CC4EB9" w:rsidRPr="009561DD" w:rsidDel="008A7AA4" w:rsidRDefault="00CC4EB9" w:rsidP="00923CD4">
      <w:pPr>
        <w:numPr>
          <w:ilvl w:val="0"/>
          <w:numId w:val="12"/>
        </w:numPr>
        <w:jc w:val="both"/>
        <w:rPr>
          <w:del w:id="827" w:author="Dell" w:date="2026-07-29T13:44:00Z"/>
          <w:rFonts w:cstheme="minorHAnsi"/>
        </w:rPr>
      </w:pPr>
      <w:del w:id="828" w:author="Dell" w:date="2026-07-29T13:44:00Z">
        <w:r w:rsidRPr="009561DD" w:rsidDel="008A7AA4">
          <w:rPr>
            <w:rFonts w:cstheme="minorHAnsi"/>
            <w:b/>
            <w:bCs/>
          </w:rPr>
          <w:delText>θ₁</w:delText>
        </w:r>
        <w:r w:rsidRPr="009561DD" w:rsidDel="008A7AA4">
          <w:rPr>
            <w:rFonts w:cstheme="minorHAnsi"/>
          </w:rPr>
          <w:delText xml:space="preserve"> = lagged effect of DTI on NBD</w:delText>
        </w:r>
      </w:del>
    </w:p>
    <w:p w14:paraId="135106A8" w14:textId="4E960ECE" w:rsidR="00CC4EB9" w:rsidRPr="009561DD" w:rsidDel="008A7AA4" w:rsidRDefault="00CC4EB9" w:rsidP="00923CD4">
      <w:pPr>
        <w:numPr>
          <w:ilvl w:val="0"/>
          <w:numId w:val="12"/>
        </w:numPr>
        <w:jc w:val="both"/>
        <w:rPr>
          <w:del w:id="829" w:author="Dell" w:date="2026-07-29T13:44:00Z"/>
          <w:rFonts w:cstheme="minorHAnsi"/>
        </w:rPr>
      </w:pPr>
      <w:del w:id="830" w:author="Dell" w:date="2026-07-29T13:44:00Z">
        <w:r w:rsidRPr="009561DD" w:rsidDel="008A7AA4">
          <w:rPr>
            <w:rFonts w:cstheme="minorHAnsi"/>
            <w:b/>
            <w:bCs/>
          </w:rPr>
          <w:delText>ε</w:delText>
        </w:r>
        <w:r w:rsidRPr="009561DD" w:rsidDel="008A7AA4">
          <w:rPr>
            <w:rFonts w:ascii="Cambria Math" w:hAnsi="Cambria Math" w:cs="Cambria Math"/>
            <w:b/>
            <w:bCs/>
          </w:rPr>
          <w:delText>ₜ</w:delText>
        </w:r>
        <w:r w:rsidRPr="009561DD" w:rsidDel="008A7AA4">
          <w:rPr>
            <w:rFonts w:cstheme="minorHAnsi"/>
          </w:rPr>
          <w:delText xml:space="preserve"> = error term</w:delText>
        </w:r>
        <w:commentRangeEnd w:id="811"/>
        <w:r w:rsidR="009E4A82" w:rsidDel="008A7AA4">
          <w:rPr>
            <w:rStyle w:val="CommentReference"/>
          </w:rPr>
          <w:commentReference w:id="811"/>
        </w:r>
      </w:del>
    </w:p>
    <w:p w14:paraId="542DBBDC" w14:textId="32AED590" w:rsidR="00CC4EB9" w:rsidRPr="009561DD" w:rsidDel="004C0807" w:rsidRDefault="00CC4EB9" w:rsidP="00974BFE">
      <w:pPr>
        <w:jc w:val="both"/>
        <w:rPr>
          <w:del w:id="831" w:author="Microsoft Office User" w:date="2026-07-28T05:43:00Z"/>
          <w:rFonts w:cstheme="minorHAnsi"/>
        </w:rPr>
      </w:pPr>
    </w:p>
    <w:p w14:paraId="61046C27" w14:textId="3821EE96" w:rsidR="00433C8D" w:rsidRPr="009561DD" w:rsidDel="008A7AA4" w:rsidRDefault="00433C8D" w:rsidP="00433C8D">
      <w:pPr>
        <w:jc w:val="both"/>
        <w:rPr>
          <w:del w:id="832" w:author="Dell" w:date="2026-07-29T13:44:00Z"/>
          <w:rFonts w:cstheme="minorHAnsi"/>
        </w:rPr>
      </w:pPr>
      <w:del w:id="833" w:author="Dell" w:date="2026-07-29T13:44:00Z">
        <w:r w:rsidRPr="009561DD" w:rsidDel="008A7AA4">
          <w:rPr>
            <w:rFonts w:cstheme="minorHAnsi"/>
          </w:rPr>
          <w:delText xml:space="preserve">The direction of the causal relationship between digital transformation and entrepreneurial development </w:delText>
        </w:r>
        <w:r w:rsidR="00913159" w:rsidRPr="009561DD" w:rsidDel="008A7AA4">
          <w:rPr>
            <w:rFonts w:cstheme="minorHAnsi"/>
          </w:rPr>
          <w:delText xml:space="preserve">was examined </w:delText>
        </w:r>
        <w:r w:rsidR="00EE58B5" w:rsidRPr="009561DD" w:rsidDel="008A7AA4">
          <w:rPr>
            <w:rFonts w:cstheme="minorHAnsi"/>
          </w:rPr>
          <w:delText xml:space="preserve">using </w:delText>
        </w:r>
        <w:r w:rsidRPr="009561DD" w:rsidDel="008A7AA4">
          <w:rPr>
            <w:rFonts w:cstheme="minorHAnsi"/>
          </w:rPr>
          <w:delText xml:space="preserve">Granger causality tests applied to the </w:delText>
        </w:r>
        <w:r w:rsidR="00913159" w:rsidRPr="009561DD" w:rsidDel="008A7AA4">
          <w:rPr>
            <w:rFonts w:cstheme="minorHAnsi"/>
          </w:rPr>
          <w:delText>stationary first-differenced series</w:delText>
        </w:r>
        <w:r w:rsidRPr="009561DD" w:rsidDel="008A7AA4">
          <w:rPr>
            <w:rFonts w:cstheme="minorHAnsi"/>
          </w:rPr>
          <w:delText xml:space="preserve">. The reliability of the estimated models was </w:delText>
        </w:r>
        <w:r w:rsidR="00913159" w:rsidRPr="009561DD" w:rsidDel="008A7AA4">
          <w:rPr>
            <w:rFonts w:cstheme="minorHAnsi"/>
          </w:rPr>
          <w:delText xml:space="preserve">evaluated using several diagnostic tests </w:delText>
        </w:r>
        <w:r w:rsidR="00EE58B5" w:rsidRPr="009561DD" w:rsidDel="008A7AA4">
          <w:rPr>
            <w:rFonts w:cstheme="minorHAnsi"/>
          </w:rPr>
          <w:delText xml:space="preserve">including </w:delText>
        </w:r>
        <w:r w:rsidRPr="009561DD" w:rsidDel="008A7AA4">
          <w:rPr>
            <w:rFonts w:cstheme="minorHAnsi"/>
          </w:rPr>
          <w:delText xml:space="preserve">Breusch-Godfrey Serial Correlation LM Test, Jarque-Bera Test for Normality, Breusch-Pagan Test for Heteroskedasticity, Ramsey Regression Equation Specification Error Test, </w:delText>
        </w:r>
        <w:r w:rsidR="000F42D2" w:rsidRPr="009561DD" w:rsidDel="008A7AA4">
          <w:rPr>
            <w:rFonts w:cstheme="minorHAnsi"/>
          </w:rPr>
          <w:delText xml:space="preserve">the Durbin–Watson statistic </w:delText>
        </w:r>
        <w:r w:rsidRPr="009561DD" w:rsidDel="008A7AA4">
          <w:rPr>
            <w:rFonts w:cstheme="minorHAnsi"/>
          </w:rPr>
          <w:delText>and Ljung-Box</w:delText>
        </w:r>
        <w:r w:rsidR="000F42D2" w:rsidRPr="009561DD" w:rsidDel="008A7AA4">
          <w:rPr>
            <w:rFonts w:cstheme="minorHAnsi"/>
          </w:rPr>
          <w:delText xml:space="preserve"> Test for Autocorrelation, ARCH-</w:delText>
        </w:r>
        <w:r w:rsidRPr="009561DD" w:rsidDel="008A7AA4">
          <w:rPr>
            <w:rFonts w:cstheme="minorHAnsi"/>
          </w:rPr>
          <w:delText xml:space="preserve">LM Test for Conditional Heteroskedasticity, </w:delText>
        </w:r>
        <w:r w:rsidR="000F42D2" w:rsidRPr="009561DD" w:rsidDel="008A7AA4">
          <w:rPr>
            <w:rFonts w:cstheme="minorHAnsi"/>
          </w:rPr>
          <w:delText>CUSUM and CUSUMSQ tests</w:delText>
        </w:r>
        <w:r w:rsidRPr="009561DD" w:rsidDel="008A7AA4">
          <w:rPr>
            <w:rFonts w:cstheme="minorHAnsi"/>
          </w:rPr>
          <w:delText xml:space="preserve"> for Model Stability. </w:delText>
        </w:r>
        <w:r w:rsidR="00913159" w:rsidRPr="009561DD" w:rsidDel="008A7AA4">
          <w:rPr>
            <w:rFonts w:cstheme="minorHAnsi"/>
          </w:rPr>
          <w:delText xml:space="preserve">These diagnostic tests </w:delText>
        </w:r>
        <w:r w:rsidRPr="009561DD" w:rsidDel="008A7AA4">
          <w:rPr>
            <w:rFonts w:cstheme="minorHAnsi"/>
          </w:rPr>
          <w:delText xml:space="preserve">were conducted to ensure that the econometric assumptions of the estimated models were met </w:delText>
        </w:r>
        <w:r w:rsidR="00913159" w:rsidRPr="009561DD" w:rsidDel="008A7AA4">
          <w:rPr>
            <w:rFonts w:cstheme="minorHAnsi"/>
          </w:rPr>
          <w:delText>before interpreting the empirical results</w:delText>
        </w:r>
        <w:r w:rsidRPr="009561DD" w:rsidDel="008A7AA4">
          <w:rPr>
            <w:rFonts w:cstheme="minorHAnsi"/>
          </w:rPr>
          <w:delText>.</w:delText>
        </w:r>
      </w:del>
    </w:p>
    <w:p w14:paraId="01B5FCC6" w14:textId="330F71CD" w:rsidR="0017710A" w:rsidRPr="009561DD" w:rsidDel="004C0807" w:rsidRDefault="0017710A" w:rsidP="00433C8D">
      <w:pPr>
        <w:jc w:val="both"/>
        <w:rPr>
          <w:del w:id="834" w:author="Microsoft Office User" w:date="2026-07-28T05:43:00Z"/>
          <w:rFonts w:cstheme="minorHAnsi"/>
        </w:rPr>
      </w:pPr>
    </w:p>
    <w:p w14:paraId="6C2658C1" w14:textId="728D8ADB" w:rsidR="00CC4EB9" w:rsidRPr="009561DD" w:rsidDel="004C0807" w:rsidRDefault="00CC4EB9" w:rsidP="00433C8D">
      <w:pPr>
        <w:jc w:val="both"/>
        <w:rPr>
          <w:del w:id="835" w:author="Microsoft Office User" w:date="2026-07-28T05:43:00Z"/>
          <w:rFonts w:cstheme="minorHAnsi"/>
        </w:rPr>
      </w:pPr>
    </w:p>
    <w:p w14:paraId="354739F8" w14:textId="3B14EC0B" w:rsidR="00CC4EB9" w:rsidRPr="009561DD" w:rsidDel="004C0807" w:rsidRDefault="00CC4EB9" w:rsidP="00433C8D">
      <w:pPr>
        <w:jc w:val="both"/>
        <w:rPr>
          <w:del w:id="836" w:author="Microsoft Office User" w:date="2026-07-28T05:43:00Z"/>
          <w:rFonts w:cstheme="minorHAnsi"/>
        </w:rPr>
      </w:pPr>
    </w:p>
    <w:p w14:paraId="68D0C35E" w14:textId="2CB03ED5" w:rsidR="00CC4EB9" w:rsidRPr="009561DD" w:rsidDel="004C0807" w:rsidRDefault="00CC4EB9" w:rsidP="00433C8D">
      <w:pPr>
        <w:jc w:val="both"/>
        <w:rPr>
          <w:del w:id="837" w:author="Microsoft Office User" w:date="2026-07-28T05:43:00Z"/>
          <w:rFonts w:cstheme="minorHAnsi"/>
        </w:rPr>
      </w:pPr>
    </w:p>
    <w:p w14:paraId="355E3E48" w14:textId="00674D3F" w:rsidR="00CC4EB9" w:rsidRPr="009561DD" w:rsidDel="004C0807" w:rsidRDefault="00CC4EB9" w:rsidP="00433C8D">
      <w:pPr>
        <w:jc w:val="both"/>
        <w:rPr>
          <w:del w:id="838" w:author="Microsoft Office User" w:date="2026-07-28T05:43:00Z"/>
          <w:rFonts w:cstheme="minorHAnsi"/>
        </w:rPr>
      </w:pPr>
    </w:p>
    <w:p w14:paraId="04DEAB06" w14:textId="160B1187" w:rsidR="00CC4EB9" w:rsidRPr="009561DD" w:rsidDel="004C0807" w:rsidRDefault="00CC4EB9" w:rsidP="00433C8D">
      <w:pPr>
        <w:jc w:val="both"/>
        <w:rPr>
          <w:del w:id="839" w:author="Microsoft Office User" w:date="2026-07-28T05:43:00Z"/>
          <w:rFonts w:cstheme="minorHAnsi"/>
        </w:rPr>
      </w:pPr>
    </w:p>
    <w:p w14:paraId="678ADB9B" w14:textId="41AC1EE4" w:rsidR="009561DD" w:rsidRPr="009561DD" w:rsidDel="004C0807" w:rsidRDefault="009561DD" w:rsidP="00433C8D">
      <w:pPr>
        <w:jc w:val="both"/>
        <w:rPr>
          <w:del w:id="840" w:author="Microsoft Office User" w:date="2026-07-28T05:43:00Z"/>
          <w:rFonts w:cstheme="minorHAnsi"/>
        </w:rPr>
      </w:pPr>
    </w:p>
    <w:p w14:paraId="3DAEDAEC" w14:textId="0329F78A" w:rsidR="00974BFE" w:rsidRPr="009561DD" w:rsidDel="004C0807" w:rsidRDefault="00974BFE" w:rsidP="00974BFE">
      <w:pPr>
        <w:jc w:val="both"/>
        <w:rPr>
          <w:del w:id="841" w:author="Microsoft Office User" w:date="2026-07-28T05:43:00Z"/>
          <w:rFonts w:cstheme="minorHAnsi"/>
        </w:rPr>
      </w:pPr>
    </w:p>
    <w:p w14:paraId="781162E7" w14:textId="32774769" w:rsidR="00974BFE" w:rsidRPr="009561DD" w:rsidRDefault="00974BFE" w:rsidP="00974BFE">
      <w:pPr>
        <w:jc w:val="both"/>
        <w:rPr>
          <w:rFonts w:cstheme="minorHAnsi"/>
          <w:b/>
          <w:bCs/>
        </w:rPr>
      </w:pPr>
      <w:r w:rsidRPr="009561DD">
        <w:rPr>
          <w:rFonts w:cstheme="minorHAnsi"/>
          <w:b/>
          <w:bCs/>
        </w:rPr>
        <w:t>4. Results</w:t>
      </w:r>
      <w:ins w:id="842" w:author="Microsoft Office User" w:date="2026-07-28T17:53:00Z">
        <w:r w:rsidR="009E4A82">
          <w:rPr>
            <w:rFonts w:cstheme="minorHAnsi"/>
            <w:b/>
            <w:bCs/>
          </w:rPr>
          <w:t xml:space="preserve"> </w:t>
        </w:r>
      </w:ins>
    </w:p>
    <w:p w14:paraId="4E0C4096" w14:textId="083D0443" w:rsidR="00974BFE" w:rsidDel="00D92D21" w:rsidRDefault="00974BFE">
      <w:pPr>
        <w:jc w:val="both"/>
        <w:rPr>
          <w:del w:id="843" w:author="Dell" w:date="2026-07-29T13:59:00Z"/>
          <w:rFonts w:cstheme="minorHAnsi"/>
        </w:rPr>
        <w:pPrChange w:id="844" w:author="Dell" w:date="2026-07-29T13:59:00Z">
          <w:pPr/>
        </w:pPrChange>
      </w:pPr>
      <w:commentRangeStart w:id="845"/>
      <w:r w:rsidRPr="009561DD">
        <w:rPr>
          <w:rFonts w:cstheme="minorHAnsi"/>
          <w:b/>
          <w:bCs/>
        </w:rPr>
        <w:t>4.1 Descriptive Statistics</w:t>
      </w:r>
    </w:p>
    <w:p w14:paraId="27D92AC6" w14:textId="77777777" w:rsidR="00D92D21" w:rsidRPr="009561DD" w:rsidRDefault="00D92D21" w:rsidP="00974BFE">
      <w:pPr>
        <w:jc w:val="both"/>
        <w:rPr>
          <w:ins w:id="846" w:author="Dell" w:date="2026-07-29T13:59:00Z"/>
          <w:rFonts w:cstheme="minorHAnsi"/>
          <w:b/>
          <w:bCs/>
        </w:rPr>
      </w:pPr>
    </w:p>
    <w:p w14:paraId="6580374E" w14:textId="26052EBB" w:rsidR="009561DD" w:rsidRPr="009561DD" w:rsidDel="00402544" w:rsidRDefault="00D92D21" w:rsidP="00175280">
      <w:pPr>
        <w:keepNext/>
        <w:jc w:val="both"/>
        <w:rPr>
          <w:del w:id="847" w:author="Microsoft Office User" w:date="2026-07-28T06:02:00Z"/>
          <w:rFonts w:cstheme="minorHAnsi"/>
        </w:rPr>
      </w:pPr>
      <w:ins w:id="848" w:author="Dell" w:date="2026-07-29T13:59:00Z">
        <w:r>
          <w:rPr>
            <w:rFonts w:cstheme="minorHAnsi"/>
          </w:rPr>
          <w:t>I</w:t>
        </w:r>
      </w:ins>
      <w:del w:id="849" w:author="Microsoft Office User" w:date="2026-07-28T06:02:00Z">
        <w:r w:rsidR="002150C7" w:rsidRPr="009561DD" w:rsidDel="00402544">
          <w:rPr>
            <w:rFonts w:cstheme="minorHAnsi"/>
            <w:b/>
            <w:bCs/>
            <w:noProof/>
          </w:rPr>
          <w:drawing>
            <wp:inline distT="0" distB="0" distL="0" distR="0" wp14:anchorId="587B2FDC" wp14:editId="08E7E8BC">
              <wp:extent cx="2043485" cy="18455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49140" cy="1850608"/>
                      </a:xfrm>
                      <a:prstGeom prst="rect">
                        <a:avLst/>
                      </a:prstGeom>
                    </pic:spPr>
                  </pic:pic>
                </a:graphicData>
              </a:graphic>
            </wp:inline>
          </w:drawing>
        </w:r>
        <w:r w:rsidR="009561DD" w:rsidRPr="009561DD" w:rsidDel="00402544">
          <w:rPr>
            <w:rFonts w:cstheme="minorHAnsi"/>
          </w:rPr>
          <w:delText xml:space="preserve"> </w:delText>
        </w:r>
      </w:del>
    </w:p>
    <w:p w14:paraId="4A113DDC" w14:textId="14EBBC63" w:rsidR="002150C7" w:rsidRPr="00923CD4" w:rsidDel="00402544" w:rsidRDefault="00175280" w:rsidP="00175280">
      <w:pPr>
        <w:pStyle w:val="Caption"/>
        <w:jc w:val="center"/>
        <w:rPr>
          <w:del w:id="850" w:author="Microsoft Office User" w:date="2026-07-28T06:02:00Z"/>
          <w:rFonts w:cstheme="minorHAnsi"/>
          <w:i w:val="0"/>
          <w:color w:val="000000" w:themeColor="text1"/>
          <w:sz w:val="22"/>
          <w:szCs w:val="22"/>
        </w:rPr>
      </w:pPr>
      <w:del w:id="851" w:author="Microsoft Office User" w:date="2026-07-28T06:02:00Z">
        <w:r w:rsidRPr="00923CD4" w:rsidDel="00402544">
          <w:rPr>
            <w:rFonts w:cstheme="minorHAnsi"/>
            <w:i w:val="0"/>
            <w:color w:val="000000" w:themeColor="text1"/>
            <w:sz w:val="22"/>
            <w:szCs w:val="22"/>
          </w:rPr>
          <w:delText xml:space="preserve">Figure </w:delText>
        </w:r>
        <w:r w:rsidRPr="00923CD4" w:rsidDel="00402544">
          <w:rPr>
            <w:rFonts w:cstheme="minorHAnsi"/>
            <w:iCs w:val="0"/>
            <w:color w:val="000000" w:themeColor="text1"/>
          </w:rPr>
          <w:fldChar w:fldCharType="begin"/>
        </w:r>
        <w:r w:rsidRPr="00923CD4" w:rsidDel="00402544">
          <w:rPr>
            <w:rFonts w:cstheme="minorHAnsi"/>
            <w:i w:val="0"/>
            <w:color w:val="000000" w:themeColor="text1"/>
            <w:sz w:val="22"/>
            <w:szCs w:val="22"/>
          </w:rPr>
          <w:delInstrText xml:space="preserve"> SEQ Figure \* ARABIC </w:delInstrText>
        </w:r>
        <w:r w:rsidRPr="00923CD4" w:rsidDel="00402544">
          <w:rPr>
            <w:rFonts w:cstheme="minorHAnsi"/>
            <w:iCs w:val="0"/>
            <w:color w:val="000000" w:themeColor="text1"/>
          </w:rPr>
          <w:fldChar w:fldCharType="separate"/>
        </w:r>
        <w:r w:rsidR="00857A0B" w:rsidRPr="00923CD4" w:rsidDel="00402544">
          <w:rPr>
            <w:rFonts w:cstheme="minorHAnsi"/>
            <w:i w:val="0"/>
            <w:noProof/>
            <w:color w:val="000000" w:themeColor="text1"/>
            <w:sz w:val="22"/>
            <w:szCs w:val="22"/>
          </w:rPr>
          <w:delText>1</w:delText>
        </w:r>
        <w:r w:rsidRPr="00923CD4" w:rsidDel="00402544">
          <w:rPr>
            <w:rFonts w:cstheme="minorHAnsi"/>
            <w:iCs w:val="0"/>
            <w:color w:val="000000" w:themeColor="text1"/>
          </w:rPr>
          <w:fldChar w:fldCharType="end"/>
        </w:r>
        <w:r w:rsidRPr="00923CD4" w:rsidDel="00402544">
          <w:rPr>
            <w:rFonts w:cstheme="minorHAnsi"/>
            <w:i w:val="0"/>
            <w:color w:val="000000" w:themeColor="text1"/>
            <w:sz w:val="22"/>
            <w:szCs w:val="22"/>
          </w:rPr>
          <w:delText>: Missing value per variable</w:delText>
        </w:r>
        <w:commentRangeEnd w:id="845"/>
        <w:r w:rsidR="004C0807" w:rsidDel="00402544">
          <w:rPr>
            <w:rStyle w:val="CommentReference"/>
            <w:i w:val="0"/>
            <w:iCs w:val="0"/>
            <w:color w:val="auto"/>
          </w:rPr>
          <w:commentReference w:id="845"/>
        </w:r>
      </w:del>
    </w:p>
    <w:p w14:paraId="6E6DD67D" w14:textId="32A6CD33" w:rsidR="009561DD" w:rsidRPr="00402544" w:rsidDel="00402544" w:rsidRDefault="004C0807" w:rsidP="009561DD">
      <w:pPr>
        <w:keepNext/>
        <w:jc w:val="both"/>
        <w:rPr>
          <w:del w:id="852" w:author="Microsoft Office User" w:date="2026-07-28T06:02:00Z"/>
          <w:rFonts w:cstheme="minorHAnsi"/>
          <w:iCs/>
        </w:rPr>
      </w:pPr>
      <w:ins w:id="853" w:author="Microsoft Office User" w:date="2026-07-28T05:47:00Z">
        <w:r>
          <w:rPr>
            <w:rFonts w:cstheme="minorHAnsi"/>
          </w:rPr>
          <w:t>n the data set,</w:t>
        </w:r>
      </w:ins>
      <w:del w:id="854" w:author="Microsoft Office User" w:date="2026-07-28T05:45:00Z">
        <w:r w:rsidR="009561DD" w:rsidRPr="009561DD" w:rsidDel="004C0807">
          <w:rPr>
            <w:rFonts w:cstheme="minorHAnsi"/>
          </w:rPr>
          <w:delText>Figure 1 shows t</w:delText>
        </w:r>
      </w:del>
      <w:del w:id="855" w:author="Microsoft Office User" w:date="2026-07-28T05:47:00Z">
        <w:r w:rsidR="009561DD" w:rsidRPr="009561DD" w:rsidDel="004C0807">
          <w:rPr>
            <w:rFonts w:cstheme="minorHAnsi"/>
          </w:rPr>
          <w:delText>here are</w:delText>
        </w:r>
      </w:del>
      <w:r w:rsidR="009561DD" w:rsidRPr="009561DD">
        <w:rPr>
          <w:rFonts w:cstheme="minorHAnsi"/>
        </w:rPr>
        <w:t xml:space="preserve"> four missing values for NBD</w:t>
      </w:r>
      <w:r w:rsidR="009561DD" w:rsidRPr="000D06E7">
        <w:rPr>
          <w:rFonts w:cstheme="minorHAnsi"/>
        </w:rPr>
        <w:t xml:space="preserve"> and secure internet servers</w:t>
      </w:r>
      <w:ins w:id="856" w:author="Microsoft Office User" w:date="2026-07-28T05:48:00Z">
        <w:r>
          <w:rPr>
            <w:rFonts w:cstheme="minorHAnsi"/>
          </w:rPr>
          <w:t xml:space="preserve"> were observed</w:t>
        </w:r>
      </w:ins>
      <w:r w:rsidR="009561DD" w:rsidRPr="000D06E7">
        <w:rPr>
          <w:rFonts w:cstheme="minorHAnsi"/>
        </w:rPr>
        <w:t xml:space="preserve">, one each for population density and school enrolment, while </w:t>
      </w:r>
      <w:del w:id="857" w:author="Microsoft Office User" w:date="2026-07-28T05:48:00Z">
        <w:r w:rsidR="009561DD" w:rsidRPr="000D06E7" w:rsidDel="004C0807">
          <w:rPr>
            <w:rFonts w:cstheme="minorHAnsi"/>
          </w:rPr>
          <w:delText xml:space="preserve">there are </w:delText>
        </w:r>
      </w:del>
      <w:r w:rsidR="009561DD" w:rsidRPr="000D06E7">
        <w:rPr>
          <w:rFonts w:cstheme="minorHAnsi"/>
        </w:rPr>
        <w:t xml:space="preserve">no missing values </w:t>
      </w:r>
      <w:ins w:id="858" w:author="Microsoft Office User" w:date="2026-07-28T05:48:00Z">
        <w:r>
          <w:rPr>
            <w:rFonts w:cstheme="minorHAnsi"/>
          </w:rPr>
          <w:t xml:space="preserve">observed </w:t>
        </w:r>
      </w:ins>
      <w:r w:rsidR="009561DD" w:rsidRPr="000D06E7">
        <w:rPr>
          <w:rFonts w:cstheme="minorHAnsi"/>
        </w:rPr>
        <w:t>in the rest of the variables.</w:t>
      </w:r>
    </w:p>
    <w:p w14:paraId="21976C6E" w14:textId="77777777" w:rsidR="009561DD" w:rsidRPr="00923CD4" w:rsidRDefault="009561DD">
      <w:pPr>
        <w:jc w:val="both"/>
        <w:rPr>
          <w:i/>
        </w:rPr>
        <w:pPrChange w:id="859" w:author="Dell" w:date="2026-07-29T13:59:00Z">
          <w:pPr/>
        </w:pPrChange>
      </w:pPr>
    </w:p>
    <w:p w14:paraId="2B41A9B4" w14:textId="77777777" w:rsidR="005F133C" w:rsidRPr="009561DD" w:rsidRDefault="002150C7" w:rsidP="005F133C">
      <w:pPr>
        <w:keepNext/>
        <w:jc w:val="both"/>
        <w:rPr>
          <w:rFonts w:cstheme="minorHAnsi"/>
        </w:rPr>
      </w:pPr>
      <w:r w:rsidRPr="009561DD">
        <w:rPr>
          <w:rFonts w:cstheme="minorHAnsi"/>
          <w:b/>
          <w:bCs/>
          <w:noProof/>
        </w:rPr>
        <w:drawing>
          <wp:inline distT="0" distB="0" distL="0" distR="0" wp14:anchorId="43D837A8" wp14:editId="58DC0D2F">
            <wp:extent cx="5943600" cy="3334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34385"/>
                    </a:xfrm>
                    <a:prstGeom prst="rect">
                      <a:avLst/>
                    </a:prstGeom>
                  </pic:spPr>
                </pic:pic>
              </a:graphicData>
            </a:graphic>
          </wp:inline>
        </w:drawing>
      </w:r>
    </w:p>
    <w:p w14:paraId="11183623" w14:textId="0619B326" w:rsidR="002150C7" w:rsidRPr="00923CD4" w:rsidRDefault="005F133C" w:rsidP="005F133C">
      <w:pPr>
        <w:pStyle w:val="Caption"/>
        <w:jc w:val="center"/>
        <w:rPr>
          <w:rFonts w:cstheme="minorHAnsi"/>
          <w:b/>
          <w:bCs/>
          <w:i w:val="0"/>
          <w:color w:val="000000" w:themeColor="text1"/>
          <w:sz w:val="22"/>
          <w:szCs w:val="22"/>
        </w:rPr>
      </w:pPr>
      <w:r w:rsidRPr="00923CD4">
        <w:rPr>
          <w:rFonts w:cstheme="minorHAnsi"/>
          <w:i w:val="0"/>
          <w:color w:val="000000" w:themeColor="text1"/>
          <w:sz w:val="22"/>
          <w:szCs w:val="22"/>
        </w:rPr>
        <w:t>Figure</w:t>
      </w:r>
      <w:del w:id="860" w:author="Dell" w:date="2026-07-29T16:08:00Z">
        <w:r w:rsidRPr="00923CD4" w:rsidDel="00F978E6">
          <w:rPr>
            <w:rFonts w:cstheme="minorHAnsi"/>
            <w:i w:val="0"/>
            <w:color w:val="000000" w:themeColor="text1"/>
            <w:sz w:val="22"/>
            <w:szCs w:val="22"/>
          </w:rPr>
          <w:delText xml:space="preserve"> </w:delText>
        </w:r>
      </w:del>
      <w:ins w:id="861" w:author="Dell" w:date="2026-07-29T16:08:00Z">
        <w:r w:rsidR="00F978E6">
          <w:rPr>
            <w:rFonts w:cstheme="minorHAnsi"/>
            <w:i w:val="0"/>
            <w:color w:val="000000" w:themeColor="text1"/>
            <w:sz w:val="22"/>
            <w:szCs w:val="22"/>
          </w:rPr>
          <w:t xml:space="preserve"> 1</w:t>
        </w:r>
      </w:ins>
      <w:del w:id="862" w:author="Dell" w:date="2026-07-29T16:08:00Z">
        <w:r w:rsidRPr="00923CD4" w:rsidDel="00F978E6">
          <w:rPr>
            <w:rFonts w:cstheme="minorHAnsi"/>
            <w:i w:val="0"/>
            <w:color w:val="000000" w:themeColor="text1"/>
            <w:sz w:val="22"/>
            <w:szCs w:val="22"/>
          </w:rPr>
          <w:fldChar w:fldCharType="begin"/>
        </w:r>
        <w:r w:rsidRPr="00923CD4" w:rsidDel="00F978E6">
          <w:rPr>
            <w:rFonts w:cstheme="minorHAnsi"/>
            <w:i w:val="0"/>
            <w:color w:val="000000" w:themeColor="text1"/>
            <w:sz w:val="22"/>
            <w:szCs w:val="22"/>
          </w:rPr>
          <w:delInstrText xml:space="preserve"> SEQ Figure \* ARABIC </w:delInstrText>
        </w:r>
        <w:r w:rsidRPr="00923CD4" w:rsidDel="00F978E6">
          <w:rPr>
            <w:rFonts w:cstheme="minorHAnsi"/>
            <w:i w:val="0"/>
            <w:color w:val="000000" w:themeColor="text1"/>
            <w:sz w:val="22"/>
            <w:szCs w:val="22"/>
          </w:rPr>
          <w:fldChar w:fldCharType="separate"/>
        </w:r>
        <w:r w:rsidR="00857A0B" w:rsidRPr="00923CD4" w:rsidDel="00F978E6">
          <w:rPr>
            <w:rFonts w:cstheme="minorHAnsi"/>
            <w:i w:val="0"/>
            <w:noProof/>
            <w:color w:val="000000" w:themeColor="text1"/>
            <w:sz w:val="22"/>
            <w:szCs w:val="22"/>
          </w:rPr>
          <w:delText>2</w:delText>
        </w:r>
        <w:r w:rsidRPr="00923CD4" w:rsidDel="00F978E6">
          <w:rPr>
            <w:rFonts w:cstheme="minorHAnsi"/>
            <w:i w:val="0"/>
            <w:color w:val="000000" w:themeColor="text1"/>
            <w:sz w:val="22"/>
            <w:szCs w:val="22"/>
          </w:rPr>
          <w:fldChar w:fldCharType="end"/>
        </w:r>
      </w:del>
      <w:r w:rsidRPr="00923CD4">
        <w:rPr>
          <w:rFonts w:cstheme="minorHAnsi"/>
          <w:i w:val="0"/>
          <w:color w:val="000000" w:themeColor="text1"/>
          <w:sz w:val="22"/>
          <w:szCs w:val="22"/>
        </w:rPr>
        <w:t>:descriptive statistics of the study variables</w:t>
      </w:r>
    </w:p>
    <w:p w14:paraId="68E184B9" w14:textId="68EDC6B1" w:rsidR="0017710A" w:rsidRPr="009561DD" w:rsidRDefault="005F133C" w:rsidP="002150C7">
      <w:pPr>
        <w:jc w:val="both"/>
        <w:rPr>
          <w:rFonts w:cstheme="minorHAnsi"/>
          <w:bCs/>
        </w:rPr>
      </w:pPr>
      <w:r w:rsidRPr="00D92D21">
        <w:rPr>
          <w:rFonts w:cstheme="minorHAnsi"/>
          <w:bCs/>
        </w:rPr>
        <w:t>Figure 2</w:t>
      </w:r>
      <w:r w:rsidRPr="009561DD">
        <w:rPr>
          <w:rFonts w:cstheme="minorHAnsi"/>
          <w:bCs/>
        </w:rPr>
        <w:t xml:space="preserve"> presents the descriptive statistics of the study variables for Nepal over the 2006–2024 period. The number of</w:t>
      </w:r>
      <w:r w:rsidR="00950538" w:rsidRPr="009561DD">
        <w:rPr>
          <w:rFonts w:cstheme="minorHAnsi"/>
          <w:bCs/>
        </w:rPr>
        <w:t xml:space="preserve"> observations ranges from 15 to</w:t>
      </w:r>
      <w:r w:rsidRPr="000D06E7">
        <w:rPr>
          <w:rFonts w:cstheme="minorHAnsi"/>
          <w:bCs/>
        </w:rPr>
        <w:t xml:space="preserve"> 19, indicating the presence of a few missing values. </w:t>
      </w:r>
      <w:r w:rsidR="006A0E74" w:rsidRPr="000D06E7">
        <w:rPr>
          <w:rFonts w:cstheme="minorHAnsi"/>
          <w:bCs/>
        </w:rPr>
        <w:t xml:space="preserve">The study </w:t>
      </w:r>
      <w:r w:rsidR="006A0E74" w:rsidRPr="009561DD">
        <w:rPr>
          <w:rFonts w:cstheme="minorHAnsi"/>
          <w:bCs/>
        </w:rPr>
        <w:t>variables exhibit moderate variation across the sample period and The digital transformation indicators also display noticeable variation over time</w:t>
      </w:r>
      <w:del w:id="863" w:author="Microsoft Office User" w:date="2026-07-28T06:03:00Z">
        <w:r w:rsidR="006A0E74" w:rsidRPr="009561DD" w:rsidDel="00402544">
          <w:rPr>
            <w:rFonts w:cstheme="minorHAnsi"/>
            <w:bCs/>
          </w:rPr>
          <w:delText xml:space="preserve"> </w:delText>
        </w:r>
      </w:del>
      <w:r w:rsidR="006A0E74" w:rsidRPr="009561DD">
        <w:rPr>
          <w:rFonts w:cstheme="minorHAnsi"/>
          <w:bCs/>
        </w:rPr>
        <w:t>.</w:t>
      </w:r>
      <w:ins w:id="864" w:author="Microsoft Office User" w:date="2026-07-28T06:03:00Z">
        <w:r w:rsidR="00402544">
          <w:rPr>
            <w:rFonts w:cstheme="minorHAnsi"/>
            <w:bCs/>
          </w:rPr>
          <w:t xml:space="preserve"> </w:t>
        </w:r>
      </w:ins>
      <w:r w:rsidR="006A0E74" w:rsidRPr="009561DD">
        <w:rPr>
          <w:rFonts w:cstheme="minorHAnsi"/>
          <w:bCs/>
        </w:rPr>
        <w:t>The skewness statistics indicate that most variables are moderately skewed, whereas Broadband, Secure Internet Servers, and Urban Population exhibit relatively higher levels of skewness.</w:t>
      </w:r>
    </w:p>
    <w:p w14:paraId="2EADAD43" w14:textId="77777777" w:rsidR="0017710A" w:rsidRPr="009561DD" w:rsidRDefault="002150C7" w:rsidP="0017710A">
      <w:pPr>
        <w:keepNext/>
        <w:jc w:val="both"/>
        <w:rPr>
          <w:rFonts w:cstheme="minorHAnsi"/>
        </w:rPr>
      </w:pPr>
      <w:r w:rsidRPr="009561DD">
        <w:rPr>
          <w:rFonts w:cstheme="minorHAnsi"/>
          <w:b/>
          <w:bCs/>
          <w:noProof/>
        </w:rPr>
        <w:lastRenderedPageBreak/>
        <w:drawing>
          <wp:inline distT="0" distB="0" distL="0" distR="0" wp14:anchorId="0CF2A629" wp14:editId="5773146E">
            <wp:extent cx="6029823" cy="3352800"/>
            <wp:effectExtent l="0" t="0" r="3175" b="0"/>
            <wp:docPr id="12" name="Picture 12" descr="C:\Users\Dell\Desktop\Ashmita\ict\tre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esktop\Ashmita\ict\trends.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67805" cy="3373919"/>
                    </a:xfrm>
                    <a:prstGeom prst="rect">
                      <a:avLst/>
                    </a:prstGeom>
                    <a:noFill/>
                    <a:ln>
                      <a:noFill/>
                    </a:ln>
                  </pic:spPr>
                </pic:pic>
              </a:graphicData>
            </a:graphic>
          </wp:inline>
        </w:drawing>
      </w:r>
    </w:p>
    <w:p w14:paraId="57DCA713" w14:textId="654EF31D" w:rsidR="002150C7" w:rsidRPr="00923CD4" w:rsidRDefault="0017710A" w:rsidP="0017710A">
      <w:pPr>
        <w:pStyle w:val="Caption"/>
        <w:jc w:val="center"/>
        <w:rPr>
          <w:rFonts w:cstheme="minorHAnsi"/>
          <w:i w:val="0"/>
          <w:color w:val="000000" w:themeColor="text1"/>
          <w:sz w:val="22"/>
          <w:szCs w:val="22"/>
        </w:rPr>
      </w:pPr>
      <w:r w:rsidRPr="00D92D21">
        <w:rPr>
          <w:rFonts w:cstheme="minorHAnsi"/>
          <w:i w:val="0"/>
          <w:color w:val="000000" w:themeColor="text1"/>
          <w:sz w:val="22"/>
          <w:szCs w:val="22"/>
        </w:rPr>
        <w:t xml:space="preserve">Figure </w:t>
      </w:r>
      <w:del w:id="865" w:author="Dell" w:date="2026-07-29T16:08:00Z">
        <w:r w:rsidRPr="00D92D21" w:rsidDel="00F978E6">
          <w:rPr>
            <w:rFonts w:cstheme="minorHAnsi"/>
            <w:i w:val="0"/>
            <w:color w:val="000000" w:themeColor="text1"/>
            <w:sz w:val="22"/>
            <w:szCs w:val="22"/>
            <w:rPrChange w:id="866" w:author="Dell" w:date="2026-07-29T14:00:00Z">
              <w:rPr>
                <w:rFonts w:cstheme="minorHAnsi"/>
                <w:i w:val="0"/>
                <w:color w:val="000000" w:themeColor="text1"/>
                <w:sz w:val="22"/>
                <w:szCs w:val="22"/>
              </w:rPr>
            </w:rPrChange>
          </w:rPr>
          <w:fldChar w:fldCharType="begin"/>
        </w:r>
        <w:r w:rsidRPr="00D92D21" w:rsidDel="00F978E6">
          <w:rPr>
            <w:rFonts w:cstheme="minorHAnsi"/>
            <w:i w:val="0"/>
            <w:color w:val="000000" w:themeColor="text1"/>
            <w:sz w:val="22"/>
            <w:szCs w:val="22"/>
          </w:rPr>
          <w:delInstrText xml:space="preserve"> SEQ Figure \* ARABIC </w:delInstrText>
        </w:r>
        <w:r w:rsidRPr="00D92D21" w:rsidDel="00F978E6">
          <w:rPr>
            <w:rFonts w:cstheme="minorHAnsi"/>
            <w:i w:val="0"/>
            <w:color w:val="000000" w:themeColor="text1"/>
            <w:sz w:val="22"/>
            <w:szCs w:val="22"/>
            <w:rPrChange w:id="867" w:author="Dell" w:date="2026-07-29T14:00:00Z">
              <w:rPr>
                <w:rFonts w:cstheme="minorHAnsi"/>
                <w:i w:val="0"/>
                <w:color w:val="000000" w:themeColor="text1"/>
                <w:sz w:val="22"/>
                <w:szCs w:val="22"/>
              </w:rPr>
            </w:rPrChange>
          </w:rPr>
          <w:fldChar w:fldCharType="separate"/>
        </w:r>
        <w:r w:rsidR="00857A0B" w:rsidRPr="00D92D21" w:rsidDel="00F978E6">
          <w:rPr>
            <w:rFonts w:cstheme="minorHAnsi"/>
            <w:i w:val="0"/>
            <w:noProof/>
            <w:color w:val="000000" w:themeColor="text1"/>
            <w:sz w:val="22"/>
            <w:szCs w:val="22"/>
          </w:rPr>
          <w:delText>3</w:delText>
        </w:r>
        <w:r w:rsidRPr="00D92D21" w:rsidDel="00F978E6">
          <w:rPr>
            <w:rFonts w:cstheme="minorHAnsi"/>
            <w:i w:val="0"/>
            <w:color w:val="000000" w:themeColor="text1"/>
            <w:sz w:val="22"/>
            <w:szCs w:val="22"/>
            <w:rPrChange w:id="868" w:author="Dell" w:date="2026-07-29T14:00:00Z">
              <w:rPr>
                <w:rFonts w:cstheme="minorHAnsi"/>
                <w:i w:val="0"/>
                <w:color w:val="000000" w:themeColor="text1"/>
                <w:sz w:val="22"/>
                <w:szCs w:val="22"/>
              </w:rPr>
            </w:rPrChange>
          </w:rPr>
          <w:fldChar w:fldCharType="end"/>
        </w:r>
      </w:del>
      <w:ins w:id="869" w:author="Dell" w:date="2026-07-29T16:08:00Z">
        <w:r w:rsidR="00F978E6">
          <w:rPr>
            <w:rFonts w:cstheme="minorHAnsi"/>
            <w:i w:val="0"/>
            <w:color w:val="000000" w:themeColor="text1"/>
            <w:sz w:val="22"/>
            <w:szCs w:val="22"/>
          </w:rPr>
          <w:t>2</w:t>
        </w:r>
      </w:ins>
      <w:r w:rsidRPr="00923CD4">
        <w:rPr>
          <w:rFonts w:cstheme="minorHAnsi"/>
          <w:i w:val="0"/>
          <w:color w:val="000000" w:themeColor="text1"/>
          <w:sz w:val="22"/>
          <w:szCs w:val="22"/>
        </w:rPr>
        <w:t>:trends in entrepreneurship and digital transformation indicators in Nepal over the period 2006–2024.</w:t>
      </w:r>
    </w:p>
    <w:p w14:paraId="0D1AF817" w14:textId="77777777" w:rsidR="000D06E7" w:rsidRDefault="000D06E7" w:rsidP="000D06E7">
      <w:pPr>
        <w:jc w:val="both"/>
      </w:pPr>
      <w:r w:rsidRPr="00D92D21">
        <w:rPr>
          <w:bCs/>
        </w:rPr>
        <w:t>Figure 3</w:t>
      </w:r>
      <w:r w:rsidRPr="0017710A">
        <w:t xml:space="preserve"> illustrates the trends in entrepreneurship and digital transformation indicators in Nepal over the period </w:t>
      </w:r>
      <w:r w:rsidRPr="0017710A">
        <w:rPr>
          <w:bCs/>
        </w:rPr>
        <w:t>2006–2024</w:t>
      </w:r>
      <w:r w:rsidRPr="0017710A">
        <w:t>. The figure shows changes in New Business Density (NBD) and five di</w:t>
      </w:r>
      <w:r>
        <w:t xml:space="preserve">gital transformation indicators </w:t>
      </w:r>
      <w:r w:rsidRPr="006A0E74">
        <w:t>throughout the study period.</w:t>
      </w:r>
      <w:r>
        <w:t xml:space="preserve"> </w:t>
      </w:r>
      <w:r w:rsidRPr="006A0E74">
        <w:t>NBD exhibits an overall upward trend</w:t>
      </w:r>
      <w:r>
        <w:t xml:space="preserve"> from 2006 to 2024. It increases gradually from approximately 0.37 in 2006 to 1.40 in 2024.Though there is a fall in NBD in 2023, the next year witnesses an increase. </w:t>
      </w:r>
      <w:r w:rsidRPr="00984A06">
        <w:t>Overall, the upward trend</w:t>
      </w:r>
      <w:r>
        <w:t xml:space="preserve"> indicates that there is an improvement in business creation over the study period trend IN</w:t>
      </w:r>
      <w:r w:rsidRPr="00984A06">
        <w:t xml:space="preserve"> Internet Us</w:t>
      </w:r>
      <w:r>
        <w:t xml:space="preserve">ers in Nepal from 2006 to 2024 </w:t>
      </w:r>
      <w:r w:rsidRPr="006A0E74">
        <w:t>shows a steady increase</w:t>
      </w:r>
      <w:r>
        <w:t xml:space="preserve"> </w:t>
      </w:r>
      <w:r w:rsidRPr="00984A06">
        <w:t xml:space="preserve">in the number of internet users, rising from </w:t>
      </w:r>
      <w:r w:rsidRPr="006A0E74">
        <w:rPr>
          <w:bCs/>
        </w:rPr>
        <w:t>1.1%</w:t>
      </w:r>
      <w:r w:rsidRPr="006A0E74">
        <w:t xml:space="preserve"> </w:t>
      </w:r>
      <w:r w:rsidRPr="00984A06">
        <w:t xml:space="preserve">of the population in 2006 to 46.3 percent in 2024. Internet usage </w:t>
      </w:r>
      <w:r w:rsidRPr="006A0E74">
        <w:rPr>
          <w:bCs/>
        </w:rPr>
        <w:t>increased gradually</w:t>
      </w:r>
      <w:r w:rsidRPr="006A0E74">
        <w:t xml:space="preserve"> during the early years</w:t>
      </w:r>
      <w:r>
        <w:t xml:space="preserve"> </w:t>
      </w:r>
      <w:r w:rsidRPr="00984A06">
        <w:t xml:space="preserve">of the study period and then increases rapidly after 2016 </w:t>
      </w:r>
      <w:r w:rsidRPr="006A0E74">
        <w:t>reflecting the rapid expansion of Internet access and adoption in Nepal</w:t>
      </w:r>
      <w:r w:rsidRPr="00984A06">
        <w:t>.</w:t>
      </w:r>
    </w:p>
    <w:p w14:paraId="5EAC3BE2" w14:textId="77777777" w:rsidR="000D06E7" w:rsidRPr="00984A06" w:rsidDel="00402544" w:rsidRDefault="000D06E7" w:rsidP="000D06E7">
      <w:pPr>
        <w:jc w:val="both"/>
        <w:rPr>
          <w:del w:id="870" w:author="Microsoft Office User" w:date="2026-07-28T06:01:00Z"/>
        </w:rPr>
      </w:pPr>
      <w:r w:rsidRPr="00984A06">
        <w:t xml:space="preserve">the trend in Fixed Broadband Subscriptions </w:t>
      </w:r>
      <w:r w:rsidRPr="006A0E74">
        <w:t>remained</w:t>
      </w:r>
      <w:r>
        <w:t xml:space="preserve"> </w:t>
      </w:r>
      <w:r w:rsidRPr="00984A06">
        <w:t xml:space="preserve">very low </w:t>
      </w:r>
      <w:r w:rsidRPr="006A0E74">
        <w:rPr>
          <w:bCs/>
        </w:rPr>
        <w:t>between 2006 and 2011</w:t>
      </w:r>
      <w:r w:rsidRPr="006A0E74">
        <w:t>,</w:t>
      </w:r>
      <w:r w:rsidRPr="00984A06">
        <w:t xml:space="preserve"> </w:t>
      </w:r>
      <w:r w:rsidRPr="006A0E74">
        <w:t>began to increase steadily from 2012 onward</w:t>
      </w:r>
      <w:r w:rsidRPr="00984A06">
        <w:t xml:space="preserve">. </w:t>
      </w:r>
      <w:r w:rsidRPr="006A0E74">
        <w:t>The growth rate accelerated</w:t>
      </w:r>
      <w:r w:rsidRPr="00984A06">
        <w:t xml:space="preserve"> after 2021 until i</w:t>
      </w:r>
      <w:r>
        <w:t xml:space="preserve">t peaked at about </w:t>
      </w:r>
      <w:r w:rsidRPr="006A0E74">
        <w:t>10.7 subscriptions per 100 people</w:t>
      </w:r>
      <w:r>
        <w:t xml:space="preserve"> </w:t>
      </w:r>
      <w:r w:rsidRPr="00984A06">
        <w:t xml:space="preserve">in 2023, </w:t>
      </w:r>
      <w:r w:rsidRPr="006A0E74">
        <w:t>before declining slightly</w:t>
      </w:r>
      <w:r w:rsidRPr="00984A06">
        <w:t xml:space="preserve"> in 202</w:t>
      </w:r>
      <w:r>
        <w:t>4</w:t>
      </w:r>
      <w:r w:rsidRPr="00984A06">
        <w:t xml:space="preserve">. </w:t>
      </w:r>
      <w:r w:rsidRPr="00006B64">
        <w:t xml:space="preserve">Overall, the figure indicates substantial growth in broadband adoption and digital infrastructure which may reflect </w:t>
      </w:r>
      <w:r>
        <w:t xml:space="preserve">, </w:t>
      </w:r>
      <w:r w:rsidRPr="00006B64">
        <w:t>the ex</w:t>
      </w:r>
      <w:r>
        <w:t xml:space="preserve">pansion of fiber-optic networks, increased demand for </w:t>
      </w:r>
      <w:r w:rsidRPr="007E20D8">
        <w:t xml:space="preserve"> high-speed Internet</w:t>
      </w:r>
      <w:r w:rsidRPr="00006B64">
        <w:t>, and continued investment in digital infrastructure.</w:t>
      </w:r>
    </w:p>
    <w:p w14:paraId="1082296B" w14:textId="77777777" w:rsidR="000D06E7" w:rsidRPr="00984A06" w:rsidRDefault="000D06E7">
      <w:pPr>
        <w:jc w:val="both"/>
        <w:pPrChange w:id="871" w:author="Microsoft Office User" w:date="2026-07-28T06:01:00Z">
          <w:pPr/>
        </w:pPrChange>
      </w:pPr>
    </w:p>
    <w:p w14:paraId="6C7B98F4" w14:textId="77777777" w:rsidR="000D06E7" w:rsidRPr="00F36396" w:rsidRDefault="000D06E7" w:rsidP="000D06E7">
      <w:pPr>
        <w:jc w:val="both"/>
      </w:pPr>
      <w:r w:rsidRPr="00006B64">
        <w:t xml:space="preserve">Mobile subscriptions </w:t>
      </w:r>
      <w:r w:rsidRPr="007E20D8">
        <w:t>exhibited a strong upward trend, increasing</w:t>
      </w:r>
      <w:r>
        <w:t xml:space="preserve"> </w:t>
      </w:r>
      <w:r w:rsidRPr="00006B64">
        <w:t xml:space="preserve">from around </w:t>
      </w:r>
      <w:r w:rsidRPr="00006B64">
        <w:rPr>
          <w:bCs/>
        </w:rPr>
        <w:t>4.4 subscriptions per 100 people</w:t>
      </w:r>
      <w:r w:rsidRPr="00006B64">
        <w:t xml:space="preserve"> in </w:t>
      </w:r>
      <w:r w:rsidRPr="00006B64">
        <w:rPr>
          <w:bCs/>
        </w:rPr>
        <w:t>2006</w:t>
      </w:r>
      <w:r w:rsidRPr="00006B64">
        <w:t xml:space="preserve"> to an all-time high of about </w:t>
      </w:r>
      <w:r w:rsidRPr="00006B64">
        <w:rPr>
          <w:bCs/>
        </w:rPr>
        <w:t>139.5 subscriptions per 100 people</w:t>
      </w:r>
      <w:r w:rsidRPr="00006B64">
        <w:t xml:space="preserve"> in </w:t>
      </w:r>
      <w:r w:rsidRPr="00006B64">
        <w:rPr>
          <w:bCs/>
        </w:rPr>
        <w:t>2018</w:t>
      </w:r>
      <w:r w:rsidRPr="00006B64">
        <w:t xml:space="preserve">. After </w:t>
      </w:r>
      <w:r w:rsidRPr="00006B64">
        <w:rPr>
          <w:bCs/>
        </w:rPr>
        <w:t>2018</w:t>
      </w:r>
      <w:r w:rsidRPr="00006B64">
        <w:t xml:space="preserve">, there was a gradual decline in mobile subscriptions to approximately </w:t>
      </w:r>
      <w:r w:rsidRPr="00006B64">
        <w:rPr>
          <w:bCs/>
        </w:rPr>
        <w:t>100 subscriptions per 100 people</w:t>
      </w:r>
      <w:r w:rsidRPr="00006B64">
        <w:t xml:space="preserve"> in </w:t>
      </w:r>
      <w:r w:rsidRPr="00006B64">
        <w:rPr>
          <w:bCs/>
        </w:rPr>
        <w:t>2024</w:t>
      </w:r>
      <w:r w:rsidRPr="00006B64">
        <w:t xml:space="preserve">. The decline after the peak </w:t>
      </w:r>
      <w:r w:rsidRPr="007E20D8">
        <w:t>may reflect</w:t>
      </w:r>
      <w:r>
        <w:t xml:space="preserve"> </w:t>
      </w:r>
      <w:r w:rsidRPr="00006B64">
        <w:rPr>
          <w:bCs/>
        </w:rPr>
        <w:t>market saturation, reduced use of multiple SIM cards, and the consolidation of mobile subscriptions</w:t>
      </w:r>
      <w:r w:rsidRPr="00006B64">
        <w:t>.</w:t>
      </w:r>
      <w:r>
        <w:t xml:space="preserve"> Whereas the </w:t>
      </w:r>
      <w:r w:rsidRPr="00006B64">
        <w:t xml:space="preserve">trend in the ICT Service </w:t>
      </w:r>
      <w:r w:rsidRPr="0098635E">
        <w:rPr>
          <w:bCs/>
        </w:rPr>
        <w:t>exhibited</w:t>
      </w:r>
      <w:r w:rsidRPr="00006B64">
        <w:t xml:space="preserve"> a fluctuating trend </w:t>
      </w:r>
      <w:r w:rsidRPr="00006B64">
        <w:rPr>
          <w:bCs/>
        </w:rPr>
        <w:t>throughout the study period</w:t>
      </w:r>
      <w:r>
        <w:t xml:space="preserve">. </w:t>
      </w:r>
      <w:r w:rsidRPr="007E20D8">
        <w:t>Their share declined slightly</w:t>
      </w:r>
      <w:r w:rsidRPr="00006B64">
        <w:t xml:space="preserve"> between 2006 and 2009 </w:t>
      </w:r>
      <w:r>
        <w:rPr>
          <w:bCs/>
        </w:rPr>
        <w:t xml:space="preserve">followed by a sharp increase and </w:t>
      </w:r>
      <w:r w:rsidRPr="0098635E">
        <w:rPr>
          <w:bCs/>
        </w:rPr>
        <w:t>rea</w:t>
      </w:r>
      <w:r w:rsidRPr="007E20D8">
        <w:t xml:space="preserve"> </w:t>
      </w:r>
      <w:r w:rsidRPr="007E20D8">
        <w:rPr>
          <w:bCs/>
        </w:rPr>
        <w:t>that reached a peak</w:t>
      </w:r>
      <w:r>
        <w:rPr>
          <w:bCs/>
        </w:rPr>
        <w:t xml:space="preserve"> </w:t>
      </w:r>
      <w:r w:rsidRPr="0098635E">
        <w:t>of</w:t>
      </w:r>
      <w:r w:rsidRPr="00006B64">
        <w:t xml:space="preserve"> about 30.0 percent in 2013. After 2013, the ICT service exports </w:t>
      </w:r>
      <w:r w:rsidRPr="007E20D8">
        <w:lastRenderedPageBreak/>
        <w:t>showed a general downward trend</w:t>
      </w:r>
      <w:r>
        <w:t>,</w:t>
      </w:r>
      <w:r w:rsidRPr="00006B64">
        <w:t xml:space="preserve"> except for a </w:t>
      </w:r>
      <w:r w:rsidRPr="0098635E">
        <w:t>slight recovery</w:t>
      </w:r>
      <w:r w:rsidRPr="00006B64">
        <w:t xml:space="preserve"> period between 2020 and 2021. </w:t>
      </w:r>
      <w:r w:rsidRPr="0098635E">
        <w:rPr>
          <w:bCs/>
        </w:rPr>
        <w:t>By 2024, ICT service exports ha</w:t>
      </w:r>
      <w:r>
        <w:rPr>
          <w:bCs/>
        </w:rPr>
        <w:t>d declined to approximately</w:t>
      </w:r>
      <w:r w:rsidRPr="0098635E">
        <w:rPr>
          <w:bCs/>
        </w:rPr>
        <w:t xml:space="preserve"> 7.2%.</w:t>
      </w:r>
    </w:p>
    <w:p w14:paraId="5CA7B37D" w14:textId="77777777" w:rsidR="000D06E7" w:rsidRPr="007E20D8" w:rsidRDefault="000D06E7" w:rsidP="000D06E7">
      <w:r w:rsidRPr="005446EE">
        <w:t xml:space="preserve">The number of secure internet servers </w:t>
      </w:r>
      <w:r w:rsidRPr="007E20D8">
        <w:t>remained very low</w:t>
      </w:r>
      <w:r>
        <w:t xml:space="preserve"> </w:t>
      </w:r>
      <w:r w:rsidRPr="005446EE">
        <w:t xml:space="preserve">from 2010 to 2016, after which it </w:t>
      </w:r>
      <w:r w:rsidRPr="007E20D8">
        <w:t>increased sharply from 2017 onward</w:t>
      </w:r>
      <w:r w:rsidRPr="005446EE">
        <w:t>. This upward tre</w:t>
      </w:r>
      <w:r>
        <w:t xml:space="preserve">nd was maintained </w:t>
      </w:r>
      <w:r w:rsidRPr="005446EE">
        <w:t xml:space="preserve">throughout the study </w:t>
      </w:r>
      <w:proofErr w:type="gramStart"/>
      <w:r w:rsidRPr="005446EE">
        <w:t>period</w:t>
      </w:r>
      <w:r>
        <w:t xml:space="preserve">  </w:t>
      </w:r>
      <w:r w:rsidRPr="005446EE">
        <w:t>reaching</w:t>
      </w:r>
      <w:proofErr w:type="gramEnd"/>
      <w:r w:rsidRPr="005446EE">
        <w:t xml:space="preserve"> a peak of</w:t>
      </w:r>
      <w:r>
        <w:t xml:space="preserve"> </w:t>
      </w:r>
      <w:r w:rsidRPr="005446EE">
        <w:t xml:space="preserve">approximately 643 in the year 2023, </w:t>
      </w:r>
      <w:r w:rsidRPr="007E20D8">
        <w:t>before declining slightly</w:t>
      </w:r>
      <w:r>
        <w:t xml:space="preserve"> </w:t>
      </w:r>
      <w:r w:rsidRPr="005446EE">
        <w:t>to approximately 543 in 2024. The sudden growing use of online communication</w:t>
      </w:r>
      <w:r>
        <w:t xml:space="preserve"> </w:t>
      </w:r>
      <w:r w:rsidRPr="005446EE">
        <w:t>could be attributed to investment in digital infrastructure</w:t>
      </w:r>
      <w:r w:rsidRPr="007E20D8">
        <w:t>, g</w:t>
      </w:r>
      <w:r w:rsidRPr="007E20D8">
        <w:rPr>
          <w:bCs/>
        </w:rPr>
        <w:t>reater adoption of secure online services</w:t>
      </w:r>
      <w:r w:rsidRPr="007E20D8">
        <w:t>, or expansion of digital and e-commerce services.</w:t>
      </w:r>
    </w:p>
    <w:p w14:paraId="688B1F93" w14:textId="77777777" w:rsidR="00C670B9" w:rsidRPr="009561DD" w:rsidRDefault="002150C7" w:rsidP="00C670B9">
      <w:pPr>
        <w:keepNext/>
        <w:jc w:val="both"/>
      </w:pPr>
      <w:r w:rsidRPr="009561DD">
        <w:rPr>
          <w:rFonts w:cstheme="minorHAnsi"/>
          <w:b/>
          <w:bCs/>
          <w:noProof/>
        </w:rPr>
        <w:drawing>
          <wp:inline distT="0" distB="0" distL="0" distR="0" wp14:anchorId="50276677" wp14:editId="1292CED5">
            <wp:extent cx="6408197" cy="5420940"/>
            <wp:effectExtent l="0" t="0" r="0" b="8890"/>
            <wp:docPr id="10" name="Picture 10" descr="C:\Users\Dell\Desktop\Ashmita\ict\Correlation_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Ashmita\ict\Correlation_Matrix.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16014" cy="5427553"/>
                    </a:xfrm>
                    <a:prstGeom prst="rect">
                      <a:avLst/>
                    </a:prstGeom>
                    <a:noFill/>
                    <a:ln>
                      <a:noFill/>
                    </a:ln>
                  </pic:spPr>
                </pic:pic>
              </a:graphicData>
            </a:graphic>
          </wp:inline>
        </w:drawing>
      </w:r>
    </w:p>
    <w:p w14:paraId="5AFFEF76" w14:textId="506AEE4F" w:rsidR="001E57F1" w:rsidRPr="00923CD4" w:rsidRDefault="00C670B9">
      <w:pPr>
        <w:pStyle w:val="Caption"/>
        <w:jc w:val="center"/>
        <w:rPr>
          <w:rFonts w:cstheme="minorHAnsi"/>
          <w:b/>
          <w:bCs/>
          <w:i w:val="0"/>
          <w:color w:val="000000" w:themeColor="text1"/>
          <w:sz w:val="22"/>
          <w:szCs w:val="22"/>
        </w:rPr>
      </w:pPr>
      <w:r w:rsidRPr="00923CD4">
        <w:rPr>
          <w:rFonts w:cstheme="minorHAnsi"/>
          <w:b/>
          <w:i w:val="0"/>
          <w:color w:val="000000" w:themeColor="text1"/>
          <w:sz w:val="22"/>
          <w:szCs w:val="22"/>
        </w:rPr>
        <w:t>Figure</w:t>
      </w:r>
      <w:r w:rsidR="000D06E7">
        <w:rPr>
          <w:rFonts w:cstheme="minorHAnsi"/>
          <w:b/>
          <w:i w:val="0"/>
          <w:color w:val="000000" w:themeColor="text1"/>
          <w:sz w:val="22"/>
          <w:szCs w:val="22"/>
        </w:rPr>
        <w:t xml:space="preserve"> </w:t>
      </w:r>
      <w:ins w:id="872" w:author="Dell" w:date="2026-07-29T16:08:00Z">
        <w:r w:rsidR="00F978E6">
          <w:rPr>
            <w:rFonts w:cstheme="minorHAnsi"/>
            <w:b/>
            <w:i w:val="0"/>
            <w:color w:val="000000" w:themeColor="text1"/>
            <w:sz w:val="22"/>
            <w:szCs w:val="22"/>
          </w:rPr>
          <w:t>3</w:t>
        </w:r>
      </w:ins>
      <w:del w:id="873" w:author="Dell" w:date="2026-07-29T16:08:00Z">
        <w:r w:rsidR="000D06E7" w:rsidDel="00F978E6">
          <w:rPr>
            <w:rFonts w:cstheme="minorHAnsi"/>
            <w:b/>
            <w:i w:val="0"/>
            <w:color w:val="000000" w:themeColor="text1"/>
            <w:sz w:val="22"/>
            <w:szCs w:val="22"/>
          </w:rPr>
          <w:delText>4</w:delText>
        </w:r>
      </w:del>
      <w:r w:rsidRPr="00923CD4">
        <w:rPr>
          <w:rFonts w:cstheme="minorHAnsi"/>
          <w:b/>
          <w:i w:val="0"/>
          <w:color w:val="000000" w:themeColor="text1"/>
          <w:sz w:val="22"/>
          <w:szCs w:val="22"/>
        </w:rPr>
        <w:t>:</w:t>
      </w:r>
      <w:r w:rsidRPr="00923CD4">
        <w:rPr>
          <w:rFonts w:cstheme="minorHAnsi"/>
          <w:b/>
          <w:bCs/>
          <w:i w:val="0"/>
          <w:color w:val="000000" w:themeColor="text1"/>
          <w:sz w:val="22"/>
          <w:szCs w:val="22"/>
        </w:rPr>
        <w:t xml:space="preserve"> the Pearson correlation matrix for the study variables</w:t>
      </w:r>
    </w:p>
    <w:p w14:paraId="11688323" w14:textId="2921C372" w:rsidR="00C670B9" w:rsidRDefault="00C670B9" w:rsidP="00974BFE">
      <w:pPr>
        <w:jc w:val="both"/>
        <w:rPr>
          <w:rFonts w:cstheme="minorHAnsi"/>
          <w:bCs/>
        </w:rPr>
      </w:pPr>
      <w:r w:rsidRPr="009561DD">
        <w:rPr>
          <w:rFonts w:cstheme="minorHAnsi"/>
          <w:bCs/>
        </w:rPr>
        <w:t xml:space="preserve">Figure </w:t>
      </w:r>
      <w:r w:rsidR="000D06E7">
        <w:rPr>
          <w:rFonts w:cstheme="minorHAnsi"/>
          <w:bCs/>
        </w:rPr>
        <w:t>4</w:t>
      </w:r>
      <w:r w:rsidRPr="009561DD">
        <w:rPr>
          <w:rFonts w:cstheme="minorHAnsi"/>
          <w:bCs/>
        </w:rPr>
        <w:t xml:space="preserve"> represents   the Pearson correlation matrix for the study variables in Nepal over the 2006–2024 period. The results revealed that New Business Density (NBD) strongly correlates positively with Internet users (r = 0.92), Broadband subscriptions (r = 0.87), Mobile subscriptions (r = 0.89), Secure Internet Servers (r = 0.90), Domestic Credit (r = 0.93), Population Density (r = 0.89), School Enrollment (r = 0.89), and Urban </w:t>
      </w:r>
      <w:r w:rsidRPr="009561DD">
        <w:rPr>
          <w:rFonts w:cstheme="minorHAnsi"/>
          <w:bCs/>
        </w:rPr>
        <w:lastRenderedPageBreak/>
        <w:t xml:space="preserve">Population (r = 0.70). On the other hand, GDP Growth (r = -0.05) is very weakly negatively associated with NBD; while ICT Service Exports (r = 0.16) and FDI (r = 0.44) are positively correlated with it. Overall, the correlation matrix indicates a high positive correlation between entrepreneurial development and most of the digital transformation indicators while no presence of perfect </w:t>
      </w:r>
      <w:proofErr w:type="spellStart"/>
      <w:r w:rsidRPr="009561DD">
        <w:rPr>
          <w:rFonts w:cstheme="minorHAnsi"/>
          <w:bCs/>
        </w:rPr>
        <w:t>multicollinearity</w:t>
      </w:r>
      <w:proofErr w:type="spellEnd"/>
      <w:r w:rsidRPr="009561DD">
        <w:rPr>
          <w:rFonts w:cstheme="minorHAnsi"/>
          <w:bCs/>
        </w:rPr>
        <w:t xml:space="preserve"> is evident among the explanatory variables.</w:t>
      </w:r>
    </w:p>
    <w:p w14:paraId="3A3F38D9" w14:textId="79E59659" w:rsidR="000D06E7" w:rsidDel="00402544" w:rsidRDefault="000D06E7" w:rsidP="00974BFE">
      <w:pPr>
        <w:jc w:val="both"/>
        <w:rPr>
          <w:del w:id="874" w:author="Microsoft Office User" w:date="2026-07-28T06:01:00Z"/>
          <w:rFonts w:cstheme="minorHAnsi"/>
          <w:bCs/>
        </w:rPr>
      </w:pPr>
    </w:p>
    <w:p w14:paraId="7BE16F8B" w14:textId="77C5CB17" w:rsidR="000D06E7" w:rsidRPr="009561DD" w:rsidDel="00402544" w:rsidRDefault="000D06E7" w:rsidP="00974BFE">
      <w:pPr>
        <w:jc w:val="both"/>
        <w:rPr>
          <w:del w:id="875" w:author="Microsoft Office User" w:date="2026-07-28T06:01:00Z"/>
          <w:rFonts w:cstheme="minorHAnsi"/>
          <w:bCs/>
        </w:rPr>
      </w:pPr>
    </w:p>
    <w:p w14:paraId="717B8E82" w14:textId="77777777" w:rsidR="00974BFE" w:rsidRPr="009561DD" w:rsidRDefault="00974BFE" w:rsidP="00974BFE">
      <w:pPr>
        <w:jc w:val="both"/>
        <w:rPr>
          <w:rFonts w:cstheme="minorHAnsi"/>
          <w:b/>
          <w:bCs/>
        </w:rPr>
      </w:pPr>
      <w:r w:rsidRPr="009561DD">
        <w:rPr>
          <w:rFonts w:cstheme="minorHAnsi"/>
          <w:b/>
          <w:bCs/>
        </w:rPr>
        <w:t>4.2 Unit Root Tests</w:t>
      </w:r>
    </w:p>
    <w:p w14:paraId="2C17054B" w14:textId="77777777" w:rsidR="00506A3A" w:rsidRPr="009561DD" w:rsidRDefault="00506A3A" w:rsidP="00506A3A">
      <w:pPr>
        <w:keepNext/>
        <w:jc w:val="both"/>
      </w:pPr>
      <w:r w:rsidRPr="009561DD">
        <w:rPr>
          <w:rFonts w:cstheme="minorHAnsi"/>
          <w:b/>
          <w:bCs/>
          <w:noProof/>
        </w:rPr>
        <w:drawing>
          <wp:inline distT="0" distB="0" distL="0" distR="0" wp14:anchorId="25156E90" wp14:editId="423F5218">
            <wp:extent cx="5943600" cy="3495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495675"/>
                    </a:xfrm>
                    <a:prstGeom prst="rect">
                      <a:avLst/>
                    </a:prstGeom>
                  </pic:spPr>
                </pic:pic>
              </a:graphicData>
            </a:graphic>
          </wp:inline>
        </w:drawing>
      </w:r>
    </w:p>
    <w:p w14:paraId="0A32CFA9" w14:textId="6DA54926" w:rsidR="00506A3A" w:rsidRPr="00923CD4" w:rsidRDefault="00506A3A" w:rsidP="00506A3A">
      <w:pPr>
        <w:pStyle w:val="Caption"/>
        <w:jc w:val="center"/>
        <w:rPr>
          <w:rFonts w:cstheme="minorHAnsi"/>
          <w:b/>
          <w:bCs/>
          <w:i w:val="0"/>
          <w:color w:val="000000" w:themeColor="text1"/>
          <w:sz w:val="22"/>
          <w:szCs w:val="22"/>
        </w:rPr>
      </w:pPr>
      <w:r w:rsidRPr="00923CD4">
        <w:rPr>
          <w:i w:val="0"/>
          <w:color w:val="000000" w:themeColor="text1"/>
          <w:sz w:val="22"/>
          <w:szCs w:val="22"/>
        </w:rPr>
        <w:t>Figure</w:t>
      </w:r>
      <w:r w:rsidR="000D06E7">
        <w:rPr>
          <w:i w:val="0"/>
          <w:color w:val="000000" w:themeColor="text1"/>
          <w:sz w:val="22"/>
          <w:szCs w:val="22"/>
        </w:rPr>
        <w:t xml:space="preserve"> </w:t>
      </w:r>
      <w:ins w:id="876" w:author="Dell" w:date="2026-07-29T16:08:00Z">
        <w:r w:rsidR="00F978E6">
          <w:rPr>
            <w:i w:val="0"/>
            <w:color w:val="000000" w:themeColor="text1"/>
            <w:sz w:val="22"/>
            <w:szCs w:val="22"/>
          </w:rPr>
          <w:t>4</w:t>
        </w:r>
      </w:ins>
      <w:del w:id="877" w:author="Dell" w:date="2026-07-29T16:08:00Z">
        <w:r w:rsidR="000D06E7" w:rsidDel="00F978E6">
          <w:rPr>
            <w:i w:val="0"/>
            <w:color w:val="000000" w:themeColor="text1"/>
            <w:sz w:val="22"/>
            <w:szCs w:val="22"/>
          </w:rPr>
          <w:delText>5</w:delText>
        </w:r>
      </w:del>
      <w:r w:rsidRPr="00923CD4">
        <w:rPr>
          <w:i w:val="0"/>
          <w:color w:val="000000" w:themeColor="text1"/>
          <w:sz w:val="22"/>
          <w:szCs w:val="22"/>
        </w:rPr>
        <w:t xml:space="preserve">: </w:t>
      </w:r>
      <w:r w:rsidRPr="00923CD4">
        <w:rPr>
          <w:rFonts w:cstheme="minorHAnsi"/>
          <w:i w:val="0"/>
          <w:color w:val="000000" w:themeColor="text1"/>
          <w:sz w:val="22"/>
          <w:szCs w:val="22"/>
        </w:rPr>
        <w:t>results of Augmented Dickey-Fuller (ADF), Phillips-</w:t>
      </w:r>
      <w:proofErr w:type="spellStart"/>
      <w:r w:rsidRPr="00923CD4">
        <w:rPr>
          <w:rFonts w:cstheme="minorHAnsi"/>
          <w:i w:val="0"/>
          <w:color w:val="000000" w:themeColor="text1"/>
          <w:sz w:val="22"/>
          <w:szCs w:val="22"/>
        </w:rPr>
        <w:t>Perron</w:t>
      </w:r>
      <w:proofErr w:type="spellEnd"/>
      <w:r w:rsidRPr="00923CD4">
        <w:rPr>
          <w:rFonts w:cstheme="minorHAnsi"/>
          <w:i w:val="0"/>
          <w:color w:val="000000" w:themeColor="text1"/>
          <w:sz w:val="22"/>
          <w:szCs w:val="22"/>
        </w:rPr>
        <w:t xml:space="preserve"> (PP) and KPSS unit root test</w:t>
      </w:r>
    </w:p>
    <w:p w14:paraId="5A554FD3" w14:textId="6BCC377C" w:rsidR="00506A3A" w:rsidRPr="009561DD" w:rsidRDefault="007E20D8" w:rsidP="00974BFE">
      <w:pPr>
        <w:jc w:val="both"/>
        <w:rPr>
          <w:rFonts w:cstheme="minorHAnsi"/>
        </w:rPr>
      </w:pPr>
      <w:r w:rsidRPr="009561DD">
        <w:rPr>
          <w:rFonts w:cstheme="minorHAnsi"/>
          <w:bCs/>
        </w:rPr>
        <w:t>Figure 11</w:t>
      </w:r>
      <w:r w:rsidRPr="009561DD">
        <w:rPr>
          <w:rFonts w:cstheme="minorHAnsi"/>
        </w:rPr>
        <w:t xml:space="preserve"> presents the results of the </w:t>
      </w:r>
      <w:r w:rsidRPr="009561DD">
        <w:rPr>
          <w:rFonts w:cstheme="minorHAnsi"/>
          <w:bCs/>
        </w:rPr>
        <w:t>Augmented Dickey–Fuller (ADF)</w:t>
      </w:r>
      <w:r w:rsidRPr="000D06E7">
        <w:rPr>
          <w:rFonts w:cstheme="minorHAnsi"/>
        </w:rPr>
        <w:t xml:space="preserve">, </w:t>
      </w:r>
      <w:r w:rsidRPr="000D06E7">
        <w:rPr>
          <w:rFonts w:cstheme="minorHAnsi"/>
          <w:bCs/>
        </w:rPr>
        <w:t>Phillips–</w:t>
      </w:r>
      <w:proofErr w:type="spellStart"/>
      <w:r w:rsidRPr="000D06E7">
        <w:rPr>
          <w:rFonts w:cstheme="minorHAnsi"/>
          <w:bCs/>
        </w:rPr>
        <w:t>Perron</w:t>
      </w:r>
      <w:proofErr w:type="spellEnd"/>
      <w:r w:rsidRPr="000D06E7">
        <w:rPr>
          <w:rFonts w:cstheme="minorHAnsi"/>
          <w:bCs/>
        </w:rPr>
        <w:t xml:space="preserve"> (PP)</w:t>
      </w:r>
      <w:r w:rsidRPr="000D06E7">
        <w:rPr>
          <w:rFonts w:cstheme="minorHAnsi"/>
        </w:rPr>
        <w:t xml:space="preserve">, and </w:t>
      </w:r>
      <w:r w:rsidRPr="009561DD">
        <w:rPr>
          <w:rFonts w:cstheme="minorHAnsi"/>
          <w:bCs/>
        </w:rPr>
        <w:t>KPSS</w:t>
      </w:r>
      <w:r w:rsidRPr="009561DD">
        <w:rPr>
          <w:rFonts w:cstheme="minorHAnsi"/>
        </w:rPr>
        <w:t xml:space="preserve"> unit root tests for the study variables</w:t>
      </w:r>
      <w:r w:rsidR="00506A3A" w:rsidRPr="009561DD">
        <w:rPr>
          <w:rFonts w:cstheme="minorHAnsi"/>
        </w:rPr>
        <w:t xml:space="preserve">. </w:t>
      </w:r>
      <w:r w:rsidRPr="009561DD">
        <w:rPr>
          <w:rFonts w:cstheme="minorHAnsi"/>
        </w:rPr>
        <w:t xml:space="preserve">The results indicate that </w:t>
      </w:r>
      <w:r w:rsidR="00506A3A" w:rsidRPr="009561DD">
        <w:rPr>
          <w:rFonts w:cstheme="minorHAnsi"/>
        </w:rPr>
        <w:t xml:space="preserve">GDP Growth and FDI are stationary at level, while Secure Internet Servers and Domestic Credit are stationary after applying first difference. The variables NBD, Internet, Broadband, Mobile and ICT Services Export have mixed result for stationarity through three tests, while other variables are non-stationary at level. </w:t>
      </w:r>
      <w:r w:rsidRPr="009561DD">
        <w:rPr>
          <w:rFonts w:cstheme="minorHAnsi"/>
        </w:rPr>
        <w:t xml:space="preserve">Overall, the findings indicate that the dataset contains a combination of </w:t>
      </w:r>
      <w:proofErr w:type="gramStart"/>
      <w:r w:rsidRPr="009561DD">
        <w:rPr>
          <w:rFonts w:cstheme="minorHAnsi"/>
          <w:bCs/>
        </w:rPr>
        <w:t>I(</w:t>
      </w:r>
      <w:proofErr w:type="gramEnd"/>
      <w:r w:rsidRPr="009561DD">
        <w:rPr>
          <w:rFonts w:cstheme="minorHAnsi"/>
          <w:bCs/>
        </w:rPr>
        <w:t>0)</w:t>
      </w:r>
      <w:r w:rsidRPr="009561DD">
        <w:rPr>
          <w:rFonts w:cstheme="minorHAnsi"/>
        </w:rPr>
        <w:t xml:space="preserve"> and </w:t>
      </w:r>
      <w:r w:rsidRPr="009561DD">
        <w:rPr>
          <w:rFonts w:cstheme="minorHAnsi"/>
          <w:bCs/>
        </w:rPr>
        <w:t>I(1)</w:t>
      </w:r>
      <w:r w:rsidRPr="009561DD">
        <w:rPr>
          <w:rFonts w:cstheme="minorHAnsi"/>
        </w:rPr>
        <w:t xml:space="preserve"> variables</w:t>
      </w:r>
      <w:r w:rsidR="00506A3A" w:rsidRPr="009561DD">
        <w:rPr>
          <w:rFonts w:cstheme="minorHAnsi"/>
        </w:rPr>
        <w:t xml:space="preserve">. Therefore, </w:t>
      </w:r>
      <w:r w:rsidRPr="009561DD">
        <w:rPr>
          <w:rFonts w:cstheme="minorHAnsi"/>
        </w:rPr>
        <w:t>model is appropriate for the empirical analysis.</w:t>
      </w:r>
      <w:r w:rsidR="001E57F1" w:rsidRPr="009561DD">
        <w:rPr>
          <w:rFonts w:cstheme="minorHAnsi"/>
        </w:rPr>
        <w:t xml:space="preserve"> – </w:t>
      </w:r>
      <w:proofErr w:type="spellStart"/>
      <w:r w:rsidR="001E57F1" w:rsidRPr="009561DD">
        <w:rPr>
          <w:rFonts w:cstheme="minorHAnsi"/>
        </w:rPr>
        <w:t>aru</w:t>
      </w:r>
      <w:proofErr w:type="spellEnd"/>
      <w:r w:rsidR="001E57F1" w:rsidRPr="009561DD">
        <w:rPr>
          <w:rFonts w:cstheme="minorHAnsi"/>
        </w:rPr>
        <w:t xml:space="preserve"> le </w:t>
      </w:r>
      <w:proofErr w:type="spellStart"/>
      <w:r w:rsidR="001E57F1" w:rsidRPr="009561DD">
        <w:rPr>
          <w:rFonts w:cstheme="minorHAnsi"/>
        </w:rPr>
        <w:t>kk</w:t>
      </w:r>
      <w:proofErr w:type="spellEnd"/>
      <w:r w:rsidR="001E57F1" w:rsidRPr="009561DD">
        <w:rPr>
          <w:rFonts w:cstheme="minorHAnsi"/>
        </w:rPr>
        <w:t xml:space="preserve"> findings </w:t>
      </w:r>
      <w:proofErr w:type="spellStart"/>
      <w:r w:rsidR="001E57F1" w:rsidRPr="009561DD">
        <w:rPr>
          <w:rFonts w:cstheme="minorHAnsi"/>
        </w:rPr>
        <w:t>garya</w:t>
      </w:r>
      <w:proofErr w:type="spellEnd"/>
      <w:r w:rsidR="001E57F1" w:rsidRPr="009561DD">
        <w:rPr>
          <w:rFonts w:cstheme="minorHAnsi"/>
        </w:rPr>
        <w:t xml:space="preserve"> </w:t>
      </w:r>
      <w:proofErr w:type="spellStart"/>
      <w:r w:rsidR="001E57F1" w:rsidRPr="009561DD">
        <w:rPr>
          <w:rFonts w:cstheme="minorHAnsi"/>
        </w:rPr>
        <w:t>xa</w:t>
      </w:r>
      <w:proofErr w:type="spellEnd"/>
      <w:r w:rsidR="001E57F1" w:rsidRPr="009561DD">
        <w:rPr>
          <w:rFonts w:cstheme="minorHAnsi"/>
        </w:rPr>
        <w:t xml:space="preserve"> </w:t>
      </w:r>
      <w:proofErr w:type="spellStart"/>
      <w:r w:rsidR="001E57F1" w:rsidRPr="009561DD">
        <w:rPr>
          <w:rFonts w:cstheme="minorHAnsi"/>
        </w:rPr>
        <w:t>lekhna</w:t>
      </w:r>
      <w:proofErr w:type="spellEnd"/>
      <w:r w:rsidR="001E57F1" w:rsidRPr="009561DD">
        <w:rPr>
          <w:rFonts w:cstheme="minorHAnsi"/>
        </w:rPr>
        <w:t xml:space="preserve"> </w:t>
      </w:r>
      <w:proofErr w:type="spellStart"/>
      <w:r w:rsidR="001E57F1" w:rsidRPr="009561DD">
        <w:rPr>
          <w:rFonts w:cstheme="minorHAnsi"/>
        </w:rPr>
        <w:t>parxa</w:t>
      </w:r>
      <w:proofErr w:type="spellEnd"/>
      <w:r w:rsidR="001E57F1" w:rsidRPr="009561DD">
        <w:rPr>
          <w:rFonts w:cstheme="minorHAnsi"/>
        </w:rPr>
        <w:t xml:space="preserve"> –external validation</w:t>
      </w:r>
      <w:r w:rsidR="00882756" w:rsidRPr="009561DD">
        <w:rPr>
          <w:rFonts w:cstheme="minorHAnsi"/>
        </w:rPr>
        <w:t xml:space="preserve"> </w:t>
      </w:r>
    </w:p>
    <w:p w14:paraId="15E42BCB" w14:textId="77777777" w:rsidR="00974BFE" w:rsidRPr="009561DD" w:rsidRDefault="00974BFE" w:rsidP="00974BFE">
      <w:pPr>
        <w:jc w:val="both"/>
        <w:rPr>
          <w:rFonts w:cstheme="minorHAnsi"/>
          <w:b/>
          <w:bCs/>
        </w:rPr>
      </w:pPr>
      <w:r w:rsidRPr="009561DD">
        <w:rPr>
          <w:rFonts w:cstheme="minorHAnsi"/>
          <w:b/>
          <w:bCs/>
        </w:rPr>
        <w:t xml:space="preserve">4.3 </w:t>
      </w:r>
      <w:proofErr w:type="spellStart"/>
      <w:r w:rsidRPr="009561DD">
        <w:rPr>
          <w:rFonts w:cstheme="minorHAnsi"/>
          <w:b/>
          <w:bCs/>
        </w:rPr>
        <w:t>Multicollinearity</w:t>
      </w:r>
      <w:proofErr w:type="spellEnd"/>
      <w:r w:rsidRPr="009561DD">
        <w:rPr>
          <w:rFonts w:cstheme="minorHAnsi"/>
          <w:b/>
          <w:bCs/>
        </w:rPr>
        <w:t xml:space="preserve"> </w:t>
      </w:r>
      <w:r w:rsidR="00F74DFE" w:rsidRPr="009561DD">
        <w:rPr>
          <w:rFonts w:cstheme="minorHAnsi"/>
          <w:b/>
          <w:bCs/>
        </w:rPr>
        <w:t>test</w:t>
      </w:r>
    </w:p>
    <w:p w14:paraId="6D70D1ED" w14:textId="77777777" w:rsidR="00F74DFE" w:rsidRPr="009561DD" w:rsidRDefault="00F74DFE" w:rsidP="00F74DFE">
      <w:pPr>
        <w:keepNext/>
        <w:jc w:val="both"/>
      </w:pPr>
      <w:r w:rsidRPr="009561DD">
        <w:rPr>
          <w:rFonts w:cstheme="minorHAnsi"/>
          <w:b/>
          <w:bCs/>
          <w:noProof/>
        </w:rPr>
        <w:lastRenderedPageBreak/>
        <w:drawing>
          <wp:inline distT="0" distB="0" distL="0" distR="0" wp14:anchorId="123D3D03" wp14:editId="525A4AD8">
            <wp:extent cx="3400900" cy="177189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00900" cy="1771897"/>
                    </a:xfrm>
                    <a:prstGeom prst="rect">
                      <a:avLst/>
                    </a:prstGeom>
                  </pic:spPr>
                </pic:pic>
              </a:graphicData>
            </a:graphic>
          </wp:inline>
        </w:drawing>
      </w:r>
    </w:p>
    <w:p w14:paraId="1C32605E" w14:textId="35A582C1" w:rsidR="00F74DFE" w:rsidRPr="00D92D21" w:rsidRDefault="00F74DFE" w:rsidP="00F74DFE">
      <w:pPr>
        <w:pStyle w:val="Caption"/>
        <w:jc w:val="both"/>
        <w:rPr>
          <w:rFonts w:cstheme="minorHAnsi"/>
          <w:bCs/>
          <w:i w:val="0"/>
          <w:color w:val="000000" w:themeColor="text1"/>
          <w:sz w:val="22"/>
          <w:szCs w:val="22"/>
          <w:rPrChange w:id="878" w:author="Dell" w:date="2026-07-29T14:01:00Z">
            <w:rPr>
              <w:rFonts w:cstheme="minorHAnsi"/>
              <w:b/>
              <w:bCs/>
              <w:i w:val="0"/>
              <w:color w:val="000000" w:themeColor="text1"/>
              <w:sz w:val="22"/>
              <w:szCs w:val="22"/>
            </w:rPr>
          </w:rPrChange>
        </w:rPr>
      </w:pPr>
      <w:r w:rsidRPr="00D92D21">
        <w:rPr>
          <w:i w:val="0"/>
          <w:color w:val="000000" w:themeColor="text1"/>
          <w:sz w:val="22"/>
          <w:szCs w:val="22"/>
        </w:rPr>
        <w:t>Figure</w:t>
      </w:r>
      <w:r w:rsidR="000D06E7" w:rsidRPr="00D92D21">
        <w:rPr>
          <w:i w:val="0"/>
          <w:color w:val="000000" w:themeColor="text1"/>
          <w:sz w:val="22"/>
          <w:szCs w:val="22"/>
        </w:rPr>
        <w:t xml:space="preserve"> </w:t>
      </w:r>
      <w:ins w:id="879" w:author="Dell" w:date="2026-07-29T16:08:00Z">
        <w:r w:rsidR="00F978E6">
          <w:rPr>
            <w:i w:val="0"/>
            <w:color w:val="000000" w:themeColor="text1"/>
            <w:sz w:val="22"/>
            <w:szCs w:val="22"/>
          </w:rPr>
          <w:t>5</w:t>
        </w:r>
      </w:ins>
      <w:del w:id="880" w:author="Dell" w:date="2026-07-29T16:08:00Z">
        <w:r w:rsidR="000D06E7" w:rsidRPr="00D92D21" w:rsidDel="00F978E6">
          <w:rPr>
            <w:i w:val="0"/>
            <w:color w:val="000000" w:themeColor="text1"/>
            <w:sz w:val="22"/>
            <w:szCs w:val="22"/>
          </w:rPr>
          <w:delText>6</w:delText>
        </w:r>
      </w:del>
      <w:r w:rsidR="000D06E7" w:rsidRPr="00D92D21">
        <w:rPr>
          <w:i w:val="0"/>
          <w:color w:val="000000" w:themeColor="text1"/>
          <w:sz w:val="22"/>
          <w:szCs w:val="22"/>
        </w:rPr>
        <w:t xml:space="preserve"> :</w:t>
      </w:r>
      <w:r w:rsidRPr="00D92D21">
        <w:rPr>
          <w:i w:val="0"/>
          <w:color w:val="000000" w:themeColor="text1"/>
          <w:sz w:val="22"/>
          <w:szCs w:val="22"/>
        </w:rPr>
        <w:t xml:space="preserve"> </w:t>
      </w:r>
      <w:proofErr w:type="spellStart"/>
      <w:r w:rsidRPr="00D92D21">
        <w:rPr>
          <w:rFonts w:cstheme="minorHAnsi"/>
          <w:bCs/>
          <w:i w:val="0"/>
          <w:color w:val="000000" w:themeColor="text1"/>
          <w:sz w:val="22"/>
          <w:szCs w:val="22"/>
          <w:rPrChange w:id="881" w:author="Dell" w:date="2026-07-29T14:01:00Z">
            <w:rPr>
              <w:rFonts w:cstheme="minorHAnsi"/>
              <w:b/>
              <w:bCs/>
              <w:i w:val="0"/>
              <w:color w:val="000000" w:themeColor="text1"/>
              <w:sz w:val="22"/>
              <w:szCs w:val="22"/>
            </w:rPr>
          </w:rPrChange>
        </w:rPr>
        <w:t>Multicollinearity</w:t>
      </w:r>
      <w:proofErr w:type="spellEnd"/>
      <w:r w:rsidRPr="00D92D21">
        <w:rPr>
          <w:rFonts w:cstheme="minorHAnsi"/>
          <w:bCs/>
          <w:i w:val="0"/>
          <w:color w:val="000000" w:themeColor="text1"/>
          <w:sz w:val="22"/>
          <w:szCs w:val="22"/>
          <w:rPrChange w:id="882" w:author="Dell" w:date="2026-07-29T14:01:00Z">
            <w:rPr>
              <w:rFonts w:cstheme="minorHAnsi"/>
              <w:b/>
              <w:bCs/>
              <w:i w:val="0"/>
              <w:color w:val="000000" w:themeColor="text1"/>
              <w:sz w:val="22"/>
              <w:szCs w:val="22"/>
            </w:rPr>
          </w:rPrChange>
        </w:rPr>
        <w:t xml:space="preserve"> test results</w:t>
      </w:r>
    </w:p>
    <w:p w14:paraId="53A7C5F2" w14:textId="47CD7296" w:rsidR="00D25EDB" w:rsidRPr="009561DD" w:rsidRDefault="00F74DFE" w:rsidP="00974BFE">
      <w:pPr>
        <w:jc w:val="both"/>
        <w:rPr>
          <w:rFonts w:cstheme="minorHAnsi"/>
          <w:bCs/>
        </w:rPr>
      </w:pPr>
      <w:r w:rsidRPr="009561DD">
        <w:rPr>
          <w:rFonts w:cstheme="minorHAnsi"/>
          <w:bCs/>
        </w:rPr>
        <w:t xml:space="preserve">Figure </w:t>
      </w:r>
      <w:r w:rsidR="000D06E7">
        <w:rPr>
          <w:rFonts w:cstheme="minorHAnsi"/>
          <w:bCs/>
        </w:rPr>
        <w:t>6</w:t>
      </w:r>
      <w:r w:rsidRPr="009561DD">
        <w:rPr>
          <w:rFonts w:cstheme="minorHAnsi"/>
          <w:bCs/>
        </w:rPr>
        <w:t xml:space="preserve"> </w:t>
      </w:r>
      <w:r w:rsidR="00D25EDB" w:rsidRPr="009561DD">
        <w:rPr>
          <w:rFonts w:cstheme="minorHAnsi"/>
          <w:bCs/>
        </w:rPr>
        <w:t xml:space="preserve">presents the Variance Inflation Factor (VIF) results for the explanatory variables. From the findings, it is evident that there are some cases of severe </w:t>
      </w:r>
      <w:proofErr w:type="spellStart"/>
      <w:r w:rsidR="00D25EDB" w:rsidRPr="009561DD">
        <w:rPr>
          <w:rFonts w:cstheme="minorHAnsi"/>
          <w:bCs/>
        </w:rPr>
        <w:t>multicollinearity</w:t>
      </w:r>
      <w:proofErr w:type="spellEnd"/>
      <w:r w:rsidR="00D25EDB" w:rsidRPr="009561DD">
        <w:rPr>
          <w:rFonts w:cstheme="minorHAnsi"/>
          <w:bCs/>
        </w:rPr>
        <w:t xml:space="preserve"> within some of the digital transformation variables. Specifically, Internet (VIF= 251.25), Broadband (VIF = 162.19), Secure Internet Servers (VIF = 45.79), Domestic Credit (VIF = 56.50), and Mobile (VIF = 14.43) have very high VIF values, which exceed the threshold of 10, this indicates severe </w:t>
      </w:r>
      <w:proofErr w:type="spellStart"/>
      <w:r w:rsidR="00D25EDB" w:rsidRPr="009561DD">
        <w:rPr>
          <w:rFonts w:cstheme="minorHAnsi"/>
          <w:bCs/>
        </w:rPr>
        <w:t>multicollinearity</w:t>
      </w:r>
      <w:proofErr w:type="spellEnd"/>
      <w:r w:rsidR="00D25EDB" w:rsidRPr="009561DD">
        <w:rPr>
          <w:rFonts w:cstheme="minorHAnsi"/>
          <w:bCs/>
        </w:rPr>
        <w:t xml:space="preserve">. However, ICT Services Exports (VIF = 2.69), GDP Growth (VIF = 1.24) and FDI (VIF = 2.43) have acceptable VIF values, suggesting no </w:t>
      </w:r>
      <w:proofErr w:type="spellStart"/>
      <w:r w:rsidR="00D25EDB" w:rsidRPr="009561DD">
        <w:rPr>
          <w:rFonts w:cstheme="minorHAnsi"/>
          <w:bCs/>
        </w:rPr>
        <w:t>multicollinearity</w:t>
      </w:r>
      <w:proofErr w:type="spellEnd"/>
      <w:r w:rsidR="00D25EDB" w:rsidRPr="009561DD">
        <w:rPr>
          <w:rFonts w:cstheme="minorHAnsi"/>
          <w:bCs/>
        </w:rPr>
        <w:t xml:space="preserve"> concerns. Hence,</w:t>
      </w:r>
      <w:r w:rsidR="00D25EDB" w:rsidRPr="009561DD">
        <w:t xml:space="preserve"> </w:t>
      </w:r>
      <w:r w:rsidR="00D25EDB" w:rsidRPr="009561DD">
        <w:rPr>
          <w:rFonts w:cstheme="minorHAnsi"/>
          <w:bCs/>
        </w:rPr>
        <w:t xml:space="preserve">the presence of severe </w:t>
      </w:r>
      <w:proofErr w:type="spellStart"/>
      <w:r w:rsidR="00D25EDB" w:rsidRPr="009561DD">
        <w:rPr>
          <w:rFonts w:cstheme="minorHAnsi"/>
          <w:bCs/>
        </w:rPr>
        <w:t>multicollinearity</w:t>
      </w:r>
      <w:proofErr w:type="spellEnd"/>
      <w:r w:rsidR="00D25EDB" w:rsidRPr="009561DD">
        <w:rPr>
          <w:rFonts w:cstheme="minorHAnsi"/>
          <w:bCs/>
        </w:rPr>
        <w:t xml:space="preserve"> in the digital transformation indicators makes it appropriate to consider using a composite </w:t>
      </w:r>
      <w:r w:rsidR="00CC4EB9" w:rsidRPr="009561DD">
        <w:rPr>
          <w:rFonts w:cstheme="minorHAnsi"/>
          <w:bCs/>
        </w:rPr>
        <w:t xml:space="preserve">DTI </w:t>
      </w:r>
      <w:r w:rsidR="00D25EDB" w:rsidRPr="009561DD">
        <w:rPr>
          <w:rFonts w:cstheme="minorHAnsi"/>
          <w:bCs/>
        </w:rPr>
        <w:t>in place of these highly correlated indicators in the regression analysis.</w:t>
      </w:r>
    </w:p>
    <w:p w14:paraId="6661BFE9" w14:textId="77777777" w:rsidR="00D25EDB" w:rsidRPr="009561DD" w:rsidRDefault="00D25EDB" w:rsidP="00974BFE">
      <w:pPr>
        <w:jc w:val="both"/>
        <w:rPr>
          <w:rFonts w:cstheme="minorHAnsi"/>
          <w:bCs/>
        </w:rPr>
      </w:pPr>
      <w:r w:rsidRPr="009561DD">
        <w:rPr>
          <w:rFonts w:cstheme="minorHAnsi"/>
          <w:bCs/>
        </w:rPr>
        <w:t xml:space="preserve">VIF readings for Internet, Broadband, and </w:t>
      </w:r>
      <w:proofErr w:type="spellStart"/>
      <w:r w:rsidRPr="009561DD">
        <w:rPr>
          <w:rFonts w:cstheme="minorHAnsi"/>
          <w:bCs/>
        </w:rPr>
        <w:t>Secure_Servers</w:t>
      </w:r>
      <w:proofErr w:type="spellEnd"/>
      <w:r w:rsidRPr="009561DD">
        <w:rPr>
          <w:rFonts w:cstheme="minorHAnsi"/>
          <w:bCs/>
        </w:rPr>
        <w:t xml:space="preserve"> are quite high at</w:t>
      </w:r>
      <w:r w:rsidR="00F74DFE" w:rsidRPr="009561DD">
        <w:rPr>
          <w:rFonts w:cstheme="minorHAnsi"/>
          <w:bCs/>
        </w:rPr>
        <w:t xml:space="preserve"> values greater than 10 which indicates</w:t>
      </w:r>
      <w:r w:rsidRPr="009561DD">
        <w:rPr>
          <w:rFonts w:cstheme="minorHAnsi"/>
          <w:bCs/>
        </w:rPr>
        <w:t xml:space="preserve"> of strong </w:t>
      </w:r>
      <w:proofErr w:type="spellStart"/>
      <w:r w:rsidRPr="009561DD">
        <w:rPr>
          <w:rFonts w:cstheme="minorHAnsi"/>
          <w:bCs/>
        </w:rPr>
        <w:t>multicollinearity</w:t>
      </w:r>
      <w:proofErr w:type="spellEnd"/>
      <w:r w:rsidRPr="009561DD">
        <w:rPr>
          <w:rFonts w:cstheme="minorHAnsi"/>
          <w:bCs/>
        </w:rPr>
        <w:t xml:space="preserve">. Indeed, it is logical to expect that internet connectivity, broadband, and secure servers in Nepal will follow the same pattern of digitalization over 2006-2024. Instead of running separate tests for each dimension or including all three dimensions in one </w:t>
      </w:r>
      <w:r w:rsidR="00857A0B" w:rsidRPr="009561DD">
        <w:rPr>
          <w:rFonts w:cstheme="minorHAnsi"/>
          <w:bCs/>
        </w:rPr>
        <w:t>regression model</w:t>
      </w:r>
      <w:r w:rsidRPr="009561DD">
        <w:rPr>
          <w:rFonts w:cstheme="minorHAnsi"/>
          <w:bCs/>
        </w:rPr>
        <w:t xml:space="preserve">, </w:t>
      </w:r>
      <w:r w:rsidR="00F74DFE" w:rsidRPr="009561DD">
        <w:rPr>
          <w:rFonts w:cstheme="minorHAnsi"/>
          <w:bCs/>
        </w:rPr>
        <w:t>they are merged using PCA.</w:t>
      </w:r>
    </w:p>
    <w:p w14:paraId="4F0C362B" w14:textId="77777777" w:rsidR="00974BFE" w:rsidRPr="009561DD" w:rsidRDefault="00F74DFE" w:rsidP="00974BFE">
      <w:pPr>
        <w:jc w:val="both"/>
        <w:rPr>
          <w:rFonts w:cstheme="minorHAnsi"/>
          <w:b/>
          <w:bCs/>
        </w:rPr>
      </w:pPr>
      <w:r w:rsidRPr="009561DD">
        <w:rPr>
          <w:rFonts w:cstheme="minorHAnsi"/>
          <w:b/>
          <w:bCs/>
        </w:rPr>
        <w:t>4.4 Digital Transformation Index (PCA) test:</w:t>
      </w:r>
    </w:p>
    <w:p w14:paraId="2286F85F" w14:textId="77777777" w:rsidR="00857A0B" w:rsidRPr="009561DD" w:rsidRDefault="00F74DFE" w:rsidP="00857A0B">
      <w:pPr>
        <w:keepNext/>
        <w:jc w:val="both"/>
      </w:pPr>
      <w:r w:rsidRPr="009561DD">
        <w:rPr>
          <w:rFonts w:cstheme="minorHAnsi"/>
          <w:b/>
          <w:bCs/>
          <w:noProof/>
        </w:rPr>
        <w:drawing>
          <wp:inline distT="0" distB="0" distL="0" distR="0" wp14:anchorId="6CF6277E" wp14:editId="3A56039C">
            <wp:extent cx="3911745" cy="22740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15328" cy="2276156"/>
                    </a:xfrm>
                    <a:prstGeom prst="rect">
                      <a:avLst/>
                    </a:prstGeom>
                  </pic:spPr>
                </pic:pic>
              </a:graphicData>
            </a:graphic>
          </wp:inline>
        </w:drawing>
      </w:r>
    </w:p>
    <w:p w14:paraId="2EF32BCE" w14:textId="4D482D0D" w:rsidR="00F74DFE" w:rsidRPr="00923CD4" w:rsidRDefault="00857A0B" w:rsidP="00857A0B">
      <w:pPr>
        <w:pStyle w:val="Caption"/>
        <w:jc w:val="center"/>
        <w:rPr>
          <w:rFonts w:cstheme="minorHAnsi"/>
          <w:b/>
          <w:bCs/>
          <w:i w:val="0"/>
          <w:sz w:val="22"/>
          <w:szCs w:val="22"/>
        </w:rPr>
      </w:pPr>
      <w:r w:rsidRPr="00923CD4">
        <w:rPr>
          <w:i w:val="0"/>
          <w:sz w:val="22"/>
          <w:szCs w:val="22"/>
        </w:rPr>
        <w:t>Figure</w:t>
      </w:r>
      <w:r w:rsidR="000D06E7">
        <w:rPr>
          <w:i w:val="0"/>
          <w:sz w:val="22"/>
          <w:szCs w:val="22"/>
        </w:rPr>
        <w:t xml:space="preserve"> </w:t>
      </w:r>
      <w:ins w:id="883" w:author="Dell" w:date="2026-07-29T16:08:00Z">
        <w:r w:rsidR="00F978E6">
          <w:rPr>
            <w:i w:val="0"/>
            <w:sz w:val="22"/>
            <w:szCs w:val="22"/>
          </w:rPr>
          <w:t>6</w:t>
        </w:r>
      </w:ins>
      <w:del w:id="884" w:author="Dell" w:date="2026-07-29T16:08:00Z">
        <w:r w:rsidR="000D06E7" w:rsidDel="00F978E6">
          <w:rPr>
            <w:i w:val="0"/>
            <w:sz w:val="22"/>
            <w:szCs w:val="22"/>
          </w:rPr>
          <w:delText>7</w:delText>
        </w:r>
      </w:del>
      <w:r w:rsidRPr="00923CD4">
        <w:rPr>
          <w:i w:val="0"/>
          <w:sz w:val="22"/>
          <w:szCs w:val="22"/>
        </w:rPr>
        <w:t xml:space="preserve">: </w:t>
      </w:r>
      <w:r w:rsidRPr="00923CD4">
        <w:rPr>
          <w:rFonts w:cstheme="minorHAnsi"/>
          <w:b/>
          <w:bCs/>
          <w:i w:val="0"/>
          <w:sz w:val="22"/>
          <w:szCs w:val="22"/>
        </w:rPr>
        <w:t>Digital Transformation Index (PCA) test results</w:t>
      </w:r>
    </w:p>
    <w:p w14:paraId="41E448C4" w14:textId="29BFA66C" w:rsidR="00F74DFE" w:rsidRPr="009561DD" w:rsidDel="009E4A82" w:rsidRDefault="00857A0B" w:rsidP="00974BFE">
      <w:pPr>
        <w:jc w:val="both"/>
        <w:rPr>
          <w:del w:id="885" w:author="Microsoft Office User" w:date="2026-07-28T17:54:00Z"/>
          <w:rFonts w:cstheme="minorHAnsi"/>
          <w:bCs/>
        </w:rPr>
      </w:pPr>
      <w:r w:rsidRPr="009561DD">
        <w:rPr>
          <w:rFonts w:cstheme="minorHAnsi"/>
          <w:bCs/>
        </w:rPr>
        <w:lastRenderedPageBreak/>
        <w:t xml:space="preserve">Figure </w:t>
      </w:r>
      <w:r w:rsidR="000D06E7">
        <w:rPr>
          <w:rFonts w:cstheme="minorHAnsi"/>
          <w:bCs/>
        </w:rPr>
        <w:t>7</w:t>
      </w:r>
      <w:r w:rsidRPr="009561DD">
        <w:rPr>
          <w:rFonts w:cstheme="minorHAnsi"/>
          <w:bCs/>
        </w:rPr>
        <w:t xml:space="preserve"> presents</w:t>
      </w:r>
      <w:r w:rsidR="00F74DFE" w:rsidRPr="009561DD">
        <w:rPr>
          <w:rFonts w:cstheme="minorHAnsi"/>
          <w:bCs/>
        </w:rPr>
        <w:t xml:space="preserve"> the results obtained for the analysis through </w:t>
      </w:r>
      <w:r w:rsidR="00F74DFE" w:rsidRPr="000D06E7">
        <w:rPr>
          <w:rFonts w:cstheme="minorHAnsi"/>
          <w:bCs/>
        </w:rPr>
        <w:t>PCA</w:t>
      </w:r>
      <w:r w:rsidR="00F74DFE" w:rsidRPr="009561DD">
        <w:rPr>
          <w:rFonts w:cstheme="minorHAnsi"/>
          <w:bCs/>
        </w:rPr>
        <w:t xml:space="preserve"> conducted to </w:t>
      </w:r>
      <w:r w:rsidRPr="009561DD">
        <w:rPr>
          <w:rFonts w:cstheme="minorHAnsi"/>
          <w:bCs/>
        </w:rPr>
        <w:t>construct</w:t>
      </w:r>
      <w:r w:rsidR="00F74DFE" w:rsidRPr="009561DD">
        <w:rPr>
          <w:rFonts w:cstheme="minorHAnsi"/>
          <w:bCs/>
        </w:rPr>
        <w:t xml:space="preserve"> the DTI</w:t>
      </w:r>
      <w:r w:rsidR="00CC4EB9" w:rsidRPr="009561DD">
        <w:rPr>
          <w:rFonts w:cstheme="minorHAnsi"/>
          <w:bCs/>
        </w:rPr>
        <w:t xml:space="preserve"> </w:t>
      </w:r>
      <w:r w:rsidRPr="009561DD">
        <w:rPr>
          <w:rFonts w:cstheme="minorHAnsi"/>
          <w:bCs/>
        </w:rPr>
        <w:t>using four digital transformation indicators</w:t>
      </w:r>
      <w:r w:rsidR="00F74DFE" w:rsidRPr="009561DD">
        <w:rPr>
          <w:rFonts w:cstheme="minorHAnsi"/>
          <w:bCs/>
        </w:rPr>
        <w:t xml:space="preserve"> Internet Users, Fixed Broadband Subscriptions, Mobile Cellular Subscriptions, and Secure Internet Servers. The first principal component (PC1) </w:t>
      </w:r>
      <w:r w:rsidRPr="009561DD">
        <w:rPr>
          <w:rFonts w:cstheme="minorHAnsi"/>
          <w:bCs/>
        </w:rPr>
        <w:t xml:space="preserve">explains </w:t>
      </w:r>
      <w:r w:rsidR="00F74DFE" w:rsidRPr="009561DD">
        <w:rPr>
          <w:rFonts w:cstheme="minorHAnsi"/>
          <w:bCs/>
        </w:rPr>
        <w:t xml:space="preserve">81.9% of the total variance, </w:t>
      </w:r>
      <w:r w:rsidRPr="009561DD">
        <w:rPr>
          <w:rFonts w:cstheme="minorHAnsi"/>
          <w:bCs/>
        </w:rPr>
        <w:t xml:space="preserve">indicating that it captures most of the information </w:t>
      </w:r>
      <w:r w:rsidR="00F74DFE" w:rsidRPr="009561DD">
        <w:rPr>
          <w:rFonts w:cstheme="minorHAnsi"/>
          <w:bCs/>
        </w:rPr>
        <w:t>about the four variables. Thus, PC1 was chosen as DTI.</w:t>
      </w:r>
      <w:r w:rsidR="00F74DFE" w:rsidRPr="009561DD">
        <w:t xml:space="preserve"> </w:t>
      </w:r>
      <w:r w:rsidRPr="009561DD">
        <w:rPr>
          <w:rFonts w:cstheme="minorHAnsi"/>
          <w:bCs/>
        </w:rPr>
        <w:t>The remaining principal components explain</w:t>
      </w:r>
      <w:r w:rsidR="00F74DFE" w:rsidRPr="009561DD">
        <w:rPr>
          <w:rFonts w:cstheme="minorHAnsi"/>
          <w:bCs/>
        </w:rPr>
        <w:t xml:space="preserve"> is only 16.7%, 1.0%, and 0.4%, respectively, meaning that the other components </w:t>
      </w:r>
      <w:r w:rsidRPr="009561DD">
        <w:rPr>
          <w:rFonts w:cstheme="minorHAnsi"/>
          <w:bCs/>
        </w:rPr>
        <w:t>contribute relatively little additional information</w:t>
      </w:r>
      <w:r w:rsidR="00F74DFE" w:rsidRPr="009561DD">
        <w:rPr>
          <w:rFonts w:cstheme="minorHAnsi"/>
          <w:bCs/>
        </w:rPr>
        <w:t xml:space="preserve">. </w:t>
      </w:r>
      <w:r w:rsidRPr="009561DD">
        <w:rPr>
          <w:rFonts w:cstheme="minorHAnsi"/>
          <w:bCs/>
        </w:rPr>
        <w:t>The component loadings show</w:t>
      </w:r>
      <w:r w:rsidR="00F74DFE" w:rsidRPr="009561DD">
        <w:rPr>
          <w:rFonts w:cstheme="minorHAnsi"/>
          <w:bCs/>
        </w:rPr>
        <w:t xml:space="preserve">, all four variables have positive loadings in PC1 (Internet = 0.545, Broadband = 0.521, Mobile = 0.393, and Secure Internet Servers = 0.526). This means that all the indicators positively contribute to the composite index. </w:t>
      </w:r>
      <w:r w:rsidRPr="009561DD">
        <w:rPr>
          <w:rFonts w:cstheme="minorHAnsi"/>
          <w:bCs/>
        </w:rPr>
        <w:t xml:space="preserve">Since higher values for all four indicators represent </w:t>
      </w:r>
      <w:r w:rsidR="00F74DFE" w:rsidRPr="009561DD">
        <w:rPr>
          <w:rFonts w:cstheme="minorHAnsi"/>
          <w:bCs/>
        </w:rPr>
        <w:t>a greater level of digital transformation</w:t>
      </w:r>
      <w:r w:rsidRPr="009561DD">
        <w:t xml:space="preserve"> </w:t>
      </w:r>
      <w:r w:rsidRPr="009561DD">
        <w:rPr>
          <w:rFonts w:cstheme="minorHAnsi"/>
          <w:bCs/>
        </w:rPr>
        <w:t>a higher DTI score indicates</w:t>
      </w:r>
      <w:del w:id="886" w:author="Microsoft Office User" w:date="2026-07-28T17:52:00Z">
        <w:r w:rsidRPr="009561DD" w:rsidDel="009E4A82">
          <w:rPr>
            <w:rFonts w:cstheme="minorHAnsi"/>
            <w:bCs/>
          </w:rPr>
          <w:delText xml:space="preserve"> </w:delText>
        </w:r>
      </w:del>
      <w:r w:rsidRPr="009561DD">
        <w:rPr>
          <w:rFonts w:cstheme="minorHAnsi"/>
          <w:bCs/>
        </w:rPr>
        <w:t xml:space="preserve"> </w:t>
      </w:r>
      <w:ins w:id="887" w:author="Microsoft Office User" w:date="2026-07-28T17:52:00Z">
        <w:r w:rsidR="009E4A82">
          <w:rPr>
            <w:rFonts w:cstheme="minorHAnsi"/>
            <w:bCs/>
          </w:rPr>
          <w:t xml:space="preserve">a </w:t>
        </w:r>
      </w:ins>
      <w:r w:rsidR="00F74DFE" w:rsidRPr="009561DD">
        <w:rPr>
          <w:rFonts w:cstheme="minorHAnsi"/>
          <w:bCs/>
        </w:rPr>
        <w:t>greater digital transformation in Nepal.</w:t>
      </w:r>
    </w:p>
    <w:p w14:paraId="6DC85341" w14:textId="725CD688" w:rsidR="006A130E" w:rsidRPr="009561DD" w:rsidDel="009E4A82" w:rsidRDefault="006A130E" w:rsidP="00974BFE">
      <w:pPr>
        <w:jc w:val="both"/>
        <w:rPr>
          <w:del w:id="888" w:author="Microsoft Office User" w:date="2026-07-28T17:52:00Z"/>
          <w:rFonts w:cstheme="minorHAnsi"/>
          <w:bCs/>
        </w:rPr>
      </w:pPr>
    </w:p>
    <w:p w14:paraId="392ECC77" w14:textId="6E9F1976" w:rsidR="006A130E" w:rsidRPr="009561DD" w:rsidDel="009E4A82" w:rsidRDefault="006A130E" w:rsidP="00974BFE">
      <w:pPr>
        <w:jc w:val="both"/>
        <w:rPr>
          <w:del w:id="889" w:author="Microsoft Office User" w:date="2026-07-28T17:52:00Z"/>
          <w:rFonts w:cstheme="minorHAnsi"/>
          <w:bCs/>
        </w:rPr>
      </w:pPr>
    </w:p>
    <w:p w14:paraId="5366C1A1" w14:textId="68A0C005" w:rsidR="006A130E" w:rsidRPr="009561DD" w:rsidDel="009E4A82" w:rsidRDefault="006A130E" w:rsidP="00974BFE">
      <w:pPr>
        <w:jc w:val="both"/>
        <w:rPr>
          <w:del w:id="890" w:author="Microsoft Office User" w:date="2026-07-28T17:52:00Z"/>
          <w:rFonts w:cstheme="minorHAnsi"/>
          <w:bCs/>
        </w:rPr>
      </w:pPr>
    </w:p>
    <w:p w14:paraId="281F1382" w14:textId="77777777" w:rsidR="006A130E" w:rsidRPr="009561DD" w:rsidRDefault="006A130E" w:rsidP="00974BFE">
      <w:pPr>
        <w:jc w:val="both"/>
        <w:rPr>
          <w:rFonts w:cstheme="minorHAnsi"/>
          <w:bCs/>
        </w:rPr>
      </w:pPr>
    </w:p>
    <w:p w14:paraId="4B3C29C8" w14:textId="77777777" w:rsidR="00974BFE" w:rsidRPr="009561DD" w:rsidRDefault="00974BFE" w:rsidP="00974BFE">
      <w:pPr>
        <w:jc w:val="both"/>
        <w:rPr>
          <w:rFonts w:cstheme="minorHAnsi"/>
          <w:b/>
          <w:bCs/>
        </w:rPr>
      </w:pPr>
      <w:r w:rsidRPr="009561DD">
        <w:rPr>
          <w:rFonts w:cstheme="minorHAnsi"/>
          <w:b/>
          <w:bCs/>
        </w:rPr>
        <w:t xml:space="preserve">4.5 </w:t>
      </w:r>
      <w:r w:rsidR="00F74DFE" w:rsidRPr="009561DD">
        <w:rPr>
          <w:rFonts w:cstheme="minorHAnsi"/>
          <w:b/>
          <w:bCs/>
        </w:rPr>
        <w:t>Stationarity Test Interpretation</w:t>
      </w:r>
    </w:p>
    <w:p w14:paraId="5E1BC967" w14:textId="77777777" w:rsidR="006A130E" w:rsidRPr="009561DD" w:rsidRDefault="006A130E" w:rsidP="006A130E">
      <w:pPr>
        <w:keepNext/>
        <w:jc w:val="both"/>
      </w:pPr>
      <w:r w:rsidRPr="009561DD">
        <w:rPr>
          <w:rFonts w:cstheme="minorHAnsi"/>
          <w:b/>
          <w:bCs/>
          <w:noProof/>
        </w:rPr>
        <w:drawing>
          <wp:inline distT="0" distB="0" distL="0" distR="0" wp14:anchorId="10D554A9" wp14:editId="631D9AD4">
            <wp:extent cx="5943600" cy="633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33730"/>
                    </a:xfrm>
                    <a:prstGeom prst="rect">
                      <a:avLst/>
                    </a:prstGeom>
                  </pic:spPr>
                </pic:pic>
              </a:graphicData>
            </a:graphic>
          </wp:inline>
        </w:drawing>
      </w:r>
    </w:p>
    <w:p w14:paraId="6B0A55E6" w14:textId="3189460E" w:rsidR="006A130E" w:rsidRPr="00923CD4" w:rsidRDefault="006A130E" w:rsidP="006A130E">
      <w:pPr>
        <w:pStyle w:val="Caption"/>
        <w:jc w:val="center"/>
        <w:rPr>
          <w:i w:val="0"/>
          <w:color w:val="000000" w:themeColor="text1"/>
          <w:sz w:val="22"/>
          <w:szCs w:val="22"/>
        </w:rPr>
      </w:pPr>
      <w:r w:rsidRPr="00923CD4">
        <w:rPr>
          <w:i w:val="0"/>
          <w:color w:val="000000" w:themeColor="text1"/>
          <w:sz w:val="22"/>
          <w:szCs w:val="22"/>
        </w:rPr>
        <w:t>Figure</w:t>
      </w:r>
      <w:r w:rsidR="000D06E7">
        <w:rPr>
          <w:i w:val="0"/>
          <w:color w:val="000000" w:themeColor="text1"/>
          <w:sz w:val="22"/>
          <w:szCs w:val="22"/>
        </w:rPr>
        <w:t xml:space="preserve"> </w:t>
      </w:r>
      <w:del w:id="891" w:author="Dell" w:date="2026-07-29T16:08:00Z">
        <w:r w:rsidR="000D06E7" w:rsidDel="00F978E6">
          <w:rPr>
            <w:i w:val="0"/>
            <w:color w:val="000000" w:themeColor="text1"/>
            <w:sz w:val="22"/>
            <w:szCs w:val="22"/>
          </w:rPr>
          <w:delText>8</w:delText>
        </w:r>
      </w:del>
      <w:r w:rsidRPr="00923CD4">
        <w:rPr>
          <w:i w:val="0"/>
          <w:color w:val="000000" w:themeColor="text1"/>
          <w:sz w:val="22"/>
          <w:szCs w:val="22"/>
        </w:rPr>
        <w:t>:</w:t>
      </w:r>
      <w:ins w:id="892" w:author="Dell" w:date="2026-07-29T16:08:00Z">
        <w:r w:rsidR="00F978E6">
          <w:rPr>
            <w:i w:val="0"/>
            <w:color w:val="000000" w:themeColor="text1"/>
            <w:sz w:val="22"/>
            <w:szCs w:val="22"/>
          </w:rPr>
          <w:t>7</w:t>
        </w:r>
      </w:ins>
      <w:r w:rsidRPr="00923CD4">
        <w:rPr>
          <w:i w:val="0"/>
          <w:color w:val="000000" w:themeColor="text1"/>
          <w:sz w:val="22"/>
          <w:szCs w:val="22"/>
        </w:rPr>
        <w:t xml:space="preserve"> Unit Root Test Results</w:t>
      </w:r>
    </w:p>
    <w:p w14:paraId="068E3E76" w14:textId="1C0D51F6" w:rsidR="006A130E" w:rsidRPr="009561DD" w:rsidRDefault="006A130E" w:rsidP="006A130E">
      <w:r w:rsidRPr="009561DD">
        <w:t xml:space="preserve">Figure </w:t>
      </w:r>
      <w:r w:rsidR="000D06E7">
        <w:t>8</w:t>
      </w:r>
      <w:r w:rsidRPr="009561DD">
        <w:t xml:space="preserve"> </w:t>
      </w:r>
      <w:ins w:id="893" w:author="Microsoft Office User" w:date="2026-07-28T05:57:00Z">
        <w:r w:rsidR="00280B4B" w:rsidRPr="009561DD">
          <w:t>results show mixed evidence regarding the stationarity of DTI after first differencing, but the majority of findings indicate that DTI is integrated of order one [</w:t>
        </w:r>
        <w:proofErr w:type="gramStart"/>
        <w:r w:rsidR="00280B4B" w:rsidRPr="009561DD">
          <w:t>I(</w:t>
        </w:r>
        <w:proofErr w:type="gramEnd"/>
        <w:r w:rsidR="00280B4B" w:rsidRPr="009561DD">
          <w:t>1)].</w:t>
        </w:r>
        <w:r w:rsidR="00280B4B">
          <w:t xml:space="preserve"> It </w:t>
        </w:r>
      </w:ins>
      <w:r w:rsidR="00760CC7" w:rsidRPr="009561DD">
        <w:t>presents the results of</w:t>
      </w:r>
      <w:r w:rsidR="00760CC7" w:rsidRPr="000D06E7">
        <w:t xml:space="preserve"> </w:t>
      </w:r>
      <w:r w:rsidRPr="000D06E7">
        <w:t xml:space="preserve">the </w:t>
      </w:r>
      <w:ins w:id="894" w:author="Dell" w:date="2026-07-29T14:20:00Z">
        <w:r w:rsidR="00FD349E">
          <w:t>ADF,</w:t>
        </w:r>
      </w:ins>
      <w:commentRangeStart w:id="895"/>
      <w:del w:id="896" w:author="Dell" w:date="2026-07-29T14:20:00Z">
        <w:r w:rsidRPr="000D06E7" w:rsidDel="00FD349E">
          <w:delText>Augmented Dickey Fuller (ADF), Phillips Perron (</w:delText>
        </w:r>
      </w:del>
      <w:r w:rsidRPr="000D06E7">
        <w:t>PP</w:t>
      </w:r>
      <w:del w:id="897" w:author="Dell" w:date="2026-07-29T14:20:00Z">
        <w:r w:rsidRPr="000D06E7" w:rsidDel="00FD349E">
          <w:delText>)</w:delText>
        </w:r>
      </w:del>
      <w:r w:rsidRPr="000D06E7">
        <w:t xml:space="preserve"> </w:t>
      </w:r>
      <w:commentRangeEnd w:id="895"/>
      <w:r w:rsidR="00280B4B">
        <w:rPr>
          <w:rStyle w:val="CommentReference"/>
        </w:rPr>
        <w:commentReference w:id="895"/>
      </w:r>
      <w:r w:rsidRPr="000D06E7">
        <w:t xml:space="preserve">and KPSS unit root test of the </w:t>
      </w:r>
      <w:r w:rsidRPr="009561DD">
        <w:t xml:space="preserve">DTI. In this case, </w:t>
      </w:r>
      <w:r w:rsidR="00760CC7" w:rsidRPr="009561DD">
        <w:t xml:space="preserve">the results indicate that DTI is non-stationary at level, as </w:t>
      </w:r>
      <w:r w:rsidRPr="009561DD">
        <w:t xml:space="preserve">both ADF and PP tests fail to reject the </w:t>
      </w:r>
      <w:r w:rsidR="00760CC7" w:rsidRPr="009561DD">
        <w:t>null hypothesis of a unit root</w:t>
      </w:r>
      <w:r w:rsidRPr="009561DD">
        <w:t xml:space="preserve">, while </w:t>
      </w:r>
      <w:r w:rsidR="00760CC7" w:rsidRPr="009561DD">
        <w:t>KPSS test rejects the null hypothesis of stationarity</w:t>
      </w:r>
      <w:r w:rsidRPr="009561DD">
        <w:t xml:space="preserve"> (KPSS statistic = 0.596, p-value = 0.023</w:t>
      </w:r>
      <w:r w:rsidR="00760CC7" w:rsidRPr="009561DD">
        <w:t xml:space="preserve"> After first differencing</w:t>
      </w:r>
      <w:r w:rsidRPr="009561DD">
        <w:t xml:space="preserve">, </w:t>
      </w:r>
      <w:r w:rsidR="00760CC7" w:rsidRPr="009561DD">
        <w:t xml:space="preserve">ADF test indicates </w:t>
      </w:r>
      <w:r w:rsidRPr="009561DD">
        <w:t xml:space="preserve">that DTI is stationary (p-value = 0.040) while </w:t>
      </w:r>
      <w:r w:rsidR="00760CC7" w:rsidRPr="009561DD">
        <w:t xml:space="preserve">PP test remains statistically insignificant </w:t>
      </w:r>
      <w:r w:rsidRPr="009561DD">
        <w:t>(p-value = 0.171). The KPSS test statistic (KPSS statistic = 0.087, p-value = 0.100) does not reject the null hypothesis of stationarity</w:t>
      </w:r>
      <w:r w:rsidR="00760CC7" w:rsidRPr="009561DD">
        <w:t xml:space="preserve"> suggesting that DTI is stationary after first differencing</w:t>
      </w:r>
      <w:r w:rsidRPr="009561DD">
        <w:t xml:space="preserve">. </w:t>
      </w:r>
      <w:del w:id="898" w:author="Microsoft Office User" w:date="2026-07-28T05:57:00Z">
        <w:r w:rsidRPr="009561DD" w:rsidDel="00280B4B">
          <w:delText xml:space="preserve">In summary, the results show </w:delText>
        </w:r>
        <w:r w:rsidR="00760CC7" w:rsidRPr="009561DD" w:rsidDel="00280B4B">
          <w:delText>mixed evidence regarding the stationarity of DTI after first differencing</w:delText>
        </w:r>
        <w:r w:rsidRPr="009561DD" w:rsidDel="00280B4B">
          <w:delText xml:space="preserve">, but the majority of findings indicate that </w:delText>
        </w:r>
        <w:r w:rsidR="00760CC7" w:rsidRPr="009561DD" w:rsidDel="00280B4B">
          <w:delText>DTI is integrated of order one [I(1)].</w:delText>
        </w:r>
      </w:del>
    </w:p>
    <w:p w14:paraId="19FEE98B" w14:textId="77777777" w:rsidR="006A130E" w:rsidRPr="009561DD" w:rsidRDefault="006A130E" w:rsidP="006A130E">
      <w:pPr>
        <w:rPr>
          <w:b/>
        </w:rPr>
      </w:pPr>
      <w:r w:rsidRPr="009561DD">
        <w:rPr>
          <w:b/>
        </w:rPr>
        <w:t>4.6 Main Model — First-Differenced Short-Run Growth Model</w:t>
      </w:r>
    </w:p>
    <w:p w14:paraId="63524792" w14:textId="77777777" w:rsidR="006A130E" w:rsidRPr="009561DD" w:rsidDel="00FD349E" w:rsidRDefault="006A130E" w:rsidP="006A130E">
      <w:pPr>
        <w:rPr>
          <w:del w:id="899" w:author="Dell" w:date="2026-07-29T14:11:00Z"/>
        </w:rPr>
      </w:pPr>
    </w:p>
    <w:p w14:paraId="66909037" w14:textId="3F67DD57" w:rsidR="006A130E" w:rsidRPr="009561DD" w:rsidDel="00FD349E" w:rsidRDefault="006A130E" w:rsidP="006A130E">
      <w:pPr>
        <w:keepNext/>
        <w:rPr>
          <w:del w:id="900" w:author="Dell" w:date="2026-07-29T14:11:00Z"/>
        </w:rPr>
      </w:pPr>
      <w:commentRangeStart w:id="901"/>
      <w:del w:id="902" w:author="Dell" w:date="2026-07-29T14:11:00Z">
        <w:r w:rsidRPr="009561DD" w:rsidDel="00FD349E">
          <w:rPr>
            <w:noProof/>
          </w:rPr>
          <w:drawing>
            <wp:inline distT="0" distB="0" distL="0" distR="0" wp14:anchorId="01C9A324" wp14:editId="0EA32A6D">
              <wp:extent cx="5943600" cy="278892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788920"/>
                      </a:xfrm>
                      <a:prstGeom prst="rect">
                        <a:avLst/>
                      </a:prstGeom>
                    </pic:spPr>
                  </pic:pic>
                </a:graphicData>
              </a:graphic>
            </wp:inline>
          </w:drawing>
        </w:r>
      </w:del>
      <w:commentRangeEnd w:id="901"/>
      <w:r w:rsidR="00280B4B">
        <w:rPr>
          <w:rStyle w:val="CommentReference"/>
        </w:rPr>
        <w:commentReference w:id="901"/>
      </w:r>
    </w:p>
    <w:p w14:paraId="52F98890" w14:textId="6980460F" w:rsidR="006A130E" w:rsidRPr="00923CD4" w:rsidDel="00FD349E" w:rsidRDefault="006A130E" w:rsidP="006A130E">
      <w:pPr>
        <w:pStyle w:val="Caption"/>
        <w:rPr>
          <w:del w:id="903" w:author="Dell" w:date="2026-07-29T14:11:00Z"/>
          <w:i w:val="0"/>
          <w:color w:val="000000" w:themeColor="text1"/>
          <w:sz w:val="22"/>
          <w:szCs w:val="22"/>
        </w:rPr>
      </w:pPr>
      <w:del w:id="904" w:author="Dell" w:date="2026-07-29T14:11:00Z">
        <w:r w:rsidRPr="00923CD4" w:rsidDel="00FD349E">
          <w:rPr>
            <w:i w:val="0"/>
            <w:color w:val="000000" w:themeColor="text1"/>
            <w:sz w:val="22"/>
            <w:szCs w:val="22"/>
          </w:rPr>
          <w:delText>Figure</w:delText>
        </w:r>
        <w:r w:rsidR="000D06E7" w:rsidDel="00FD349E">
          <w:rPr>
            <w:i w:val="0"/>
            <w:color w:val="000000" w:themeColor="text1"/>
            <w:sz w:val="22"/>
            <w:szCs w:val="22"/>
          </w:rPr>
          <w:delText xml:space="preserve"> 9</w:delText>
        </w:r>
        <w:r w:rsidRPr="00923CD4" w:rsidDel="00FD349E">
          <w:rPr>
            <w:i w:val="0"/>
            <w:color w:val="000000" w:themeColor="text1"/>
            <w:sz w:val="22"/>
            <w:szCs w:val="22"/>
          </w:rPr>
          <w:delText>: Short-Run Relationship between Digital Transformation and Entrepreneurship</w:delText>
        </w:r>
      </w:del>
    </w:p>
    <w:p w14:paraId="691C4FFE" w14:textId="6B63A3A8" w:rsidR="00EB4336" w:rsidRDefault="00FD349E">
      <w:pPr>
        <w:keepNext/>
        <w:rPr>
          <w:ins w:id="905" w:author="Dell" w:date="2026-07-29T14:10:00Z"/>
        </w:rPr>
        <w:pPrChange w:id="906" w:author="Dell" w:date="2026-07-29T14:11:00Z">
          <w:pPr>
            <w:jc w:val="both"/>
          </w:pPr>
        </w:pPrChange>
      </w:pPr>
      <w:ins w:id="907" w:author="Dell" w:date="2026-07-29T14:11:00Z">
        <w:r>
          <w:t xml:space="preserve">Short run model </w:t>
        </w:r>
      </w:ins>
      <w:del w:id="908" w:author="Dell" w:date="2026-07-29T14:11:00Z">
        <w:r w:rsidR="00760CC7" w:rsidRPr="009561DD" w:rsidDel="00FD349E">
          <w:delText xml:space="preserve">Figure </w:delText>
        </w:r>
        <w:r w:rsidR="000D06E7" w:rsidDel="00FD349E">
          <w:delText xml:space="preserve"> 9</w:delText>
        </w:r>
        <w:r w:rsidR="006A130E" w:rsidRPr="009561DD" w:rsidDel="00FD349E">
          <w:delText xml:space="preserve"> </w:delText>
        </w:r>
      </w:del>
      <w:r w:rsidR="00A53E86" w:rsidRPr="000D06E7">
        <w:t xml:space="preserve">presents the results </w:t>
      </w:r>
      <w:r w:rsidR="006A130E" w:rsidRPr="000D06E7">
        <w:t xml:space="preserve">of the OLS regression analysis </w:t>
      </w:r>
      <w:r w:rsidR="00A53E86" w:rsidRPr="000D06E7">
        <w:t xml:space="preserve">conducted </w:t>
      </w:r>
      <w:r w:rsidR="0015047F" w:rsidRPr="0015047F">
        <w:t>to examine the short-run impact of changes in the Digital Transformation Index (ΔDTI) on changes</w:t>
      </w:r>
      <w:r w:rsidR="0015047F">
        <w:t xml:space="preserve"> in New Business Density (ΔNBD)</w:t>
      </w:r>
      <w:r w:rsidR="006A130E" w:rsidRPr="009561DD">
        <w:t xml:space="preserve">. The coefficient of ΔDTI is 0.1115, </w:t>
      </w:r>
      <w:r w:rsidR="00A53E86" w:rsidRPr="009561DD">
        <w:t>indicating that a one-unit increase</w:t>
      </w:r>
      <w:r w:rsidR="006A130E" w:rsidRPr="009561DD">
        <w:t xml:space="preserve"> in the </w:t>
      </w:r>
      <w:r w:rsidR="00CC4EB9" w:rsidRPr="009561DD">
        <w:t xml:space="preserve">DTI </w:t>
      </w:r>
      <w:r w:rsidR="00A53E86" w:rsidRPr="009561DD">
        <w:t>is associated with</w:t>
      </w:r>
      <w:r w:rsidR="006A130E" w:rsidRPr="009561DD">
        <w:t xml:space="preserve"> </w:t>
      </w:r>
      <w:r w:rsidR="0015047F">
        <w:t xml:space="preserve">a 0.1115-unit increase </w:t>
      </w:r>
      <w:r w:rsidR="006A130E" w:rsidRPr="009561DD">
        <w:t xml:space="preserve">in </w:t>
      </w:r>
      <w:r w:rsidR="0015047F">
        <w:t xml:space="preserve">NBD. </w:t>
      </w:r>
      <w:r w:rsidR="00A53E86" w:rsidRPr="009561DD">
        <w:t>However, this relationship is not statistically significant</w:t>
      </w:r>
      <w:r w:rsidR="006A130E" w:rsidRPr="009561DD">
        <w:t xml:space="preserve"> (p = 0.480), implying that the </w:t>
      </w:r>
      <w:r w:rsidR="00A53E86" w:rsidRPr="009561DD">
        <w:t>short-run changes in digital transformation do not have a significant effect on</w:t>
      </w:r>
      <w:r w:rsidR="006A130E" w:rsidRPr="009561DD">
        <w:t xml:space="preserve"> short-term entrepreneurial growth in Nepal. The regression model </w:t>
      </w:r>
      <w:r w:rsidR="00A53E86" w:rsidRPr="009561DD">
        <w:t xml:space="preserve">explains only </w:t>
      </w:r>
      <w:r w:rsidR="006A130E" w:rsidRPr="009561DD">
        <w:t xml:space="preserve">just 1.0% of the variance in New Business Density (R² = 0.010), </w:t>
      </w:r>
      <w:r w:rsidR="00A53E86" w:rsidRPr="009561DD">
        <w:t>indicating very weak explanatory power</w:t>
      </w:r>
      <w:r w:rsidR="006A130E" w:rsidRPr="009561DD">
        <w:t xml:space="preserve">. Moreover, the entire regression model is statistically insignificant (F = 0.499, p = 0.500), indicating that the independent variable does not play a significant role in the </w:t>
      </w:r>
      <w:r w:rsidR="00A53E86" w:rsidRPr="009561DD">
        <w:t>changes in entrepreneurial activity</w:t>
      </w:r>
      <w:r w:rsidR="006A130E" w:rsidRPr="009561DD">
        <w:t xml:space="preserve">. Overall, it can be seen that there is no significant relationship between the </w:t>
      </w:r>
      <w:r w:rsidR="00A53E86" w:rsidRPr="009561DD">
        <w:t xml:space="preserve">changes in the </w:t>
      </w:r>
      <w:r w:rsidR="00CC4EB9" w:rsidRPr="009561DD">
        <w:t xml:space="preserve">DTI </w:t>
      </w:r>
      <w:r w:rsidR="006A130E" w:rsidRPr="009561DD">
        <w:t>and the changes in New Business Density in the short run.</w:t>
      </w:r>
    </w:p>
    <w:p w14:paraId="5EA051B1" w14:textId="66745797" w:rsidR="00FD349E" w:rsidRPr="00FD349E" w:rsidRDefault="00FD349E" w:rsidP="00EB4336">
      <w:pPr>
        <w:jc w:val="both"/>
        <w:rPr>
          <w:rFonts w:eastAsiaTheme="minorEastAsia"/>
          <w:rPrChange w:id="909" w:author="Dell" w:date="2026-07-29T14:11:00Z">
            <w:rPr/>
          </w:rPrChange>
        </w:rPr>
      </w:pPr>
      <m:oMathPara>
        <m:oMath>
          <m:r>
            <w:ins w:id="910" w:author="Dell" w:date="2026-07-29T14:11:00Z">
              <w:rPr>
                <w:rFonts w:ascii="Cambria Math" w:hAnsi="Cambria Math"/>
              </w:rPr>
              <m:t>ΔNBDₜ = 0.0404 + 0.1115ΔDTIₜ + εₜ</m:t>
            </w:ins>
          </m:r>
        </m:oMath>
      </m:oMathPara>
    </w:p>
    <w:p w14:paraId="5640BEB6" w14:textId="3D18559F" w:rsidR="00EB4336" w:rsidRPr="00923CD4" w:rsidDel="00FD349E" w:rsidRDefault="0015047F" w:rsidP="00EB4336">
      <w:pPr>
        <w:jc w:val="both"/>
        <w:rPr>
          <w:del w:id="911" w:author="Dell" w:date="2026-07-29T14:10:00Z"/>
          <w:b/>
        </w:rPr>
      </w:pPr>
      <w:del w:id="912" w:author="Dell" w:date="2026-07-29T14:10:00Z">
        <w:r w:rsidRPr="0015047F" w:rsidDel="00FD349E">
          <w:rPr>
            <w:b/>
          </w:rPr>
          <w:delText>ΔNBDt</w:delText>
        </w:r>
      </w:del>
      <w:ins w:id="913" w:author="Microsoft Office User" w:date="2026-07-28T05:55:00Z">
        <w:del w:id="914" w:author="Dell" w:date="2026-07-29T14:10:00Z">
          <w:r w:rsidR="00280B4B" w:rsidDel="00FD349E">
            <w:rPr>
              <w:b/>
            </w:rPr>
            <w:delText xml:space="preserve"> </w:delText>
          </w:r>
        </w:del>
      </w:ins>
      <w:del w:id="915" w:author="Dell" w:date="2026-07-29T14:10:00Z">
        <w:r w:rsidRPr="0015047F" w:rsidDel="00FD349E">
          <w:rPr>
            <w:b/>
          </w:rPr>
          <w:delText>​=</w:delText>
        </w:r>
      </w:del>
      <w:ins w:id="916" w:author="Microsoft Office User" w:date="2026-07-28T05:55:00Z">
        <w:del w:id="917" w:author="Dell" w:date="2026-07-29T14:10:00Z">
          <w:r w:rsidR="00280B4B" w:rsidDel="00FD349E">
            <w:rPr>
              <w:b/>
            </w:rPr>
            <w:delText xml:space="preserve"> </w:delText>
          </w:r>
        </w:del>
      </w:ins>
      <w:del w:id="918" w:author="Dell" w:date="2026-07-29T14:10:00Z">
        <w:r w:rsidRPr="0015047F" w:rsidDel="00FD349E">
          <w:rPr>
            <w:b/>
          </w:rPr>
          <w:delText>0.0404</w:delText>
        </w:r>
      </w:del>
      <w:ins w:id="919" w:author="Microsoft Office User" w:date="2026-07-28T05:55:00Z">
        <w:del w:id="920" w:author="Dell" w:date="2026-07-29T14:10:00Z">
          <w:r w:rsidR="00280B4B" w:rsidDel="00FD349E">
            <w:rPr>
              <w:b/>
            </w:rPr>
            <w:delText xml:space="preserve"> </w:delText>
          </w:r>
        </w:del>
      </w:ins>
      <w:del w:id="921" w:author="Dell" w:date="2026-07-29T14:10:00Z">
        <w:r w:rsidRPr="0015047F" w:rsidDel="00FD349E">
          <w:rPr>
            <w:b/>
          </w:rPr>
          <w:delText>+</w:delText>
        </w:r>
      </w:del>
      <w:ins w:id="922" w:author="Microsoft Office User" w:date="2026-07-28T05:55:00Z">
        <w:del w:id="923" w:author="Dell" w:date="2026-07-29T14:10:00Z">
          <w:r w:rsidR="00280B4B" w:rsidDel="00FD349E">
            <w:rPr>
              <w:b/>
            </w:rPr>
            <w:delText xml:space="preserve"> </w:delText>
          </w:r>
        </w:del>
      </w:ins>
      <w:del w:id="924" w:author="Dell" w:date="2026-07-29T14:10:00Z">
        <w:r w:rsidRPr="0015047F" w:rsidDel="00FD349E">
          <w:rPr>
            <w:b/>
          </w:rPr>
          <w:delText>0.1115ΔDTIt</w:delText>
        </w:r>
      </w:del>
      <w:ins w:id="925" w:author="Microsoft Office User" w:date="2026-07-28T05:55:00Z">
        <w:del w:id="926" w:author="Dell" w:date="2026-07-29T14:10:00Z">
          <w:r w:rsidR="00280B4B" w:rsidDel="00FD349E">
            <w:rPr>
              <w:b/>
            </w:rPr>
            <w:delText xml:space="preserve"> </w:delText>
          </w:r>
        </w:del>
      </w:ins>
      <w:del w:id="927" w:author="Dell" w:date="2026-07-29T14:10:00Z">
        <w:r w:rsidRPr="0015047F" w:rsidDel="00FD349E">
          <w:rPr>
            <w:b/>
          </w:rPr>
          <w:delText>​+</w:delText>
        </w:r>
      </w:del>
      <w:ins w:id="928" w:author="Microsoft Office User" w:date="2026-07-28T05:55:00Z">
        <w:del w:id="929" w:author="Dell" w:date="2026-07-29T14:10:00Z">
          <w:r w:rsidR="00280B4B" w:rsidDel="00FD349E">
            <w:rPr>
              <w:b/>
            </w:rPr>
            <w:delText xml:space="preserve"> </w:delText>
          </w:r>
        </w:del>
      </w:ins>
      <w:del w:id="930" w:author="Dell" w:date="2026-07-29T14:10:00Z">
        <w:r w:rsidRPr="0015047F" w:rsidDel="00FD349E">
          <w:rPr>
            <w:b/>
          </w:rPr>
          <w:delText>εt​</w:delText>
        </w:r>
      </w:del>
    </w:p>
    <w:p w14:paraId="0CE1352C" w14:textId="40A00717" w:rsidR="00EB4336" w:rsidRPr="00FD349E" w:rsidDel="00280B4B" w:rsidRDefault="00EB4336" w:rsidP="00EB4336">
      <w:pPr>
        <w:jc w:val="both"/>
        <w:rPr>
          <w:del w:id="931" w:author="Microsoft Office User" w:date="2026-07-28T05:54:00Z"/>
          <w:b/>
          <w:rPrChange w:id="932" w:author="Dell" w:date="2026-07-29T14:11:00Z">
            <w:rPr>
              <w:del w:id="933" w:author="Microsoft Office User" w:date="2026-07-28T05:54:00Z"/>
            </w:rPr>
          </w:rPrChange>
        </w:rPr>
      </w:pPr>
      <w:r w:rsidRPr="00EB4336">
        <w:t>Where</w:t>
      </w:r>
      <w:ins w:id="934" w:author="Microsoft Office User" w:date="2026-07-28T05:54:00Z">
        <w:r w:rsidR="00280B4B">
          <w:t xml:space="preserve">, </w:t>
        </w:r>
      </w:ins>
      <w:del w:id="935" w:author="Microsoft Office User" w:date="2026-07-28T05:54:00Z">
        <w:r w:rsidRPr="00FD349E" w:rsidDel="00280B4B">
          <w:rPr>
            <w:b/>
            <w:rPrChange w:id="936" w:author="Dell" w:date="2026-07-29T14:11:00Z">
              <w:rPr/>
            </w:rPrChange>
          </w:rPr>
          <w:delText>:</w:delText>
        </w:r>
      </w:del>
    </w:p>
    <w:p w14:paraId="36C17F6C" w14:textId="5EFEF42A" w:rsidR="00EB4336" w:rsidRPr="00FD349E" w:rsidDel="00280B4B" w:rsidRDefault="00EB4336">
      <w:pPr>
        <w:jc w:val="both"/>
        <w:rPr>
          <w:del w:id="937" w:author="Microsoft Office User" w:date="2026-07-28T05:54:00Z"/>
        </w:rPr>
        <w:pPrChange w:id="938" w:author="Microsoft Office User" w:date="2026-07-28T05:54:00Z">
          <w:pPr>
            <w:numPr>
              <w:numId w:val="13"/>
            </w:numPr>
            <w:tabs>
              <w:tab w:val="num" w:pos="720"/>
            </w:tabs>
            <w:ind w:left="720" w:hanging="360"/>
            <w:jc w:val="both"/>
          </w:pPr>
        </w:pPrChange>
      </w:pPr>
      <w:r w:rsidRPr="00FD349E">
        <w:rPr>
          <w:b/>
          <w:bCs/>
        </w:rPr>
        <w:t>β₀ = 0.0404</w:t>
      </w:r>
      <w:r w:rsidRPr="00EB4336">
        <w:t xml:space="preserve"> </w:t>
      </w:r>
      <w:ins w:id="939" w:author="Microsoft Office User" w:date="2026-07-28T05:54:00Z">
        <w:r w:rsidR="00280B4B">
          <w:t xml:space="preserve">is a </w:t>
        </w:r>
      </w:ins>
      <w:del w:id="940" w:author="Microsoft Office User" w:date="2026-07-28T05:54:00Z">
        <w:r w:rsidRPr="00EB4336" w:rsidDel="00280B4B">
          <w:delText>(</w:delText>
        </w:r>
      </w:del>
      <w:r w:rsidRPr="00EB4336">
        <w:t>constant/intercept</w:t>
      </w:r>
      <w:ins w:id="941" w:author="Microsoft Office User" w:date="2026-07-28T05:54:00Z">
        <w:r w:rsidR="00280B4B">
          <w:t>,</w:t>
        </w:r>
      </w:ins>
      <w:del w:id="942" w:author="Microsoft Office User" w:date="2026-07-28T05:54:00Z">
        <w:r w:rsidRPr="00EB4336" w:rsidDel="00280B4B">
          <w:delText>)</w:delText>
        </w:r>
      </w:del>
      <w:r w:rsidRPr="00EB4336">
        <w:t xml:space="preserve"> </w:t>
      </w:r>
    </w:p>
    <w:p w14:paraId="3842330B" w14:textId="0060AEC8" w:rsidR="00EB4336" w:rsidRPr="00EB4336" w:rsidDel="00280B4B" w:rsidRDefault="00EB4336">
      <w:pPr>
        <w:jc w:val="both"/>
        <w:rPr>
          <w:del w:id="943" w:author="Microsoft Office User" w:date="2026-07-28T05:54:00Z"/>
        </w:rPr>
        <w:pPrChange w:id="944" w:author="Microsoft Office User" w:date="2026-07-28T05:54:00Z">
          <w:pPr>
            <w:numPr>
              <w:numId w:val="13"/>
            </w:numPr>
            <w:tabs>
              <w:tab w:val="num" w:pos="720"/>
            </w:tabs>
            <w:ind w:left="720" w:hanging="360"/>
            <w:jc w:val="both"/>
          </w:pPr>
        </w:pPrChange>
      </w:pPr>
      <w:r w:rsidRPr="00FD349E">
        <w:rPr>
          <w:bCs/>
          <w:rPrChange w:id="945" w:author="Dell" w:date="2026-07-29T14:11:00Z">
            <w:rPr>
              <w:b/>
              <w:bCs/>
            </w:rPr>
          </w:rPrChange>
        </w:rPr>
        <w:t>β₁ = 0.1115</w:t>
      </w:r>
      <w:r w:rsidRPr="00EB4336">
        <w:t xml:space="preserve"> </w:t>
      </w:r>
      <w:ins w:id="946" w:author="Microsoft Office User" w:date="2026-07-28T05:54:00Z">
        <w:r w:rsidR="00280B4B">
          <w:t xml:space="preserve">is </w:t>
        </w:r>
      </w:ins>
      <w:del w:id="947" w:author="Microsoft Office User" w:date="2026-07-28T05:54:00Z">
        <w:r w:rsidRPr="00EB4336" w:rsidDel="00280B4B">
          <w:delText>(</w:delText>
        </w:r>
      </w:del>
      <w:r w:rsidRPr="00EB4336">
        <w:t>short-run effect of DTI on NBD</w:t>
      </w:r>
      <w:ins w:id="948" w:author="Microsoft Office User" w:date="2026-07-28T05:54:00Z">
        <w:r w:rsidR="00280B4B">
          <w:t xml:space="preserve">, and </w:t>
        </w:r>
      </w:ins>
      <w:del w:id="949" w:author="Microsoft Office User" w:date="2026-07-28T05:54:00Z">
        <w:r w:rsidRPr="00EB4336" w:rsidDel="00280B4B">
          <w:delText xml:space="preserve">) </w:delText>
        </w:r>
      </w:del>
    </w:p>
    <w:p w14:paraId="5EACFA8C" w14:textId="27B2D959" w:rsidR="00EB4336" w:rsidRPr="00EB4336" w:rsidDel="00280B4B" w:rsidRDefault="00EB4336">
      <w:pPr>
        <w:jc w:val="both"/>
        <w:rPr>
          <w:del w:id="950" w:author="Microsoft Office User" w:date="2026-07-28T05:54:00Z"/>
        </w:rPr>
        <w:pPrChange w:id="951" w:author="Microsoft Office User" w:date="2026-07-28T05:54:00Z">
          <w:pPr>
            <w:numPr>
              <w:numId w:val="13"/>
            </w:numPr>
            <w:tabs>
              <w:tab w:val="num" w:pos="720"/>
            </w:tabs>
            <w:ind w:left="720" w:hanging="360"/>
            <w:jc w:val="both"/>
          </w:pPr>
        </w:pPrChange>
      </w:pPr>
      <w:r w:rsidRPr="00EB4336">
        <w:rPr>
          <w:b/>
          <w:bCs/>
        </w:rPr>
        <w:t>ε</w:t>
      </w:r>
      <w:r w:rsidRPr="00EB4336">
        <w:rPr>
          <w:rFonts w:ascii="Cambria Math" w:hAnsi="Cambria Math" w:cs="Cambria Math"/>
          <w:b/>
          <w:bCs/>
        </w:rPr>
        <w:t>ₜ</w:t>
      </w:r>
      <w:r w:rsidRPr="00EB4336">
        <w:t xml:space="preserve"> </w:t>
      </w:r>
      <w:del w:id="952" w:author="Microsoft Office User" w:date="2026-07-28T05:54:00Z">
        <w:r w:rsidRPr="00EB4336" w:rsidDel="00280B4B">
          <w:delText xml:space="preserve">= </w:delText>
        </w:r>
      </w:del>
      <w:ins w:id="953" w:author="Microsoft Office User" w:date="2026-07-28T05:54:00Z">
        <w:r w:rsidR="00280B4B">
          <w:t>is</w:t>
        </w:r>
        <w:r w:rsidR="00280B4B" w:rsidRPr="00EB4336">
          <w:t xml:space="preserve"> </w:t>
        </w:r>
      </w:ins>
      <w:r w:rsidRPr="00EB4336">
        <w:t>error term</w:t>
      </w:r>
      <w:ins w:id="954" w:author="Microsoft Office User" w:date="2026-07-28T05:54:00Z">
        <w:r w:rsidR="00280B4B">
          <w:t xml:space="preserve">. </w:t>
        </w:r>
      </w:ins>
    </w:p>
    <w:p w14:paraId="0DCB2BA5" w14:textId="77777777" w:rsidR="00EB4336" w:rsidRPr="009561DD" w:rsidRDefault="00EB4336" w:rsidP="00280B4B">
      <w:pPr>
        <w:jc w:val="both"/>
      </w:pPr>
    </w:p>
    <w:p w14:paraId="6B2DDCF9" w14:textId="6A13F61B" w:rsidR="006A130E" w:rsidDel="00280B4B" w:rsidRDefault="006A130E" w:rsidP="006A130E">
      <w:pPr>
        <w:jc w:val="both"/>
        <w:rPr>
          <w:del w:id="955" w:author="Microsoft Office User" w:date="2026-07-28T05:54:00Z"/>
        </w:rPr>
      </w:pPr>
      <w:r w:rsidRPr="009561DD">
        <w:lastRenderedPageBreak/>
        <w:t xml:space="preserve">Although, the estimated coefficient is positive, there is no statistically significant relationship between short-run changes in digital transformation and changes in entrepreneurial activity in Nepal during the period under analysis. </w:t>
      </w:r>
      <w:r w:rsidR="0015047F">
        <w:t xml:space="preserve">One possible explanation </w:t>
      </w:r>
      <w:r w:rsidRPr="009561DD">
        <w:t>is that the impacts of digital transformation on entrepreneurship can take longer to be realized or need other economic considerations.</w:t>
      </w:r>
    </w:p>
    <w:p w14:paraId="0FED779F" w14:textId="56BE06B5" w:rsidR="000D06E7" w:rsidRPr="009561DD" w:rsidRDefault="000D06E7" w:rsidP="006A130E">
      <w:pPr>
        <w:jc w:val="both"/>
      </w:pPr>
    </w:p>
    <w:p w14:paraId="59833B4F" w14:textId="77777777" w:rsidR="006A130E" w:rsidRPr="009561DD" w:rsidRDefault="00FF230C" w:rsidP="006A130E">
      <w:pPr>
        <w:jc w:val="both"/>
      </w:pPr>
      <w:r w:rsidRPr="009561DD">
        <w:rPr>
          <w:b/>
        </w:rPr>
        <w:t>4.7 ARDL Estimation Results</w:t>
      </w:r>
    </w:p>
    <w:p w14:paraId="1A873379" w14:textId="77777777" w:rsidR="00FF230C" w:rsidRPr="009561DD" w:rsidRDefault="006A130E" w:rsidP="00FF230C">
      <w:pPr>
        <w:keepNext/>
        <w:jc w:val="both"/>
      </w:pPr>
      <w:r w:rsidRPr="009561DD">
        <w:rPr>
          <w:noProof/>
        </w:rPr>
        <w:drawing>
          <wp:inline distT="0" distB="0" distL="0" distR="0" wp14:anchorId="028AE527" wp14:editId="2585B05B">
            <wp:extent cx="5582429" cy="29531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2429" cy="2953162"/>
                    </a:xfrm>
                    <a:prstGeom prst="rect">
                      <a:avLst/>
                    </a:prstGeom>
                  </pic:spPr>
                </pic:pic>
              </a:graphicData>
            </a:graphic>
          </wp:inline>
        </w:drawing>
      </w:r>
    </w:p>
    <w:p w14:paraId="4FCE6067" w14:textId="73AED05C" w:rsidR="006A130E" w:rsidRPr="00923CD4" w:rsidRDefault="00FF230C" w:rsidP="00FF230C">
      <w:pPr>
        <w:pStyle w:val="Caption"/>
        <w:jc w:val="center"/>
        <w:rPr>
          <w:b/>
          <w:i w:val="0"/>
          <w:sz w:val="22"/>
          <w:szCs w:val="22"/>
        </w:rPr>
      </w:pPr>
      <w:r w:rsidRPr="00923CD4">
        <w:rPr>
          <w:b/>
          <w:i w:val="0"/>
          <w:sz w:val="22"/>
          <w:szCs w:val="22"/>
        </w:rPr>
        <w:t>Figure</w:t>
      </w:r>
      <w:r w:rsidR="000D06E7">
        <w:rPr>
          <w:b/>
          <w:i w:val="0"/>
          <w:sz w:val="22"/>
          <w:szCs w:val="22"/>
        </w:rPr>
        <w:t xml:space="preserve"> </w:t>
      </w:r>
      <w:ins w:id="956" w:author="Dell" w:date="2026-07-29T16:08:00Z">
        <w:r w:rsidR="00F978E6">
          <w:rPr>
            <w:b/>
            <w:i w:val="0"/>
            <w:sz w:val="22"/>
            <w:szCs w:val="22"/>
          </w:rPr>
          <w:t>8</w:t>
        </w:r>
      </w:ins>
      <w:del w:id="957" w:author="Dell" w:date="2026-07-29T16:08:00Z">
        <w:r w:rsidR="000D06E7" w:rsidDel="00F978E6">
          <w:rPr>
            <w:b/>
            <w:i w:val="0"/>
            <w:sz w:val="22"/>
            <w:szCs w:val="22"/>
          </w:rPr>
          <w:delText>10</w:delText>
        </w:r>
      </w:del>
      <w:r w:rsidRPr="00923CD4">
        <w:rPr>
          <w:b/>
          <w:i w:val="0"/>
          <w:sz w:val="22"/>
          <w:szCs w:val="22"/>
        </w:rPr>
        <w:t>: ARDL Estimation Results</w:t>
      </w:r>
    </w:p>
    <w:p w14:paraId="0D583599" w14:textId="77777777" w:rsidR="0015047F" w:rsidRDefault="0015047F" w:rsidP="00974BFE">
      <w:pPr>
        <w:jc w:val="both"/>
      </w:pPr>
      <w:r w:rsidRPr="0015047F">
        <w:t xml:space="preserve">Fig. 10 shows the estimation results of the </w:t>
      </w:r>
      <w:proofErr w:type="gramStart"/>
      <w:r w:rsidRPr="0015047F">
        <w:t>ARDL(</w:t>
      </w:r>
      <w:proofErr w:type="gramEnd"/>
      <w:r w:rsidRPr="0015047F">
        <w:t>1,1) model to investigate the  relationship between the Digital Transformation Index (DTI) and New Business Density (NBD) in Nepal. The ARDL estimation result can be formulated as:</w:t>
      </w:r>
      <w:r w:rsidRPr="0015047F" w:rsidDel="0015047F">
        <w:t xml:space="preserve"> </w:t>
      </w:r>
    </w:p>
    <w:p w14:paraId="1679CB1A" w14:textId="3DB9B7B7" w:rsidR="00FD349E" w:rsidRPr="00FD349E" w:rsidRDefault="00FD349E" w:rsidP="00974BFE">
      <w:pPr>
        <w:jc w:val="both"/>
        <w:rPr>
          <w:ins w:id="958" w:author="Dell" w:date="2026-07-29T14:12:00Z"/>
          <w:rFonts w:ascii="Cambria Math" w:eastAsiaTheme="minorEastAsia" w:hAnsi="Cambria Math" w:cs="Cambria Math"/>
          <w:rPrChange w:id="959" w:author="Dell" w:date="2026-07-29T14:12:00Z">
            <w:rPr>
              <w:ins w:id="960" w:author="Dell" w:date="2026-07-29T14:12:00Z"/>
              <w:rFonts w:ascii="Cambria Math" w:hAnsi="Cambria Math"/>
              <w:i/>
            </w:rPr>
          </w:rPrChange>
        </w:rPr>
      </w:pPr>
      <w:ins w:id="961" w:author="Dell" w:date="2026-07-29T14:12:00Z">
        <w:r>
          <w:t xml:space="preserve">                       </w:t>
        </w:r>
      </w:ins>
      <w:del w:id="962" w:author="Dell" w:date="2026-07-29T14:12:00Z">
        <w:r w:rsidR="00EB4336" w:rsidDel="00FD349E">
          <w:delText xml:space="preserve"> </w:delText>
        </w:r>
        <w:r w:rsidR="0015047F" w:rsidRPr="0015047F" w:rsidDel="00FD349E">
          <w:delText>NBD</w:delText>
        </w:r>
        <w:r w:rsidR="0015047F" w:rsidRPr="0015047F" w:rsidDel="00FD349E">
          <w:rPr>
            <w:rFonts w:ascii="Cambria Math" w:hAnsi="Cambria Math" w:cs="Cambria Math"/>
          </w:rPr>
          <w:delText>ₜ</w:delText>
        </w:r>
        <w:r w:rsidR="0015047F" w:rsidRPr="0015047F" w:rsidDel="00FD349E">
          <w:delText xml:space="preserve"> = 1.5909 </w:delText>
        </w:r>
        <w:r w:rsidR="0015047F" w:rsidRPr="0015047F" w:rsidDel="00FD349E">
          <w:rPr>
            <w:rFonts w:ascii="Calibri" w:hAnsi="Calibri" w:cs="Calibri"/>
          </w:rPr>
          <w:delText>−</w:delText>
        </w:r>
        <w:r w:rsidR="0015047F" w:rsidRPr="0015047F" w:rsidDel="00FD349E">
          <w:delText xml:space="preserve"> 0.6194NBD</w:delText>
        </w:r>
        <w:r w:rsidR="0015047F" w:rsidRPr="0015047F" w:rsidDel="00FD349E">
          <w:rPr>
            <w:rFonts w:ascii="Cambria Math" w:hAnsi="Cambria Math" w:cs="Cambria Math"/>
          </w:rPr>
          <w:delText>ₜ</w:delText>
        </w:r>
        <w:r w:rsidR="0015047F" w:rsidRPr="0015047F" w:rsidDel="00FD349E">
          <w:rPr>
            <w:rFonts w:ascii="Calibri" w:hAnsi="Calibri" w:cs="Calibri"/>
          </w:rPr>
          <w:delText>₋₁</w:delText>
        </w:r>
        <w:r w:rsidR="0015047F" w:rsidRPr="0015047F" w:rsidDel="00FD349E">
          <w:delText xml:space="preserve"> + 0.6094DTI</w:delText>
        </w:r>
        <w:r w:rsidR="0015047F" w:rsidRPr="0015047F" w:rsidDel="00FD349E">
          <w:rPr>
            <w:rFonts w:ascii="Cambria Math" w:hAnsi="Cambria Math" w:cs="Cambria Math"/>
          </w:rPr>
          <w:delText>ₜ</w:delText>
        </w:r>
        <w:r w:rsidR="0015047F" w:rsidRPr="0015047F" w:rsidDel="00FD349E">
          <w:delText xml:space="preserve"> </w:delText>
        </w:r>
        <w:r w:rsidR="0015047F" w:rsidRPr="0015047F" w:rsidDel="00FD349E">
          <w:rPr>
            <w:rFonts w:ascii="Calibri" w:hAnsi="Calibri" w:cs="Calibri"/>
          </w:rPr>
          <w:delText>−</w:delText>
        </w:r>
        <w:r w:rsidR="0015047F" w:rsidRPr="0015047F" w:rsidDel="00FD349E">
          <w:delText xml:space="preserve"> 0.2539DTI</w:delText>
        </w:r>
        <w:r w:rsidR="0015047F" w:rsidRPr="0015047F" w:rsidDel="00FD349E">
          <w:rPr>
            <w:rFonts w:ascii="Cambria Math" w:hAnsi="Cambria Math" w:cs="Cambria Math"/>
          </w:rPr>
          <w:delText>ₜ</w:delText>
        </w:r>
        <w:r w:rsidR="0015047F" w:rsidRPr="0015047F" w:rsidDel="00FD349E">
          <w:rPr>
            <w:rFonts w:ascii="Calibri" w:hAnsi="Calibri" w:cs="Calibri"/>
          </w:rPr>
          <w:delText>₋₁</w:delText>
        </w:r>
        <w:r w:rsidR="0015047F" w:rsidRPr="0015047F" w:rsidDel="00FD349E">
          <w:delText xml:space="preserve"> + </w:delText>
        </w:r>
        <w:r w:rsidR="0015047F" w:rsidRPr="0015047F" w:rsidDel="00FD349E">
          <w:rPr>
            <w:rFonts w:ascii="Calibri" w:hAnsi="Calibri" w:cs="Calibri"/>
          </w:rPr>
          <w:delText>ε</w:delText>
        </w:r>
        <w:r w:rsidR="0015047F" w:rsidRPr="0015047F" w:rsidDel="00FD349E">
          <w:rPr>
            <w:rFonts w:ascii="Cambria Math" w:hAnsi="Cambria Math" w:cs="Cambria Math"/>
          </w:rPr>
          <w:delText>ₜ</w:delText>
        </w:r>
      </w:del>
      <m:oMath>
        <m:r>
          <w:ins w:id="963" w:author="Dell" w:date="2026-07-29T14:12:00Z">
            <w:rPr>
              <w:rFonts w:ascii="Cambria Math" w:hAnsi="Cambria Math"/>
            </w:rPr>
            <m:t>NBDₜ = 1.5909 - 0.6194NBD</m:t>
          </w:ins>
        </m:r>
        <m:sSup>
          <m:sSupPr>
            <m:ctrlPr>
              <w:ins w:id="964" w:author="Dell" w:date="2026-07-29T14:12:00Z">
                <w:rPr>
                  <w:rFonts w:ascii="Cambria Math" w:hAnsi="Cambria Math"/>
                  <w:i/>
                </w:rPr>
              </w:ins>
            </m:ctrlPr>
          </m:sSupPr>
          <m:e>
            <m:r>
              <w:ins w:id="965" w:author="Dell" w:date="2026-07-29T14:12:00Z">
                <w:rPr>
                  <w:rFonts w:ascii="Cambria Math" w:hAnsi="Cambria Math"/>
                </w:rPr>
                <m:t>ₜ</m:t>
              </w:ins>
            </m:r>
          </m:e>
          <m:sup>
            <m:r>
              <w:ins w:id="966" w:author="Dell" w:date="2026-07-29T14:12:00Z">
                <w:rPr>
                  <w:rFonts w:ascii="Cambria Math" w:hAnsi="Cambria Math"/>
                </w:rPr>
                <m:t>-1</m:t>
              </w:ins>
            </m:r>
          </m:sup>
        </m:sSup>
        <m:r>
          <w:ins w:id="967" w:author="Dell" w:date="2026-07-29T14:12:00Z">
            <w:rPr>
              <w:rFonts w:ascii="Cambria Math" w:hAnsi="Cambria Math"/>
            </w:rPr>
            <m:t>+ 0.6094DTIₜ - 0.2539DTI</m:t>
          </w:ins>
        </m:r>
        <m:sSup>
          <m:sSupPr>
            <m:ctrlPr>
              <w:ins w:id="968" w:author="Dell" w:date="2026-07-29T14:12:00Z">
                <w:rPr>
                  <w:rFonts w:ascii="Cambria Math" w:hAnsi="Cambria Math"/>
                  <w:i/>
                </w:rPr>
              </w:ins>
            </m:ctrlPr>
          </m:sSupPr>
          <m:e>
            <m:r>
              <w:ins w:id="969" w:author="Dell" w:date="2026-07-29T14:12:00Z">
                <w:rPr>
                  <w:rFonts w:ascii="Cambria Math" w:hAnsi="Cambria Math"/>
                </w:rPr>
                <m:t>ₜ</m:t>
              </w:ins>
            </m:r>
          </m:e>
          <m:sup>
            <m:r>
              <w:ins w:id="970" w:author="Dell" w:date="2026-07-29T14:12:00Z">
                <w:rPr>
                  <w:rFonts w:ascii="Cambria Math" w:hAnsi="Cambria Math"/>
                </w:rPr>
                <m:t>-1</m:t>
              </w:ins>
            </m:r>
          </m:sup>
        </m:sSup>
        <m:r>
          <w:ins w:id="971" w:author="Dell" w:date="2026-07-29T14:12:00Z">
            <w:rPr>
              <w:rFonts w:ascii="Cambria Math" w:hAnsi="Cambria Math"/>
            </w:rPr>
            <m:t>+ εₜ</m:t>
          </w:ins>
        </m:r>
      </m:oMath>
    </w:p>
    <w:p w14:paraId="76D44622" w14:textId="030E2FC9" w:rsidR="00FD349E" w:rsidRPr="00FD349E" w:rsidDel="00FD349E" w:rsidRDefault="00FD349E">
      <w:pPr>
        <w:jc w:val="both"/>
        <w:rPr>
          <w:del w:id="972" w:author="Dell" w:date="2026-07-29T14:12:00Z"/>
          <w:rFonts w:ascii="Cambria Math" w:eastAsiaTheme="minorEastAsia" w:hAnsi="Cambria Math" w:cs="Cambria Math"/>
          <w:rPrChange w:id="973" w:author="Dell" w:date="2026-07-29T14:13:00Z">
            <w:rPr>
              <w:del w:id="974" w:author="Dell" w:date="2026-07-29T14:12:00Z"/>
            </w:rPr>
          </w:rPrChange>
        </w:rPr>
      </w:pPr>
      <w:ins w:id="975" w:author="Dell" w:date="2026-07-29T14:14:00Z">
        <w:r w:rsidRPr="00FD349E">
          <w:rPr>
            <w:rFonts w:ascii="Cambria Math" w:eastAsiaTheme="minorEastAsia" w:hAnsi="Cambria Math" w:cs="Cambria Math"/>
            <w:bCs/>
            <w:rPrChange w:id="976" w:author="Dell" w:date="2026-07-29T14:14:00Z">
              <w:rPr>
                <w:rFonts w:ascii="Cambria Math" w:eastAsiaTheme="minorEastAsia" w:hAnsi="Cambria Math" w:cs="Cambria Math"/>
                <w:b/>
                <w:bCs/>
              </w:rPr>
            </w:rPrChange>
          </w:rPr>
          <w:t>Where,</w:t>
        </w:r>
        <w:r w:rsidRPr="00FD349E">
          <w:rPr>
            <w:rFonts w:ascii="Cambria Math" w:eastAsiaTheme="minorEastAsia" w:hAnsi="Cambria Math" w:cs="Cambria Math"/>
          </w:rPr>
          <w:t xml:space="preserve"> 1.5909 is the estimated intercept (constant term), −0.6194 is the estimated coefficient of the one-period lag of New Business Density , 0.6094 is the estimated coefficient of the curre</w:t>
        </w:r>
        <w:r>
          <w:rPr>
            <w:rFonts w:ascii="Cambria Math" w:eastAsiaTheme="minorEastAsia" w:hAnsi="Cambria Math" w:cs="Cambria Math"/>
          </w:rPr>
          <w:t>nt Digital Transformation Index,</w:t>
        </w:r>
        <w:r w:rsidRPr="00FD349E">
          <w:rPr>
            <w:rFonts w:ascii="Cambria Math" w:eastAsiaTheme="minorEastAsia" w:hAnsi="Cambria Math" w:cs="Cambria Math"/>
          </w:rPr>
          <w:t xml:space="preserve"> −0.2539 is the estimated coefficient of the one-period lag of the Digital Transformation Index </w:t>
        </w:r>
        <w:r>
          <w:rPr>
            <w:rFonts w:ascii="Cambria Math" w:eastAsiaTheme="minorEastAsia" w:hAnsi="Cambria Math" w:cs="Cambria Math"/>
          </w:rPr>
          <w:t xml:space="preserve">and </w:t>
        </w:r>
        <w:proofErr w:type="spellStart"/>
        <w:r w:rsidRPr="00FD349E">
          <w:rPr>
            <w:rFonts w:ascii="Cambria Math" w:eastAsiaTheme="minorEastAsia" w:hAnsi="Cambria Math" w:cs="Cambria Math"/>
          </w:rPr>
          <w:t>εt</w:t>
        </w:r>
        <w:proofErr w:type="spellEnd"/>
        <w:r w:rsidRPr="00FD349E">
          <w:rPr>
            <w:rFonts w:ascii="Cambria Math" w:eastAsiaTheme="minorEastAsia" w:hAnsi="Cambria Math" w:cs="Cambria Math"/>
          </w:rPr>
          <w:t>​</w:t>
        </w:r>
        <w:r>
          <w:rPr>
            <w:rFonts w:ascii="Cambria Math" w:eastAsiaTheme="minorEastAsia" w:hAnsi="Cambria Math" w:cs="Cambria Math"/>
          </w:rPr>
          <w:t xml:space="preserve"> is the error term </w:t>
        </w:r>
      </w:ins>
      <w:ins w:id="977" w:author="Dell" w:date="2026-07-29T14:15:00Z">
        <w:r>
          <w:rPr>
            <w:rFonts w:ascii="Cambria Math" w:eastAsiaTheme="minorEastAsia" w:hAnsi="Cambria Math" w:cs="Cambria Math"/>
          </w:rPr>
          <w:t>.</w:t>
        </w:r>
      </w:ins>
    </w:p>
    <w:p w14:paraId="40061376" w14:textId="4F69E75A" w:rsidR="00EB4336" w:rsidRPr="00FD349E" w:rsidDel="00FD349E" w:rsidRDefault="00EB4336">
      <w:pPr>
        <w:jc w:val="both"/>
        <w:rPr>
          <w:del w:id="978" w:author="Dell" w:date="2026-07-29T14:13:00Z"/>
        </w:rPr>
      </w:pPr>
      <w:del w:id="979" w:author="Dell" w:date="2026-07-29T14:13:00Z">
        <w:r w:rsidRPr="00FD349E" w:rsidDel="00FD349E">
          <w:delText>Where</w:delText>
        </w:r>
      </w:del>
      <w:ins w:id="980" w:author="Microsoft Office User" w:date="2026-07-28T05:54:00Z">
        <w:del w:id="981" w:author="Dell" w:date="2026-07-29T14:13:00Z">
          <w:r w:rsidR="00280B4B" w:rsidRPr="00FD349E" w:rsidDel="00FD349E">
            <w:delText>,</w:delText>
          </w:r>
        </w:del>
      </w:ins>
      <w:del w:id="982" w:author="Dell" w:date="2026-07-29T14:13:00Z">
        <w:r w:rsidRPr="00FD349E" w:rsidDel="00FD349E">
          <w:delText>:</w:delText>
        </w:r>
      </w:del>
      <w:ins w:id="983" w:author="Microsoft Office User" w:date="2026-07-28T05:54:00Z">
        <w:del w:id="984" w:author="Dell" w:date="2026-07-29T14:13:00Z">
          <w:r w:rsidR="00280B4B" w:rsidRPr="00FD349E" w:rsidDel="00FD349E">
            <w:rPr>
              <w:bCs/>
              <w:rPrChange w:id="985" w:author="Dell" w:date="2026-07-29T14:13:00Z">
                <w:rPr>
                  <w:b/>
                  <w:bCs/>
                </w:rPr>
              </w:rPrChange>
            </w:rPr>
            <w:delText xml:space="preserve"> </w:delText>
          </w:r>
        </w:del>
      </w:ins>
    </w:p>
    <w:p w14:paraId="44257374" w14:textId="281567B3" w:rsidR="00EB4336" w:rsidRPr="00FD349E" w:rsidDel="00FD349E" w:rsidRDefault="00EB4336">
      <w:pPr>
        <w:jc w:val="both"/>
        <w:rPr>
          <w:del w:id="986" w:author="Dell" w:date="2026-07-29T14:13:00Z"/>
        </w:rPr>
        <w:pPrChange w:id="987" w:author="Dell" w:date="2026-07-29T14:15:00Z">
          <w:pPr>
            <w:numPr>
              <w:numId w:val="14"/>
            </w:numPr>
            <w:tabs>
              <w:tab w:val="num" w:pos="720"/>
            </w:tabs>
            <w:ind w:left="720" w:hanging="360"/>
            <w:jc w:val="both"/>
          </w:pPr>
        </w:pPrChange>
      </w:pPr>
      <w:del w:id="988" w:author="Dell" w:date="2026-07-29T14:13:00Z">
        <w:r w:rsidRPr="00FD349E" w:rsidDel="00FD349E">
          <w:rPr>
            <w:bCs/>
            <w:rPrChange w:id="989" w:author="Dell" w:date="2026-07-29T14:13:00Z">
              <w:rPr>
                <w:b/>
                <w:bCs/>
              </w:rPr>
            </w:rPrChange>
          </w:rPr>
          <w:delText>α = 1.5909</w:delText>
        </w:r>
        <w:r w:rsidRPr="00FD349E" w:rsidDel="00FD349E">
          <w:delText xml:space="preserve"> </w:delText>
        </w:r>
      </w:del>
      <w:ins w:id="990" w:author="Microsoft Office User" w:date="2026-07-28T05:52:00Z">
        <w:del w:id="991" w:author="Dell" w:date="2026-07-29T14:13:00Z">
          <w:r w:rsidR="00280B4B" w:rsidRPr="00FD349E" w:rsidDel="00FD349E">
            <w:delText xml:space="preserve">is the </w:delText>
          </w:r>
        </w:del>
      </w:ins>
      <w:del w:id="992" w:author="Dell" w:date="2026-07-29T14:13:00Z">
        <w:r w:rsidRPr="00FD349E" w:rsidDel="00FD349E">
          <w:delText>(intercept)</w:delText>
        </w:r>
      </w:del>
      <w:ins w:id="993" w:author="Microsoft Office User" w:date="2026-07-28T05:52:00Z">
        <w:del w:id="994" w:author="Dell" w:date="2026-07-29T14:13:00Z">
          <w:r w:rsidR="00280B4B" w:rsidRPr="00FD349E" w:rsidDel="00FD349E">
            <w:delText xml:space="preserve">, </w:delText>
          </w:r>
        </w:del>
      </w:ins>
      <w:del w:id="995" w:author="Dell" w:date="2026-07-29T14:13:00Z">
        <w:r w:rsidRPr="00FD349E" w:rsidDel="00FD349E">
          <w:delText xml:space="preserve"> </w:delText>
        </w:r>
      </w:del>
    </w:p>
    <w:p w14:paraId="6BCAFDF5" w14:textId="7863A1AD" w:rsidR="00EB4336" w:rsidRPr="00FD349E" w:rsidDel="00FD349E" w:rsidRDefault="00EB4336">
      <w:pPr>
        <w:jc w:val="both"/>
        <w:rPr>
          <w:del w:id="996" w:author="Dell" w:date="2026-07-29T14:13:00Z"/>
        </w:rPr>
        <w:pPrChange w:id="997" w:author="Dell" w:date="2026-07-29T14:15:00Z">
          <w:pPr>
            <w:numPr>
              <w:numId w:val="14"/>
            </w:numPr>
            <w:tabs>
              <w:tab w:val="num" w:pos="720"/>
            </w:tabs>
            <w:ind w:left="720" w:hanging="360"/>
            <w:jc w:val="both"/>
          </w:pPr>
        </w:pPrChange>
      </w:pPr>
      <w:del w:id="998" w:author="Dell" w:date="2026-07-29T14:13:00Z">
        <w:r w:rsidRPr="00FD349E" w:rsidDel="00FD349E">
          <w:rPr>
            <w:bCs/>
            <w:rPrChange w:id="999" w:author="Dell" w:date="2026-07-29T14:13:00Z">
              <w:rPr>
                <w:b/>
                <w:bCs/>
              </w:rPr>
            </w:rPrChange>
          </w:rPr>
          <w:delText>φ = -0.6194</w:delText>
        </w:r>
        <w:r w:rsidRPr="00FD349E" w:rsidDel="00FD349E">
          <w:delText xml:space="preserve"> (</w:delText>
        </w:r>
      </w:del>
      <w:ins w:id="1000" w:author="Microsoft Office User" w:date="2026-07-28T05:52:00Z">
        <w:del w:id="1001" w:author="Dell" w:date="2026-07-29T14:13:00Z">
          <w:r w:rsidR="00280B4B" w:rsidRPr="00FD349E" w:rsidDel="00FD349E">
            <w:delText xml:space="preserve">is </w:delText>
          </w:r>
        </w:del>
      </w:ins>
      <w:del w:id="1002" w:author="Dell" w:date="2026-07-29T14:13:00Z">
        <w:r w:rsidRPr="00FD349E" w:rsidDel="00FD349E">
          <w:delText>lagged NBD coefficient</w:delText>
        </w:r>
      </w:del>
      <w:ins w:id="1003" w:author="Microsoft Office User" w:date="2026-07-28T05:52:00Z">
        <w:del w:id="1004" w:author="Dell" w:date="2026-07-29T14:13:00Z">
          <w:r w:rsidR="00280B4B" w:rsidRPr="00FD349E" w:rsidDel="00FD349E">
            <w:delText>,</w:delText>
          </w:r>
        </w:del>
      </w:ins>
      <w:del w:id="1005" w:author="Dell" w:date="2026-07-29T14:13:00Z">
        <w:r w:rsidRPr="00FD349E" w:rsidDel="00FD349E">
          <w:delText xml:space="preserve">) </w:delText>
        </w:r>
      </w:del>
    </w:p>
    <w:p w14:paraId="657D9185" w14:textId="67DCBC8A" w:rsidR="00EB4336" w:rsidRPr="00FD349E" w:rsidDel="00FD349E" w:rsidRDefault="00EB4336">
      <w:pPr>
        <w:jc w:val="both"/>
        <w:rPr>
          <w:del w:id="1006" w:author="Dell" w:date="2026-07-29T14:13:00Z"/>
        </w:rPr>
        <w:pPrChange w:id="1007" w:author="Dell" w:date="2026-07-29T14:15:00Z">
          <w:pPr>
            <w:numPr>
              <w:numId w:val="14"/>
            </w:numPr>
            <w:tabs>
              <w:tab w:val="num" w:pos="720"/>
            </w:tabs>
            <w:ind w:left="720" w:hanging="360"/>
            <w:jc w:val="both"/>
          </w:pPr>
        </w:pPrChange>
      </w:pPr>
      <w:del w:id="1008" w:author="Dell" w:date="2026-07-29T14:13:00Z">
        <w:r w:rsidRPr="00FD349E" w:rsidDel="00FD349E">
          <w:rPr>
            <w:bCs/>
            <w:rPrChange w:id="1009" w:author="Dell" w:date="2026-07-29T14:13:00Z">
              <w:rPr>
                <w:b/>
                <w:bCs/>
              </w:rPr>
            </w:rPrChange>
          </w:rPr>
          <w:delText>θ₀ = 0.6094</w:delText>
        </w:r>
        <w:r w:rsidRPr="00FD349E" w:rsidDel="00FD349E">
          <w:delText xml:space="preserve"> </w:delText>
        </w:r>
      </w:del>
      <w:ins w:id="1010" w:author="Microsoft Office User" w:date="2026-07-28T05:53:00Z">
        <w:del w:id="1011" w:author="Dell" w:date="2026-07-29T14:13:00Z">
          <w:r w:rsidR="00280B4B" w:rsidRPr="00FD349E" w:rsidDel="00FD349E">
            <w:delText xml:space="preserve">is </w:delText>
          </w:r>
        </w:del>
      </w:ins>
      <w:del w:id="1012" w:author="Dell" w:date="2026-07-29T14:13:00Z">
        <w:r w:rsidRPr="00FD349E" w:rsidDel="00FD349E">
          <w:delText>(current effect of DTI</w:delText>
        </w:r>
      </w:del>
      <w:ins w:id="1013" w:author="Microsoft Office User" w:date="2026-07-28T05:53:00Z">
        <w:del w:id="1014" w:author="Dell" w:date="2026-07-29T14:13:00Z">
          <w:r w:rsidR="00280B4B" w:rsidRPr="00FD349E" w:rsidDel="00FD349E">
            <w:delText xml:space="preserve">, </w:delText>
          </w:r>
        </w:del>
      </w:ins>
      <w:del w:id="1015" w:author="Dell" w:date="2026-07-29T14:13:00Z">
        <w:r w:rsidRPr="00FD349E" w:rsidDel="00FD349E">
          <w:delText xml:space="preserve">) </w:delText>
        </w:r>
      </w:del>
    </w:p>
    <w:p w14:paraId="1D447C5A" w14:textId="3A2A9B8E" w:rsidR="00EB4336" w:rsidRPr="00FD349E" w:rsidDel="00FD349E" w:rsidRDefault="00EB4336">
      <w:pPr>
        <w:jc w:val="both"/>
        <w:rPr>
          <w:del w:id="1016" w:author="Dell" w:date="2026-07-29T14:13:00Z"/>
        </w:rPr>
        <w:pPrChange w:id="1017" w:author="Dell" w:date="2026-07-29T14:15:00Z">
          <w:pPr>
            <w:numPr>
              <w:numId w:val="14"/>
            </w:numPr>
            <w:tabs>
              <w:tab w:val="num" w:pos="720"/>
            </w:tabs>
            <w:ind w:left="720" w:hanging="360"/>
            <w:jc w:val="both"/>
          </w:pPr>
        </w:pPrChange>
      </w:pPr>
      <w:del w:id="1018" w:author="Dell" w:date="2026-07-29T14:13:00Z">
        <w:r w:rsidRPr="00FD349E" w:rsidDel="00FD349E">
          <w:rPr>
            <w:bCs/>
            <w:rPrChange w:id="1019" w:author="Dell" w:date="2026-07-29T14:13:00Z">
              <w:rPr>
                <w:b/>
                <w:bCs/>
              </w:rPr>
            </w:rPrChange>
          </w:rPr>
          <w:delText>θ₁ = -0.2539</w:delText>
        </w:r>
        <w:r w:rsidRPr="00FD349E" w:rsidDel="00FD349E">
          <w:delText xml:space="preserve"> </w:delText>
        </w:r>
      </w:del>
      <w:ins w:id="1020" w:author="Microsoft Office User" w:date="2026-07-28T05:53:00Z">
        <w:del w:id="1021" w:author="Dell" w:date="2026-07-29T14:13:00Z">
          <w:r w:rsidR="00280B4B" w:rsidRPr="00FD349E" w:rsidDel="00FD349E">
            <w:delText xml:space="preserve">is </w:delText>
          </w:r>
        </w:del>
      </w:ins>
      <w:del w:id="1022" w:author="Dell" w:date="2026-07-29T14:13:00Z">
        <w:r w:rsidRPr="00FD349E" w:rsidDel="00FD349E">
          <w:delText>(lagged effect of DTI</w:delText>
        </w:r>
      </w:del>
      <w:ins w:id="1023" w:author="Microsoft Office User" w:date="2026-07-28T05:53:00Z">
        <w:del w:id="1024" w:author="Dell" w:date="2026-07-29T14:13:00Z">
          <w:r w:rsidR="00280B4B" w:rsidRPr="00FD349E" w:rsidDel="00FD349E">
            <w:delText>, and</w:delText>
          </w:r>
        </w:del>
      </w:ins>
      <w:del w:id="1025" w:author="Dell" w:date="2026-07-29T14:13:00Z">
        <w:r w:rsidRPr="00FD349E" w:rsidDel="00FD349E">
          <w:delText xml:space="preserve">) </w:delText>
        </w:r>
      </w:del>
    </w:p>
    <w:p w14:paraId="676344C9" w14:textId="74F9C37D" w:rsidR="00EB4336" w:rsidRPr="00FD349E" w:rsidDel="00FD349E" w:rsidRDefault="00EB4336">
      <w:pPr>
        <w:jc w:val="both"/>
        <w:rPr>
          <w:del w:id="1026" w:author="Dell" w:date="2026-07-29T14:15:00Z"/>
        </w:rPr>
        <w:pPrChange w:id="1027" w:author="Dell" w:date="2026-07-29T14:15:00Z">
          <w:pPr>
            <w:numPr>
              <w:numId w:val="14"/>
            </w:numPr>
            <w:tabs>
              <w:tab w:val="num" w:pos="720"/>
            </w:tabs>
            <w:ind w:left="720" w:hanging="360"/>
            <w:jc w:val="both"/>
          </w:pPr>
        </w:pPrChange>
      </w:pPr>
      <w:del w:id="1028" w:author="Dell" w:date="2026-07-29T14:15:00Z">
        <w:r w:rsidRPr="00FD349E" w:rsidDel="00FD349E">
          <w:rPr>
            <w:bCs/>
            <w:rPrChange w:id="1029" w:author="Dell" w:date="2026-07-29T14:13:00Z">
              <w:rPr>
                <w:b/>
                <w:bCs/>
              </w:rPr>
            </w:rPrChange>
          </w:rPr>
          <w:delText>ε</w:delText>
        </w:r>
        <w:r w:rsidRPr="00FD349E" w:rsidDel="00FD349E">
          <w:rPr>
            <w:rFonts w:ascii="Cambria Math" w:hAnsi="Cambria Math" w:cs="Cambria Math"/>
            <w:bCs/>
            <w:rPrChange w:id="1030" w:author="Dell" w:date="2026-07-29T14:13:00Z">
              <w:rPr>
                <w:rFonts w:ascii="Cambria Math" w:hAnsi="Cambria Math" w:cs="Cambria Math"/>
                <w:b/>
                <w:bCs/>
              </w:rPr>
            </w:rPrChange>
          </w:rPr>
          <w:delText>ₜ</w:delText>
        </w:r>
        <w:r w:rsidRPr="00FD349E" w:rsidDel="00FD349E">
          <w:delText xml:space="preserve"> </w:delText>
        </w:r>
      </w:del>
      <w:ins w:id="1031" w:author="Microsoft Office User" w:date="2026-07-28T05:53:00Z">
        <w:del w:id="1032" w:author="Dell" w:date="2026-07-29T14:15:00Z">
          <w:r w:rsidR="00280B4B" w:rsidRPr="00FD349E" w:rsidDel="00FD349E">
            <w:delText>is the</w:delText>
          </w:r>
        </w:del>
      </w:ins>
      <w:del w:id="1033" w:author="Dell" w:date="2026-07-29T14:15:00Z">
        <w:r w:rsidRPr="00FD349E" w:rsidDel="00FD349E">
          <w:delText>= error term</w:delText>
        </w:r>
      </w:del>
      <w:ins w:id="1034" w:author="Microsoft Office User" w:date="2026-07-28T05:53:00Z">
        <w:del w:id="1035" w:author="Dell" w:date="2026-07-29T14:15:00Z">
          <w:r w:rsidR="00280B4B" w:rsidRPr="00FD349E" w:rsidDel="00FD349E">
            <w:delText>.</w:delText>
          </w:r>
        </w:del>
      </w:ins>
    </w:p>
    <w:p w14:paraId="5941D7C1" w14:textId="77777777" w:rsidR="00EB4336" w:rsidRDefault="00EB4336">
      <w:pPr>
        <w:jc w:val="both"/>
      </w:pPr>
    </w:p>
    <w:p w14:paraId="3772A619" w14:textId="77777777" w:rsidR="0015047F" w:rsidRDefault="0015047F" w:rsidP="00974BFE">
      <w:pPr>
        <w:jc w:val="both"/>
      </w:pPr>
      <w:r w:rsidRPr="0015047F">
        <w:t>The coefficient of the DTI in the same period is estimated to be 0.6094, implying that a unit increase in the Digital Transformation Index causes a 0.6094 increase in New Business Density, other things being equal. However, the coefficient is only marginally significant at the 5% significance level (p=0.052) but significant at the 10% significance level, implying weak evidence for positive short-run relationship between digital transformation and entrepreneurial development.</w:t>
      </w:r>
    </w:p>
    <w:p w14:paraId="6646BB8C" w14:textId="77777777" w:rsidR="0015047F" w:rsidRDefault="0015047F" w:rsidP="00A53E86">
      <w:pPr>
        <w:jc w:val="both"/>
      </w:pPr>
      <w:r w:rsidRPr="0015047F">
        <w:t>Coefficient for the lagged Digital Transformation Index (DTI</w:t>
      </w:r>
      <w:r w:rsidRPr="0015047F">
        <w:rPr>
          <w:rFonts w:ascii="Cambria Math" w:hAnsi="Cambria Math" w:cs="Cambria Math"/>
        </w:rPr>
        <w:t>ₜ</w:t>
      </w:r>
      <w:r w:rsidRPr="0015047F">
        <w:rPr>
          <w:rFonts w:ascii="Calibri" w:hAnsi="Calibri" w:cs="Calibri"/>
        </w:rPr>
        <w:t>₋₁</w:t>
      </w:r>
      <w:r w:rsidRPr="0015047F">
        <w:t>) is -0.2539, which is statistically insignificant (p-value = 0.322). This means that the level of digital transformation in the previous year does not have any significant effect on the current level of entrepreneurial growth. In the same manner, the coefficient for the lagged dependent variable, NBD</w:t>
      </w:r>
      <w:r w:rsidRPr="0015047F">
        <w:rPr>
          <w:rFonts w:ascii="Cambria Math" w:hAnsi="Cambria Math" w:cs="Cambria Math"/>
        </w:rPr>
        <w:t>ₜ</w:t>
      </w:r>
      <w:r w:rsidRPr="0015047F">
        <w:rPr>
          <w:rFonts w:ascii="Calibri" w:hAnsi="Calibri" w:cs="Calibri"/>
        </w:rPr>
        <w:t>₋₁</w:t>
      </w:r>
      <w:r w:rsidRPr="0015047F">
        <w:t xml:space="preserve"> is -0.6194, which is statistically insignificant (p-value = 0.148).</w:t>
      </w:r>
    </w:p>
    <w:p w14:paraId="6C4292E7" w14:textId="365241F6" w:rsidR="000D06E7" w:rsidDel="00280B4B" w:rsidRDefault="0015047F" w:rsidP="00A53E86">
      <w:pPr>
        <w:jc w:val="both"/>
        <w:rPr>
          <w:del w:id="1036" w:author="Microsoft Office User" w:date="2026-07-28T05:52:00Z"/>
          <w:bCs/>
        </w:rPr>
      </w:pPr>
      <w:r w:rsidRPr="0015047F">
        <w:lastRenderedPageBreak/>
        <w:t>The overall ARDL analysis results show that there is a positive contemporaneous relationship between digital transformation and entrepreneurial development. nonetheless, the effect is insignificant and there are no lagged significant effects either. These results imply that improvements in digital transformation can help entrepreneurship in the contemporary period, though the results are not robust enough and are insignificant at the conventional 5% significance level. It is also important to note that the results should be the results should be interpreted with caution because the ARDL approach is estimated on only 11 annual observations which may limit the statistical power and reliability of estimates.</w:t>
      </w:r>
    </w:p>
    <w:p w14:paraId="7417A155" w14:textId="1B46EE13" w:rsidR="000D06E7" w:rsidRPr="009561DD" w:rsidRDefault="000D06E7" w:rsidP="00A53E86">
      <w:pPr>
        <w:jc w:val="both"/>
      </w:pPr>
    </w:p>
    <w:p w14:paraId="2FB55C84" w14:textId="77777777" w:rsidR="00434A88" w:rsidRPr="009561DD" w:rsidRDefault="00434A88" w:rsidP="00974BFE">
      <w:pPr>
        <w:jc w:val="both"/>
        <w:rPr>
          <w:b/>
        </w:rPr>
      </w:pPr>
      <w:r w:rsidRPr="009561DD">
        <w:rPr>
          <w:b/>
        </w:rPr>
        <w:t xml:space="preserve"> 4.8 ARDL Bounds Test </w:t>
      </w:r>
    </w:p>
    <w:p w14:paraId="5BAB04E0" w14:textId="77777777" w:rsidR="00434A88" w:rsidRPr="009561DD" w:rsidRDefault="00434A88" w:rsidP="00434A88">
      <w:pPr>
        <w:keepNext/>
        <w:jc w:val="both"/>
      </w:pPr>
      <w:r w:rsidRPr="009561DD">
        <w:rPr>
          <w:b/>
          <w:noProof/>
        </w:rPr>
        <w:drawing>
          <wp:inline distT="0" distB="0" distL="0" distR="0" wp14:anchorId="14CB6CD4" wp14:editId="5B1ABC5C">
            <wp:extent cx="3124636" cy="235300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24636" cy="2353003"/>
                    </a:xfrm>
                    <a:prstGeom prst="rect">
                      <a:avLst/>
                    </a:prstGeom>
                  </pic:spPr>
                </pic:pic>
              </a:graphicData>
            </a:graphic>
          </wp:inline>
        </w:drawing>
      </w:r>
    </w:p>
    <w:p w14:paraId="4AE6E5CF" w14:textId="4A3A3967" w:rsidR="00434A88" w:rsidRPr="00923CD4" w:rsidRDefault="00434A88" w:rsidP="00434A88">
      <w:pPr>
        <w:pStyle w:val="Caption"/>
        <w:jc w:val="center"/>
        <w:rPr>
          <w:i w:val="0"/>
          <w:sz w:val="22"/>
          <w:szCs w:val="22"/>
        </w:rPr>
      </w:pPr>
      <w:r w:rsidRPr="00923CD4">
        <w:rPr>
          <w:i w:val="0"/>
          <w:sz w:val="22"/>
          <w:szCs w:val="22"/>
        </w:rPr>
        <w:t>Figure</w:t>
      </w:r>
      <w:r w:rsidR="000D06E7">
        <w:rPr>
          <w:i w:val="0"/>
          <w:sz w:val="22"/>
          <w:szCs w:val="22"/>
        </w:rPr>
        <w:t xml:space="preserve"> </w:t>
      </w:r>
      <w:ins w:id="1037" w:author="Dell" w:date="2026-07-29T16:08:00Z">
        <w:r w:rsidR="00F978E6">
          <w:rPr>
            <w:i w:val="0"/>
            <w:sz w:val="22"/>
            <w:szCs w:val="22"/>
          </w:rPr>
          <w:t>9</w:t>
        </w:r>
      </w:ins>
      <w:del w:id="1038" w:author="Dell" w:date="2026-07-29T16:08:00Z">
        <w:r w:rsidR="000D06E7" w:rsidDel="00F978E6">
          <w:rPr>
            <w:i w:val="0"/>
            <w:sz w:val="22"/>
            <w:szCs w:val="22"/>
          </w:rPr>
          <w:delText>11</w:delText>
        </w:r>
      </w:del>
      <w:r w:rsidRPr="00923CD4">
        <w:rPr>
          <w:i w:val="0"/>
          <w:sz w:val="22"/>
          <w:szCs w:val="22"/>
        </w:rPr>
        <w:t>: ARDL Bounds Test Results</w:t>
      </w:r>
    </w:p>
    <w:p w14:paraId="47F169EC" w14:textId="4AE5F53C" w:rsidR="00FD349E" w:rsidRPr="009561DD" w:rsidRDefault="00A53E86" w:rsidP="00923CD4">
      <w:pPr>
        <w:jc w:val="both"/>
      </w:pPr>
      <w:r w:rsidRPr="009561DD">
        <w:rPr>
          <w:bCs/>
        </w:rPr>
        <w:t xml:space="preserve">Figure </w:t>
      </w:r>
      <w:r w:rsidR="00E91E5C">
        <w:rPr>
          <w:bCs/>
        </w:rPr>
        <w:t>11</w:t>
      </w:r>
      <w:r w:rsidRPr="009561DD">
        <w:t xml:space="preserve"> presents the results of the </w:t>
      </w:r>
      <w:r w:rsidRPr="000D06E7">
        <w:rPr>
          <w:bCs/>
        </w:rPr>
        <w:t>ARDL Bounds Test</w:t>
      </w:r>
      <w:r w:rsidRPr="000D06E7">
        <w:t xml:space="preserve"> examining the relationship between </w:t>
      </w:r>
      <w:proofErr w:type="gramStart"/>
      <w:r w:rsidRPr="000D06E7">
        <w:t xml:space="preserve">the </w:t>
      </w:r>
      <w:r w:rsidR="00CC4EB9" w:rsidRPr="009561DD">
        <w:rPr>
          <w:bCs/>
        </w:rPr>
        <w:t xml:space="preserve"> </w:t>
      </w:r>
      <w:r w:rsidRPr="009561DD">
        <w:rPr>
          <w:bCs/>
        </w:rPr>
        <w:t>DTI</w:t>
      </w:r>
      <w:proofErr w:type="gramEnd"/>
      <w:r w:rsidR="00CC4EB9" w:rsidRPr="009561DD">
        <w:t xml:space="preserve"> </w:t>
      </w:r>
      <w:r w:rsidRPr="009561DD">
        <w:t xml:space="preserve">and </w:t>
      </w:r>
      <w:r w:rsidRPr="009561DD">
        <w:rPr>
          <w:bCs/>
        </w:rPr>
        <w:t>NBD.</w:t>
      </w:r>
      <w:r w:rsidR="00A52354" w:rsidRPr="009561DD">
        <w:rPr>
          <w:bCs/>
        </w:rPr>
        <w:t xml:space="preserve"> </w:t>
      </w:r>
      <w:r w:rsidR="00434A88" w:rsidRPr="009561DD">
        <w:t xml:space="preserve">The computed F-statistic for this test is 9.692, which is greater than the upper critical bound of 4.812 at the </w:t>
      </w:r>
      <w:r w:rsidR="00A52354" w:rsidRPr="009561DD">
        <w:t>5% significance level</w:t>
      </w:r>
      <w:r w:rsidR="00434A88" w:rsidRPr="009561DD">
        <w:t xml:space="preserve">. Therefore, the null hypothesis of no </w:t>
      </w:r>
      <w:proofErr w:type="spellStart"/>
      <w:r w:rsidR="00434A88" w:rsidRPr="009561DD">
        <w:t>cointegration</w:t>
      </w:r>
      <w:proofErr w:type="spellEnd"/>
      <w:r w:rsidR="00434A88" w:rsidRPr="009561DD">
        <w:t xml:space="preserve"> is rejected, </w:t>
      </w:r>
      <w:r w:rsidR="00A52354" w:rsidRPr="009561DD">
        <w:t xml:space="preserve">indicating the existence of </w:t>
      </w:r>
      <w:r w:rsidR="00434A88" w:rsidRPr="009561DD">
        <w:t xml:space="preserve">a long-run equilibrium relationship between digital transformation and entrepreneurial development in Nepal. In addition, the </w:t>
      </w:r>
      <w:r w:rsidR="00A52354" w:rsidRPr="009561DD">
        <w:t xml:space="preserve">upper and lower bound p-values </w:t>
      </w:r>
      <w:r w:rsidR="00434A88" w:rsidRPr="009561DD">
        <w:t xml:space="preserve">also confirm this. However, since the ARDL model is estimated using 11 years of data, the long-run relationship </w:t>
      </w:r>
      <w:r w:rsidR="00A52354" w:rsidRPr="009561DD">
        <w:t>should be interpreted with caution</w:t>
      </w:r>
      <w:r w:rsidR="00434A88" w:rsidRPr="009561DD">
        <w:t xml:space="preserve">. Therefore, the long-run estimates </w:t>
      </w:r>
      <w:r w:rsidR="00A52354" w:rsidRPr="009561DD">
        <w:t xml:space="preserve">obtained from </w:t>
      </w:r>
      <w:r w:rsidR="00434A88" w:rsidRPr="009561DD">
        <w:t xml:space="preserve">the Error Correction Model (UECM) are considered as merely illustrative while the estimates derived through </w:t>
      </w:r>
      <w:r w:rsidR="00A52354" w:rsidRPr="009561DD">
        <w:t xml:space="preserve">first-differenced OLS model </w:t>
      </w:r>
      <w:r w:rsidR="00434A88" w:rsidRPr="009561DD">
        <w:t xml:space="preserve">are </w:t>
      </w:r>
      <w:r w:rsidR="00A52354" w:rsidRPr="009561DD">
        <w:t>considered the primary findings of this study</w:t>
      </w:r>
      <w:r w:rsidR="00434A88" w:rsidRPr="009561DD">
        <w:t>.</w:t>
      </w:r>
    </w:p>
    <w:p w14:paraId="688D4471" w14:textId="77777777" w:rsidR="00C57231" w:rsidRPr="009561DD" w:rsidRDefault="00C57231" w:rsidP="00974BFE">
      <w:pPr>
        <w:jc w:val="both"/>
        <w:rPr>
          <w:rFonts w:cstheme="minorHAnsi"/>
          <w:b/>
          <w:bCs/>
        </w:rPr>
      </w:pPr>
    </w:p>
    <w:p w14:paraId="0E8785E2" w14:textId="77777777" w:rsidR="00434A88" w:rsidRPr="009561DD" w:rsidRDefault="00434A88" w:rsidP="00974BFE">
      <w:pPr>
        <w:jc w:val="both"/>
        <w:rPr>
          <w:rFonts w:cstheme="minorHAnsi"/>
          <w:b/>
          <w:bCs/>
        </w:rPr>
      </w:pPr>
      <w:r w:rsidRPr="009561DD">
        <w:rPr>
          <w:rFonts w:cstheme="minorHAnsi"/>
          <w:b/>
          <w:bCs/>
        </w:rPr>
        <w:t>4.9 Short-Run and Long-Run UECM Results</w:t>
      </w:r>
    </w:p>
    <w:p w14:paraId="0027F8FC" w14:textId="1495C2D3" w:rsidR="00C57231" w:rsidRPr="009561DD" w:rsidRDefault="00882756" w:rsidP="00C57231">
      <w:pPr>
        <w:keepNext/>
        <w:jc w:val="both"/>
      </w:pPr>
      <w:r w:rsidRPr="009561DD">
        <w:lastRenderedPageBreak/>
        <w:t xml:space="preserve">     </w:t>
      </w:r>
      <w:r w:rsidR="00C57231" w:rsidRPr="009561DD">
        <w:rPr>
          <w:rFonts w:cstheme="minorHAnsi"/>
          <w:b/>
          <w:bCs/>
          <w:noProof/>
        </w:rPr>
        <w:drawing>
          <wp:inline distT="0" distB="0" distL="0" distR="0" wp14:anchorId="2BB8E9DE" wp14:editId="6FF0B852">
            <wp:extent cx="5839640" cy="2267266"/>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839640" cy="2267266"/>
                    </a:xfrm>
                    <a:prstGeom prst="rect">
                      <a:avLst/>
                    </a:prstGeom>
                  </pic:spPr>
                </pic:pic>
              </a:graphicData>
            </a:graphic>
          </wp:inline>
        </w:drawing>
      </w:r>
    </w:p>
    <w:p w14:paraId="188792C6" w14:textId="17273E39" w:rsidR="00C57231" w:rsidRPr="00923CD4" w:rsidRDefault="00C57231" w:rsidP="00C57231">
      <w:pPr>
        <w:pStyle w:val="Caption"/>
        <w:jc w:val="center"/>
        <w:rPr>
          <w:rFonts w:cstheme="minorHAnsi"/>
          <w:b/>
          <w:bCs/>
          <w:i w:val="0"/>
          <w:sz w:val="22"/>
          <w:szCs w:val="22"/>
        </w:rPr>
      </w:pPr>
      <w:r w:rsidRPr="00923CD4">
        <w:rPr>
          <w:b/>
          <w:i w:val="0"/>
          <w:sz w:val="22"/>
          <w:szCs w:val="22"/>
        </w:rPr>
        <w:t>Figure</w:t>
      </w:r>
      <w:r w:rsidR="000D06E7">
        <w:rPr>
          <w:b/>
          <w:i w:val="0"/>
          <w:sz w:val="22"/>
          <w:szCs w:val="22"/>
        </w:rPr>
        <w:t xml:space="preserve"> 1</w:t>
      </w:r>
      <w:ins w:id="1039" w:author="Dell" w:date="2026-07-29T16:09:00Z">
        <w:r w:rsidR="00F978E6">
          <w:rPr>
            <w:b/>
            <w:i w:val="0"/>
            <w:sz w:val="22"/>
            <w:szCs w:val="22"/>
          </w:rPr>
          <w:t>0</w:t>
        </w:r>
      </w:ins>
      <w:del w:id="1040" w:author="Dell" w:date="2026-07-29T16:09:00Z">
        <w:r w:rsidR="000D06E7" w:rsidDel="00F978E6">
          <w:rPr>
            <w:b/>
            <w:i w:val="0"/>
            <w:sz w:val="22"/>
            <w:szCs w:val="22"/>
          </w:rPr>
          <w:delText>2</w:delText>
        </w:r>
      </w:del>
      <w:r w:rsidRPr="00923CD4">
        <w:rPr>
          <w:b/>
          <w:i w:val="0"/>
          <w:sz w:val="22"/>
          <w:szCs w:val="22"/>
        </w:rPr>
        <w:t>: Short-Run and Long-Run UECM Results</w:t>
      </w:r>
    </w:p>
    <w:p w14:paraId="24166464" w14:textId="77777777" w:rsidR="00C57231" w:rsidRPr="009561DD" w:rsidRDefault="00C57231" w:rsidP="00974BFE">
      <w:pPr>
        <w:jc w:val="both"/>
        <w:rPr>
          <w:rFonts w:cstheme="minorHAnsi"/>
          <w:b/>
          <w:bCs/>
        </w:rPr>
      </w:pPr>
    </w:p>
    <w:p w14:paraId="0A16037D" w14:textId="07BCBD5A" w:rsidR="00434A88" w:rsidRDefault="00A52354" w:rsidP="00974BFE">
      <w:pPr>
        <w:jc w:val="both"/>
        <w:rPr>
          <w:ins w:id="1041" w:author="Dell" w:date="2026-07-29T14:16:00Z"/>
          <w:rFonts w:cstheme="minorHAnsi"/>
          <w:bCs/>
        </w:rPr>
      </w:pPr>
      <w:r w:rsidRPr="009561DD">
        <w:rPr>
          <w:rFonts w:cstheme="minorHAnsi"/>
          <w:bCs/>
        </w:rPr>
        <w:t xml:space="preserve">Figure </w:t>
      </w:r>
      <w:r w:rsidR="00E91E5C">
        <w:rPr>
          <w:rFonts w:cstheme="minorHAnsi"/>
          <w:bCs/>
        </w:rPr>
        <w:t>12</w:t>
      </w:r>
      <w:r w:rsidRPr="009561DD">
        <w:rPr>
          <w:rFonts w:cstheme="minorHAnsi"/>
          <w:bCs/>
        </w:rPr>
        <w:t xml:space="preserve"> presents </w:t>
      </w:r>
      <w:r w:rsidR="00C57231" w:rsidRPr="009561DD">
        <w:rPr>
          <w:rFonts w:cstheme="minorHAnsi"/>
          <w:bCs/>
        </w:rPr>
        <w:t xml:space="preserve">the short-run and long-run coefficients that </w:t>
      </w:r>
      <w:r w:rsidRPr="009561DD">
        <w:rPr>
          <w:rFonts w:cstheme="minorHAnsi"/>
          <w:bCs/>
        </w:rPr>
        <w:t xml:space="preserve">estimated </w:t>
      </w:r>
      <w:r w:rsidR="00C57231" w:rsidRPr="009561DD">
        <w:rPr>
          <w:rFonts w:cstheme="minorHAnsi"/>
          <w:bCs/>
        </w:rPr>
        <w:t xml:space="preserve">from the UECM model. The short-run coefficient of ΔDTI is 0.6094, which means that </w:t>
      </w:r>
      <w:r w:rsidRPr="009561DD">
        <w:rPr>
          <w:rFonts w:cstheme="minorHAnsi"/>
          <w:bCs/>
        </w:rPr>
        <w:t>a one-unit increase</w:t>
      </w:r>
      <w:r w:rsidR="00C57231" w:rsidRPr="009561DD">
        <w:rPr>
          <w:rFonts w:cstheme="minorHAnsi"/>
          <w:bCs/>
        </w:rPr>
        <w:t xml:space="preserve"> in t</w:t>
      </w:r>
      <w:r w:rsidRPr="009561DD">
        <w:rPr>
          <w:rFonts w:cstheme="minorHAnsi"/>
          <w:bCs/>
        </w:rPr>
        <w:t>he Index</w:t>
      </w:r>
      <w:r w:rsidR="00C57231" w:rsidRPr="009561DD">
        <w:rPr>
          <w:rFonts w:cstheme="minorHAnsi"/>
          <w:bCs/>
        </w:rPr>
        <w:t xml:space="preserve"> </w:t>
      </w:r>
      <w:r w:rsidRPr="009561DD">
        <w:rPr>
          <w:rFonts w:cstheme="minorHAnsi"/>
          <w:bCs/>
        </w:rPr>
        <w:t xml:space="preserve">is associated with </w:t>
      </w:r>
      <w:r w:rsidR="00C57231" w:rsidRPr="009561DD">
        <w:rPr>
          <w:rFonts w:cstheme="minorHAnsi"/>
          <w:bCs/>
        </w:rPr>
        <w:t>New Business Density will be increased by 0.609 units.</w:t>
      </w:r>
      <w:r w:rsidR="00C57231" w:rsidRPr="009561DD">
        <w:t xml:space="preserve"> </w:t>
      </w:r>
      <w:r w:rsidR="00C57231" w:rsidRPr="009561DD">
        <w:rPr>
          <w:rFonts w:cstheme="minorHAnsi"/>
          <w:bCs/>
        </w:rPr>
        <w:t xml:space="preserve">However, the coefficient is </w:t>
      </w:r>
      <w:r w:rsidRPr="009561DD">
        <w:rPr>
          <w:rFonts w:cstheme="minorHAnsi"/>
          <w:bCs/>
        </w:rPr>
        <w:t xml:space="preserve">not statistically significant </w:t>
      </w:r>
      <w:r w:rsidR="00C57231" w:rsidRPr="009561DD">
        <w:rPr>
          <w:rFonts w:cstheme="minorHAnsi"/>
          <w:bCs/>
        </w:rPr>
        <w:t xml:space="preserve">at 5% significance level (p = 0.052), yet it is </w:t>
      </w:r>
      <w:r w:rsidRPr="009561DD">
        <w:rPr>
          <w:rFonts w:cstheme="minorHAnsi"/>
          <w:bCs/>
        </w:rPr>
        <w:t xml:space="preserve">statistically significant </w:t>
      </w:r>
      <w:r w:rsidR="00C57231" w:rsidRPr="009561DD">
        <w:rPr>
          <w:rFonts w:cstheme="minorHAnsi"/>
          <w:bCs/>
        </w:rPr>
        <w:t xml:space="preserve">10% significance level. This implies that there is </w:t>
      </w:r>
      <w:r w:rsidRPr="009561DD">
        <w:rPr>
          <w:rFonts w:cstheme="minorHAnsi"/>
          <w:bCs/>
        </w:rPr>
        <w:t xml:space="preserve">weak evidence </w:t>
      </w:r>
      <w:r w:rsidR="00C57231" w:rsidRPr="009561DD">
        <w:rPr>
          <w:rFonts w:cstheme="minorHAnsi"/>
          <w:bCs/>
        </w:rPr>
        <w:t>for the short run impact of digital transformation on entrepreneurship development.</w:t>
      </w:r>
      <w:ins w:id="1042" w:author="Dell" w:date="2026-07-29T14:17:00Z">
        <w:r w:rsidR="00FD349E">
          <w:rPr>
            <w:rFonts w:cstheme="minorHAnsi"/>
            <w:bCs/>
          </w:rPr>
          <w:t xml:space="preserve"> </w:t>
        </w:r>
      </w:ins>
    </w:p>
    <w:p w14:paraId="73B9C2A3" w14:textId="033284EC" w:rsidR="00FD349E" w:rsidRPr="009561DD" w:rsidRDefault="00FD349E" w:rsidP="00974BFE">
      <w:pPr>
        <w:jc w:val="both"/>
        <w:rPr>
          <w:rFonts w:cstheme="minorHAnsi"/>
          <w:bCs/>
        </w:rPr>
      </w:pPr>
      <w:ins w:id="1043" w:author="Dell" w:date="2026-07-29T14:17:00Z">
        <w:r>
          <w:rPr>
            <w:rFonts w:cstheme="minorHAnsi"/>
            <w:bCs/>
          </w:rPr>
          <w:t xml:space="preserve">   </w:t>
        </w:r>
      </w:ins>
      <w:ins w:id="1044" w:author="Dell" w:date="2026-07-29T14:16:00Z">
        <w:r w:rsidRPr="00FD349E">
          <w:rPr>
            <w:rFonts w:cstheme="minorHAnsi"/>
            <w:bCs/>
          </w:rPr>
          <w:t>ΔNBD</w:t>
        </w:r>
        <w:r w:rsidRPr="00FD349E">
          <w:rPr>
            <w:rFonts w:ascii="Cambria Math" w:hAnsi="Cambria Math" w:cs="Cambria Math"/>
            <w:bCs/>
          </w:rPr>
          <w:t>ₜ</w:t>
        </w:r>
        <w:r w:rsidRPr="00FD349E">
          <w:rPr>
            <w:rFonts w:cstheme="minorHAnsi"/>
            <w:bCs/>
          </w:rPr>
          <w:t xml:space="preserve"> = 1.5909 </w:t>
        </w:r>
        <w:r w:rsidRPr="00FD349E">
          <w:rPr>
            <w:rFonts w:ascii="Calibri" w:hAnsi="Calibri" w:cs="Calibri"/>
            <w:bCs/>
          </w:rPr>
          <w:t>−</w:t>
        </w:r>
        <w:r w:rsidRPr="00FD349E">
          <w:rPr>
            <w:rFonts w:cstheme="minorHAnsi"/>
            <w:bCs/>
          </w:rPr>
          <w:t xml:space="preserve"> 1.6194NBD</w:t>
        </w:r>
        <w:r w:rsidRPr="00FD349E">
          <w:rPr>
            <w:rFonts w:ascii="Cambria Math" w:hAnsi="Cambria Math" w:cs="Cambria Math"/>
            <w:bCs/>
          </w:rPr>
          <w:t>ₜ</w:t>
        </w:r>
        <w:r w:rsidRPr="00FD349E">
          <w:rPr>
            <w:rFonts w:ascii="Calibri" w:hAnsi="Calibri" w:cs="Calibri"/>
            <w:bCs/>
          </w:rPr>
          <w:t>₋₁</w:t>
        </w:r>
        <w:r w:rsidRPr="00FD349E">
          <w:rPr>
            <w:rFonts w:cstheme="minorHAnsi"/>
            <w:bCs/>
          </w:rPr>
          <w:t xml:space="preserve"> + 0.3555DTI</w:t>
        </w:r>
        <w:r w:rsidRPr="00FD349E">
          <w:rPr>
            <w:rFonts w:ascii="Cambria Math" w:hAnsi="Cambria Math" w:cs="Cambria Math"/>
            <w:bCs/>
          </w:rPr>
          <w:t>ₜ</w:t>
        </w:r>
        <w:r w:rsidRPr="00FD349E">
          <w:rPr>
            <w:rFonts w:ascii="Calibri" w:hAnsi="Calibri" w:cs="Calibri"/>
            <w:bCs/>
          </w:rPr>
          <w:t>₋₁</w:t>
        </w:r>
        <w:r w:rsidRPr="00FD349E">
          <w:rPr>
            <w:rFonts w:cstheme="minorHAnsi"/>
            <w:bCs/>
          </w:rPr>
          <w:t xml:space="preserve"> + 0.6094</w:t>
        </w:r>
        <w:r w:rsidRPr="00FD349E">
          <w:rPr>
            <w:rFonts w:ascii="Calibri" w:hAnsi="Calibri" w:cs="Calibri"/>
            <w:bCs/>
          </w:rPr>
          <w:t>Δ</w:t>
        </w:r>
        <w:r w:rsidRPr="00FD349E">
          <w:rPr>
            <w:rFonts w:cstheme="minorHAnsi"/>
            <w:bCs/>
          </w:rPr>
          <w:t>DTI</w:t>
        </w:r>
        <w:r w:rsidRPr="00FD349E">
          <w:rPr>
            <w:rFonts w:ascii="Cambria Math" w:hAnsi="Cambria Math" w:cs="Cambria Math"/>
            <w:bCs/>
          </w:rPr>
          <w:t>ₜ</w:t>
        </w:r>
        <w:r w:rsidRPr="00FD349E">
          <w:rPr>
            <w:rFonts w:cstheme="minorHAnsi"/>
            <w:bCs/>
          </w:rPr>
          <w:t xml:space="preserve"> + </w:t>
        </w:r>
        <w:r w:rsidRPr="00FD349E">
          <w:rPr>
            <w:rFonts w:ascii="Calibri" w:hAnsi="Calibri" w:cs="Calibri"/>
            <w:bCs/>
          </w:rPr>
          <w:t>ε</w:t>
        </w:r>
        <w:r w:rsidRPr="00FD349E">
          <w:rPr>
            <w:rFonts w:ascii="Cambria Math" w:hAnsi="Cambria Math" w:cs="Cambria Math"/>
            <w:bCs/>
          </w:rPr>
          <w:t>ₜ</w:t>
        </w:r>
      </w:ins>
    </w:p>
    <w:p w14:paraId="09909014" w14:textId="77777777" w:rsidR="00434A88" w:rsidRPr="009561DD" w:rsidRDefault="00A52354" w:rsidP="00974BFE">
      <w:pPr>
        <w:jc w:val="both"/>
        <w:rPr>
          <w:rFonts w:cstheme="minorHAnsi"/>
          <w:bCs/>
        </w:rPr>
      </w:pPr>
      <w:r w:rsidRPr="009561DD">
        <w:rPr>
          <w:rFonts w:cstheme="minorHAnsi"/>
          <w:bCs/>
        </w:rPr>
        <w:t xml:space="preserve">The long-run results show </w:t>
      </w:r>
      <w:r w:rsidR="00C57231" w:rsidRPr="009561DD">
        <w:rPr>
          <w:rFonts w:cstheme="minorHAnsi"/>
          <w:bCs/>
        </w:rPr>
        <w:t xml:space="preserve">that the value of the error correction term (ECT), given by the coefficient of NBD.L1, is −1.6194 and statistically significant (p=0.005). The negative and statistically significant ECT shows that </w:t>
      </w:r>
      <w:r w:rsidRPr="009561DD">
        <w:rPr>
          <w:rFonts w:cstheme="minorHAnsi"/>
          <w:bCs/>
        </w:rPr>
        <w:t xml:space="preserve">there is a long-run equilibrium relationship </w:t>
      </w:r>
      <w:r w:rsidR="00C57231" w:rsidRPr="009561DD">
        <w:rPr>
          <w:rFonts w:cstheme="minorHAnsi"/>
          <w:bCs/>
        </w:rPr>
        <w:t>between the DTI and NBD.</w:t>
      </w:r>
      <w:r w:rsidR="00C57231" w:rsidRPr="009561DD">
        <w:t xml:space="preserve"> </w:t>
      </w:r>
      <w:r w:rsidR="00C57231" w:rsidRPr="009561DD">
        <w:rPr>
          <w:rFonts w:cstheme="minorHAnsi"/>
          <w:bCs/>
        </w:rPr>
        <w:t xml:space="preserve">It also suggests that any deviation from the long-term equilibrium is corrected over time, with a </w:t>
      </w:r>
      <w:r w:rsidRPr="009561DD">
        <w:rPr>
          <w:rFonts w:cstheme="minorHAnsi"/>
          <w:bCs/>
        </w:rPr>
        <w:t>relatively rapid rate of adjustment</w:t>
      </w:r>
      <w:r w:rsidR="00C57231" w:rsidRPr="009561DD">
        <w:rPr>
          <w:rFonts w:cstheme="minorHAnsi"/>
          <w:bCs/>
        </w:rPr>
        <w:t xml:space="preserve">. The long-term coefficient of DTI is 0.3555 and statistically significant at p=0.006, implying that </w:t>
      </w:r>
      <w:r w:rsidRPr="009561DD">
        <w:rPr>
          <w:rFonts w:cstheme="minorHAnsi"/>
          <w:bCs/>
        </w:rPr>
        <w:t xml:space="preserve">higher levels of digital transformation are associated with </w:t>
      </w:r>
      <w:r w:rsidR="00C57231" w:rsidRPr="009561DD">
        <w:rPr>
          <w:rFonts w:cstheme="minorHAnsi"/>
          <w:bCs/>
        </w:rPr>
        <w:t>entrepreneurial development in the long run.</w:t>
      </w:r>
      <w:r w:rsidR="00C57231" w:rsidRPr="009561DD">
        <w:t xml:space="preserve"> </w:t>
      </w:r>
      <w:r w:rsidR="00C57231" w:rsidRPr="009561DD">
        <w:rPr>
          <w:rFonts w:cstheme="minorHAnsi"/>
          <w:bCs/>
        </w:rPr>
        <w:t xml:space="preserve">But due to the fact that the estimates are made on the basis of only </w:t>
      </w:r>
      <w:r w:rsidRPr="009561DD">
        <w:rPr>
          <w:rFonts w:cstheme="minorHAnsi"/>
          <w:bCs/>
        </w:rPr>
        <w:t>11 annual observations</w:t>
      </w:r>
      <w:r w:rsidR="00C57231" w:rsidRPr="009561DD">
        <w:rPr>
          <w:rFonts w:cstheme="minorHAnsi"/>
          <w:bCs/>
        </w:rPr>
        <w:t xml:space="preserve">, they must be treated cautiously and </w:t>
      </w:r>
      <w:r w:rsidRPr="009561DD">
        <w:rPr>
          <w:rFonts w:cstheme="minorHAnsi"/>
          <w:bCs/>
        </w:rPr>
        <w:t>regarded as illustrative rather than conclusive</w:t>
      </w:r>
      <w:r w:rsidR="00C57231" w:rsidRPr="009561DD">
        <w:rPr>
          <w:rFonts w:cstheme="minorHAnsi"/>
          <w:bCs/>
        </w:rPr>
        <w:t>, as suggested in the study.</w:t>
      </w:r>
    </w:p>
    <w:p w14:paraId="09F4158D" w14:textId="77777777" w:rsidR="00974BFE" w:rsidRPr="009561DD" w:rsidRDefault="00974BFE" w:rsidP="00974BFE">
      <w:pPr>
        <w:jc w:val="both"/>
        <w:rPr>
          <w:rFonts w:cstheme="minorHAnsi"/>
          <w:b/>
          <w:bCs/>
        </w:rPr>
      </w:pPr>
      <w:r w:rsidRPr="009561DD">
        <w:rPr>
          <w:rFonts w:cstheme="minorHAnsi"/>
          <w:b/>
          <w:bCs/>
        </w:rPr>
        <w:t>4.6 Granger Causality</w:t>
      </w:r>
    </w:p>
    <w:p w14:paraId="73EB843B" w14:textId="77777777" w:rsidR="00C57231" w:rsidRPr="009561DD" w:rsidRDefault="00C57231" w:rsidP="00C57231">
      <w:pPr>
        <w:keepNext/>
        <w:jc w:val="both"/>
      </w:pPr>
      <w:r w:rsidRPr="009561DD">
        <w:rPr>
          <w:rFonts w:cstheme="minorHAnsi"/>
          <w:b/>
          <w:bCs/>
          <w:noProof/>
        </w:rPr>
        <w:drawing>
          <wp:inline distT="0" distB="0" distL="0" distR="0" wp14:anchorId="00DC175B" wp14:editId="1678B163">
            <wp:extent cx="3915321" cy="101931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15321" cy="1019317"/>
                    </a:xfrm>
                    <a:prstGeom prst="rect">
                      <a:avLst/>
                    </a:prstGeom>
                  </pic:spPr>
                </pic:pic>
              </a:graphicData>
            </a:graphic>
          </wp:inline>
        </w:drawing>
      </w:r>
    </w:p>
    <w:p w14:paraId="2D3CCC9D" w14:textId="3909EFEE" w:rsidR="00C57231" w:rsidRPr="00923CD4" w:rsidRDefault="00C57231" w:rsidP="00C57231">
      <w:pPr>
        <w:pStyle w:val="Caption"/>
        <w:jc w:val="center"/>
        <w:rPr>
          <w:rFonts w:cstheme="minorHAnsi"/>
          <w:b/>
          <w:bCs/>
          <w:i w:val="0"/>
          <w:sz w:val="22"/>
          <w:szCs w:val="22"/>
        </w:rPr>
      </w:pPr>
      <w:r w:rsidRPr="00923CD4">
        <w:rPr>
          <w:i w:val="0"/>
          <w:sz w:val="22"/>
          <w:szCs w:val="22"/>
        </w:rPr>
        <w:t>Figure</w:t>
      </w:r>
      <w:r w:rsidR="000D06E7">
        <w:rPr>
          <w:i w:val="0"/>
          <w:sz w:val="22"/>
          <w:szCs w:val="22"/>
        </w:rPr>
        <w:t xml:space="preserve"> 1</w:t>
      </w:r>
      <w:ins w:id="1045" w:author="Dell" w:date="2026-07-29T16:09:00Z">
        <w:r w:rsidR="00F978E6">
          <w:rPr>
            <w:i w:val="0"/>
            <w:sz w:val="22"/>
            <w:szCs w:val="22"/>
          </w:rPr>
          <w:t>1</w:t>
        </w:r>
      </w:ins>
      <w:del w:id="1046" w:author="Dell" w:date="2026-07-29T16:09:00Z">
        <w:r w:rsidR="000D06E7" w:rsidDel="00F978E6">
          <w:rPr>
            <w:i w:val="0"/>
            <w:sz w:val="22"/>
            <w:szCs w:val="22"/>
          </w:rPr>
          <w:delText>3</w:delText>
        </w:r>
      </w:del>
      <w:r w:rsidRPr="00923CD4">
        <w:rPr>
          <w:i w:val="0"/>
          <w:sz w:val="22"/>
          <w:szCs w:val="22"/>
        </w:rPr>
        <w:t xml:space="preserve">: </w:t>
      </w:r>
      <w:r w:rsidRPr="00923CD4">
        <w:rPr>
          <w:rFonts w:cstheme="minorHAnsi"/>
          <w:b/>
          <w:bCs/>
          <w:i w:val="0"/>
          <w:sz w:val="22"/>
          <w:szCs w:val="22"/>
        </w:rPr>
        <w:t>Granger Causality results</w:t>
      </w:r>
    </w:p>
    <w:p w14:paraId="10825C35" w14:textId="07474B1C" w:rsidR="0044167A" w:rsidRPr="009561DD" w:rsidRDefault="0044167A">
      <w:pPr>
        <w:jc w:val="both"/>
        <w:pPrChange w:id="1047" w:author="Microsoft Office User" w:date="2026-07-28T05:49:00Z">
          <w:pPr>
            <w:ind w:left="720" w:hanging="720"/>
            <w:jc w:val="both"/>
          </w:pPr>
        </w:pPrChange>
      </w:pPr>
      <w:r w:rsidRPr="009561DD">
        <w:lastRenderedPageBreak/>
        <w:t xml:space="preserve">The findings of the Granger causality test </w:t>
      </w:r>
      <w:r w:rsidR="00A52354" w:rsidRPr="009561DD">
        <w:t>examin</w:t>
      </w:r>
      <w:r w:rsidR="00A52354" w:rsidRPr="000D06E7">
        <w:t xml:space="preserve">ing the directional </w:t>
      </w:r>
      <w:r w:rsidRPr="000D06E7">
        <w:t xml:space="preserve">relationship between </w:t>
      </w:r>
      <w:r w:rsidR="00CC4EB9" w:rsidRPr="000D06E7">
        <w:t xml:space="preserve">DTI </w:t>
      </w:r>
      <w:r w:rsidRPr="009561DD">
        <w:t xml:space="preserve">and </w:t>
      </w:r>
      <w:r w:rsidR="00CC4EB9" w:rsidRPr="009561DD">
        <w:t xml:space="preserve">NBD </w:t>
      </w:r>
      <w:r w:rsidRPr="009561DD">
        <w:t xml:space="preserve">are provided </w:t>
      </w:r>
      <w:proofErr w:type="gramStart"/>
      <w:r w:rsidRPr="009561DD">
        <w:t>in  the</w:t>
      </w:r>
      <w:proofErr w:type="gramEnd"/>
      <w:r w:rsidRPr="009561DD">
        <w:t xml:space="preserve"> above figure. there is no Granger causality from DTI to NBD because the calculated F-statistic equals 0.307 and the </w:t>
      </w:r>
      <w:r w:rsidR="00CE2F52" w:rsidRPr="009561DD">
        <w:t>p-value (0.599) exceeds the 5% significance level. S</w:t>
      </w:r>
      <w:r w:rsidRPr="009561DD">
        <w:t xml:space="preserve">imilarly, NBD does not </w:t>
      </w:r>
      <w:r w:rsidR="00CE2F52" w:rsidRPr="009561DD">
        <w:t xml:space="preserve">The results indicate that </w:t>
      </w:r>
      <w:r w:rsidRPr="009561DD">
        <w:t xml:space="preserve">Granger-cause DTI with an F-statistic value of 2.092 and a p-value of 0.198. Hence, </w:t>
      </w:r>
      <w:r w:rsidR="00CE2F52" w:rsidRPr="009561DD">
        <w:t xml:space="preserve">the null hypothesis of no Granger causality cannot be rejected </w:t>
      </w:r>
      <w:r w:rsidRPr="009561DD">
        <w:t xml:space="preserve">in both cases. The results obtained show that there is </w:t>
      </w:r>
      <w:r w:rsidR="00CE2F52" w:rsidRPr="009561DD">
        <w:t xml:space="preserve">no statistical evidence of a causal relationship </w:t>
      </w:r>
      <w:r w:rsidRPr="009561DD">
        <w:t>between digital transformation and entrepreneurial development in Nepal.</w:t>
      </w:r>
    </w:p>
    <w:p w14:paraId="7418276E" w14:textId="77777777" w:rsidR="00CE2F52" w:rsidRPr="009561DD" w:rsidRDefault="0044167A" w:rsidP="00974BFE">
      <w:pPr>
        <w:jc w:val="both"/>
      </w:pPr>
      <w:r w:rsidRPr="009561DD">
        <w:t xml:space="preserve">According to the Granger causality test, </w:t>
      </w:r>
      <w:r w:rsidR="00CE2F52" w:rsidRPr="009561DD">
        <w:t xml:space="preserve">there is no evidence of causality </w:t>
      </w:r>
      <w:r w:rsidRPr="009561DD">
        <w:t xml:space="preserve">either direction between the Digital Transformation Index and New Business Density during the period of the study. This implies that </w:t>
      </w:r>
      <w:r w:rsidR="00CE2F52" w:rsidRPr="009561DD">
        <w:t>changes in digital transformation do not significantly predict future changes in entrepreneurial development</w:t>
      </w:r>
      <w:r w:rsidRPr="009561DD">
        <w:t xml:space="preserve">, and vice versa. However, these results </w:t>
      </w:r>
      <w:r w:rsidR="00CE2F52" w:rsidRPr="009561DD">
        <w:t xml:space="preserve">should be interpreted with caution </w:t>
      </w:r>
      <w:r w:rsidRPr="009561DD">
        <w:t xml:space="preserve">since this particular study was conducted on a small sample size </w:t>
      </w:r>
      <w:r w:rsidR="00CE2F52" w:rsidRPr="009561DD">
        <w:t>using only a one-lag specification</w:t>
      </w:r>
    </w:p>
    <w:p w14:paraId="5DADA06B" w14:textId="77777777" w:rsidR="00974BFE" w:rsidRPr="009561DD" w:rsidRDefault="00974BFE" w:rsidP="00974BFE">
      <w:pPr>
        <w:jc w:val="both"/>
        <w:rPr>
          <w:rFonts w:cstheme="minorHAnsi"/>
          <w:b/>
          <w:bCs/>
        </w:rPr>
      </w:pPr>
      <w:r w:rsidRPr="009561DD">
        <w:rPr>
          <w:rFonts w:cstheme="minorHAnsi"/>
          <w:b/>
          <w:bCs/>
        </w:rPr>
        <w:t>4.7 Diagnostics</w:t>
      </w:r>
    </w:p>
    <w:p w14:paraId="68F013A4" w14:textId="77777777" w:rsidR="00955EB1" w:rsidRPr="009561DD" w:rsidRDefault="00955EB1" w:rsidP="00955EB1">
      <w:pPr>
        <w:keepNext/>
        <w:jc w:val="both"/>
      </w:pPr>
      <w:r w:rsidRPr="009561DD">
        <w:rPr>
          <w:rFonts w:cstheme="minorHAnsi"/>
          <w:noProof/>
        </w:rPr>
        <w:drawing>
          <wp:inline distT="0" distB="0" distL="0" distR="0" wp14:anchorId="2F39E6B4" wp14:editId="5B544E29">
            <wp:extent cx="5553850" cy="1705213"/>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53850" cy="1705213"/>
                    </a:xfrm>
                    <a:prstGeom prst="rect">
                      <a:avLst/>
                    </a:prstGeom>
                  </pic:spPr>
                </pic:pic>
              </a:graphicData>
            </a:graphic>
          </wp:inline>
        </w:drawing>
      </w:r>
    </w:p>
    <w:p w14:paraId="5D2E748F" w14:textId="0BF9B526" w:rsidR="00955EB1" w:rsidRPr="00923CD4" w:rsidRDefault="00955EB1" w:rsidP="00955EB1">
      <w:pPr>
        <w:pStyle w:val="Caption"/>
        <w:jc w:val="both"/>
        <w:rPr>
          <w:i w:val="0"/>
          <w:sz w:val="22"/>
          <w:szCs w:val="22"/>
        </w:rPr>
      </w:pPr>
      <w:r w:rsidRPr="00923CD4">
        <w:rPr>
          <w:i w:val="0"/>
          <w:sz w:val="22"/>
          <w:szCs w:val="22"/>
        </w:rPr>
        <w:t>Figure</w:t>
      </w:r>
      <w:r w:rsidR="000D06E7">
        <w:rPr>
          <w:i w:val="0"/>
          <w:sz w:val="22"/>
          <w:szCs w:val="22"/>
        </w:rPr>
        <w:t xml:space="preserve"> 1</w:t>
      </w:r>
      <w:ins w:id="1048" w:author="Dell" w:date="2026-07-29T16:09:00Z">
        <w:r w:rsidR="00F978E6">
          <w:rPr>
            <w:i w:val="0"/>
            <w:sz w:val="22"/>
            <w:szCs w:val="22"/>
          </w:rPr>
          <w:t>2</w:t>
        </w:r>
      </w:ins>
      <w:del w:id="1049" w:author="Dell" w:date="2026-07-29T16:09:00Z">
        <w:r w:rsidR="000D06E7" w:rsidDel="00F978E6">
          <w:rPr>
            <w:i w:val="0"/>
            <w:sz w:val="22"/>
            <w:szCs w:val="22"/>
          </w:rPr>
          <w:delText>4</w:delText>
        </w:r>
      </w:del>
      <w:r w:rsidRPr="00923CD4">
        <w:rPr>
          <w:i w:val="0"/>
          <w:sz w:val="22"/>
          <w:szCs w:val="22"/>
        </w:rPr>
        <w:t>: the diagnostic test results for the estimated ARDL model</w:t>
      </w:r>
    </w:p>
    <w:p w14:paraId="5A3A8710" w14:textId="77777777" w:rsidR="00974BFE" w:rsidRPr="009561DD" w:rsidRDefault="00955EB1" w:rsidP="00636314">
      <w:pPr>
        <w:jc w:val="both"/>
        <w:rPr>
          <w:noProof/>
        </w:rPr>
      </w:pPr>
      <w:r w:rsidRPr="009561DD">
        <w:rPr>
          <w:bCs/>
        </w:rPr>
        <w:t xml:space="preserve">The diagnostic test values of the estimated ARDL model are </w:t>
      </w:r>
      <w:r w:rsidR="00CE2F52" w:rsidRPr="000D06E7">
        <w:rPr>
          <w:bCs/>
        </w:rPr>
        <w:t>presented in the above figure</w:t>
      </w:r>
      <w:r w:rsidRPr="000D06E7">
        <w:rPr>
          <w:bCs/>
        </w:rPr>
        <w:t xml:space="preserve">. The </w:t>
      </w:r>
      <w:proofErr w:type="spellStart"/>
      <w:r w:rsidRPr="000D06E7">
        <w:rPr>
          <w:bCs/>
        </w:rPr>
        <w:t>Breusch</w:t>
      </w:r>
      <w:proofErr w:type="spellEnd"/>
      <w:r w:rsidRPr="000D06E7">
        <w:rPr>
          <w:bCs/>
        </w:rPr>
        <w:t xml:space="preserve">-Godfrey test yielded a p-value of 0.252, which implies that </w:t>
      </w:r>
      <w:r w:rsidR="00CE2F52" w:rsidRPr="009561DD">
        <w:rPr>
          <w:bCs/>
        </w:rPr>
        <w:t>null hypothesis of no serial correlation cannot be rejected</w:t>
      </w:r>
      <w:r w:rsidRPr="009561DD">
        <w:rPr>
          <w:bCs/>
        </w:rPr>
        <w:t xml:space="preserve">. Hence, the residuals of the model are </w:t>
      </w:r>
      <w:proofErr w:type="gramStart"/>
      <w:r w:rsidR="00CE2F52" w:rsidRPr="009561DD">
        <w:rPr>
          <w:bCs/>
        </w:rPr>
        <w:t>do</w:t>
      </w:r>
      <w:proofErr w:type="gramEnd"/>
      <w:r w:rsidR="00CE2F52" w:rsidRPr="009561DD">
        <w:rPr>
          <w:bCs/>
        </w:rPr>
        <w:t xml:space="preserve"> not exhibit autocorrelation. </w:t>
      </w:r>
      <w:r w:rsidRPr="009561DD">
        <w:t xml:space="preserve">According to the </w:t>
      </w:r>
      <w:proofErr w:type="spellStart"/>
      <w:r w:rsidRPr="009561DD">
        <w:t>Jarque-Bera</w:t>
      </w:r>
      <w:proofErr w:type="spellEnd"/>
      <w:r w:rsidRPr="009561DD">
        <w:t xml:space="preserve"> test, p=0.759 which means that residuals </w:t>
      </w:r>
      <w:r w:rsidR="00CE2F52" w:rsidRPr="009561DD">
        <w:t>are normally distributed</w:t>
      </w:r>
      <w:r w:rsidRPr="009561DD">
        <w:t xml:space="preserve">. The </w:t>
      </w:r>
      <w:proofErr w:type="spellStart"/>
      <w:r w:rsidRPr="009561DD">
        <w:t>Breusch</w:t>
      </w:r>
      <w:proofErr w:type="spellEnd"/>
      <w:r w:rsidRPr="009561DD">
        <w:t xml:space="preserve">-Pagan test was used in order to detect </w:t>
      </w:r>
      <w:proofErr w:type="spellStart"/>
      <w:r w:rsidRPr="009561DD">
        <w:t>heteroskedasticity</w:t>
      </w:r>
      <w:proofErr w:type="spellEnd"/>
      <w:r w:rsidRPr="009561DD">
        <w:t xml:space="preserve">, p=0.802 which means that </w:t>
      </w:r>
      <w:r w:rsidR="00CE2F52" w:rsidRPr="009561DD">
        <w:t xml:space="preserve">the null hypothesis of </w:t>
      </w:r>
      <w:proofErr w:type="spellStart"/>
      <w:r w:rsidR="00CE2F52" w:rsidRPr="009561DD">
        <w:t>homoskedasticity</w:t>
      </w:r>
      <w:proofErr w:type="spellEnd"/>
      <w:r w:rsidR="00CE2F52" w:rsidRPr="009561DD">
        <w:t xml:space="preserve"> cannot be rejected </w:t>
      </w:r>
      <w:r w:rsidRPr="009561DD">
        <w:t xml:space="preserve">and residuals have constant </w:t>
      </w:r>
      <w:r w:rsidR="00636314" w:rsidRPr="009561DD">
        <w:t>variance. Finally</w:t>
      </w:r>
      <w:r w:rsidRPr="009561DD">
        <w:t xml:space="preserve">, </w:t>
      </w:r>
      <w:r w:rsidR="00CE2F52" w:rsidRPr="009561DD">
        <w:t>t</w:t>
      </w:r>
      <w:r w:rsidR="00636314" w:rsidRPr="009561DD">
        <w:t xml:space="preserve">he Ramsey RESET test returned a value of p=0.373, suggesting that the model is properly specified and </w:t>
      </w:r>
      <w:r w:rsidR="00CE2F52" w:rsidRPr="009561DD">
        <w:t>there is no evidence of omitted explanatory variables</w:t>
      </w:r>
      <w:r w:rsidR="00636314" w:rsidRPr="009561DD">
        <w:t xml:space="preserve">. In general, </w:t>
      </w:r>
      <w:r w:rsidR="00CE2F52" w:rsidRPr="009561DD">
        <w:t>the diagnostic test results indicate that the estimated ARDL model satisfies the key econometric assumptions</w:t>
      </w:r>
      <w:r w:rsidR="00636314" w:rsidRPr="009561DD">
        <w:t>, meaning that the estimated ARDL model meets all the main econometric assumptions.</w:t>
      </w:r>
      <w:r w:rsidRPr="009561DD">
        <w:rPr>
          <w:noProof/>
        </w:rPr>
        <w:t xml:space="preserve"> </w:t>
      </w:r>
    </w:p>
    <w:p w14:paraId="125C46FC" w14:textId="77777777" w:rsidR="00636314" w:rsidRPr="009561DD" w:rsidRDefault="00636314" w:rsidP="00636314">
      <w:pPr>
        <w:keepNext/>
        <w:jc w:val="both"/>
      </w:pPr>
      <w:r w:rsidRPr="009561DD">
        <w:rPr>
          <w:rFonts w:cstheme="minorHAnsi"/>
          <w:noProof/>
        </w:rPr>
        <w:lastRenderedPageBreak/>
        <w:drawing>
          <wp:inline distT="0" distB="0" distL="0" distR="0" wp14:anchorId="4C475705" wp14:editId="67E22E0F">
            <wp:extent cx="5445577" cy="3329825"/>
            <wp:effectExtent l="0" t="0" r="3175" b="4445"/>
            <wp:docPr id="26" name="Picture 26" descr="C:\Users\Dell\Desktop\Ashmita\ict\CUSUM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esktop\Ashmita\ict\CUSUM_Test.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50072" cy="3332573"/>
                    </a:xfrm>
                    <a:prstGeom prst="rect">
                      <a:avLst/>
                    </a:prstGeom>
                    <a:noFill/>
                    <a:ln>
                      <a:noFill/>
                    </a:ln>
                  </pic:spPr>
                </pic:pic>
              </a:graphicData>
            </a:graphic>
          </wp:inline>
        </w:drawing>
      </w:r>
    </w:p>
    <w:p w14:paraId="791BE0AC" w14:textId="62E4D55A" w:rsidR="00636314" w:rsidRPr="00923CD4" w:rsidRDefault="00636314" w:rsidP="00636314">
      <w:pPr>
        <w:pStyle w:val="Caption"/>
        <w:jc w:val="both"/>
        <w:rPr>
          <w:rFonts w:cstheme="minorHAnsi"/>
          <w:i w:val="0"/>
          <w:sz w:val="22"/>
          <w:szCs w:val="22"/>
        </w:rPr>
      </w:pPr>
      <w:r w:rsidRPr="00923CD4">
        <w:rPr>
          <w:i w:val="0"/>
          <w:sz w:val="22"/>
          <w:szCs w:val="22"/>
        </w:rPr>
        <w:t>Figure</w:t>
      </w:r>
      <w:r w:rsidR="000D06E7">
        <w:rPr>
          <w:i w:val="0"/>
          <w:sz w:val="22"/>
          <w:szCs w:val="22"/>
        </w:rPr>
        <w:t xml:space="preserve"> 1</w:t>
      </w:r>
      <w:ins w:id="1050" w:author="Dell" w:date="2026-07-29T16:09:00Z">
        <w:r w:rsidR="00F978E6">
          <w:rPr>
            <w:i w:val="0"/>
            <w:sz w:val="22"/>
            <w:szCs w:val="22"/>
          </w:rPr>
          <w:t>3</w:t>
        </w:r>
      </w:ins>
      <w:del w:id="1051" w:author="Dell" w:date="2026-07-29T16:09:00Z">
        <w:r w:rsidR="000D06E7" w:rsidDel="00F978E6">
          <w:rPr>
            <w:i w:val="0"/>
            <w:sz w:val="22"/>
            <w:szCs w:val="22"/>
          </w:rPr>
          <w:delText>5</w:delText>
        </w:r>
      </w:del>
      <w:r w:rsidRPr="00923CD4">
        <w:rPr>
          <w:i w:val="0"/>
          <w:sz w:val="22"/>
          <w:szCs w:val="22"/>
        </w:rPr>
        <w:t>:CUSUM Test for Parameter Stability</w:t>
      </w:r>
    </w:p>
    <w:p w14:paraId="3D87305A" w14:textId="2509F047" w:rsidR="00120CA5" w:rsidRPr="009561DD" w:rsidRDefault="00CE2F52" w:rsidP="00120CA5">
      <w:pPr>
        <w:keepNext/>
        <w:jc w:val="both"/>
      </w:pPr>
      <w:r w:rsidRPr="009561DD">
        <w:rPr>
          <w:rFonts w:cstheme="minorHAnsi"/>
          <w:bCs/>
        </w:rPr>
        <w:t xml:space="preserve">Figure </w:t>
      </w:r>
      <w:r w:rsidR="00E91E5C">
        <w:rPr>
          <w:rFonts w:cstheme="minorHAnsi"/>
          <w:bCs/>
        </w:rPr>
        <w:t>15</w:t>
      </w:r>
      <w:r w:rsidRPr="009561DD">
        <w:rPr>
          <w:rFonts w:cstheme="minorHAnsi"/>
          <w:bCs/>
        </w:rPr>
        <w:t xml:space="preserve"> presents the results of the CUSUM</w:t>
      </w:r>
      <w:r w:rsidRPr="000D06E7">
        <w:rPr>
          <w:rFonts w:cstheme="minorHAnsi"/>
          <w:bCs/>
        </w:rPr>
        <w:t xml:space="preserve"> test for parameter stability of the estimated ARDL model. The CUSUM statistic remains within the 5% critical bounds throughout the sample period which indicate </w:t>
      </w:r>
      <w:r w:rsidRPr="009561DD">
        <w:rPr>
          <w:rFonts w:cstheme="minorHAnsi"/>
          <w:bCs/>
        </w:rPr>
        <w:t>that the model parameters are stable and that there is no evidence of structural instability.</w:t>
      </w:r>
      <w:r w:rsidR="00636314" w:rsidRPr="009561DD">
        <w:rPr>
          <w:rFonts w:cstheme="minorHAnsi"/>
          <w:noProof/>
        </w:rPr>
        <w:drawing>
          <wp:inline distT="0" distB="0" distL="0" distR="0" wp14:anchorId="6B0DEE15" wp14:editId="10738668">
            <wp:extent cx="5588635" cy="3409891"/>
            <wp:effectExtent l="0" t="0" r="0" b="635"/>
            <wp:docPr id="28" name="Picture 28" descr="C:\Users\Dell\Desktop\Ashmita\ict\CUSUM_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esktop\Ashmita\ict\CUSUM_Test1.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2664" cy="3412349"/>
                    </a:xfrm>
                    <a:prstGeom prst="rect">
                      <a:avLst/>
                    </a:prstGeom>
                    <a:noFill/>
                    <a:ln>
                      <a:noFill/>
                    </a:ln>
                  </pic:spPr>
                </pic:pic>
              </a:graphicData>
            </a:graphic>
          </wp:inline>
        </w:drawing>
      </w:r>
    </w:p>
    <w:p w14:paraId="0656CEEE" w14:textId="44F9F088" w:rsidR="00636314" w:rsidRPr="00923CD4" w:rsidRDefault="00120CA5" w:rsidP="00120CA5">
      <w:pPr>
        <w:pStyle w:val="Caption"/>
        <w:jc w:val="both"/>
        <w:rPr>
          <w:i w:val="0"/>
          <w:sz w:val="22"/>
          <w:szCs w:val="22"/>
        </w:rPr>
      </w:pPr>
      <w:r w:rsidRPr="00923CD4">
        <w:rPr>
          <w:i w:val="0"/>
          <w:sz w:val="22"/>
          <w:szCs w:val="22"/>
        </w:rPr>
        <w:t>Figure</w:t>
      </w:r>
      <w:r w:rsidR="000D06E7">
        <w:rPr>
          <w:i w:val="0"/>
          <w:sz w:val="22"/>
          <w:szCs w:val="22"/>
        </w:rPr>
        <w:t xml:space="preserve"> 1</w:t>
      </w:r>
      <w:ins w:id="1052" w:author="Dell" w:date="2026-07-29T16:09:00Z">
        <w:r w:rsidR="00F978E6">
          <w:rPr>
            <w:i w:val="0"/>
            <w:sz w:val="22"/>
            <w:szCs w:val="22"/>
          </w:rPr>
          <w:t>4</w:t>
        </w:r>
      </w:ins>
      <w:del w:id="1053" w:author="Dell" w:date="2026-07-29T16:09:00Z">
        <w:r w:rsidR="000D06E7" w:rsidDel="00F978E6">
          <w:rPr>
            <w:i w:val="0"/>
            <w:sz w:val="22"/>
            <w:szCs w:val="22"/>
          </w:rPr>
          <w:delText>6</w:delText>
        </w:r>
      </w:del>
      <w:r w:rsidR="000D06E7">
        <w:rPr>
          <w:i w:val="0"/>
          <w:sz w:val="22"/>
          <w:szCs w:val="22"/>
        </w:rPr>
        <w:t xml:space="preserve"> </w:t>
      </w:r>
      <w:r w:rsidRPr="00923CD4">
        <w:rPr>
          <w:i w:val="0"/>
          <w:sz w:val="22"/>
          <w:szCs w:val="22"/>
        </w:rPr>
        <w:t>: CUSUM of Squares (CUSUMSQ) Test</w:t>
      </w:r>
    </w:p>
    <w:p w14:paraId="4B4D38F5" w14:textId="5B2094B7" w:rsidR="00120CA5" w:rsidRPr="009561DD" w:rsidRDefault="00120CA5" w:rsidP="00120CA5">
      <w:r w:rsidRPr="009561DD">
        <w:lastRenderedPageBreak/>
        <w:t xml:space="preserve">Figure </w:t>
      </w:r>
      <w:r w:rsidR="00E91E5C">
        <w:t>16</w:t>
      </w:r>
      <w:r w:rsidRPr="000D06E7">
        <w:t xml:space="preserve"> abo</w:t>
      </w:r>
      <w:r w:rsidR="00CE2F52" w:rsidRPr="000D06E7">
        <w:t>ve represents the CUSUMSQ test for</w:t>
      </w:r>
      <w:r w:rsidRPr="009561DD">
        <w:t xml:space="preserve"> variance stability. </w:t>
      </w:r>
      <w:r w:rsidR="00CE2F52" w:rsidRPr="009561DD">
        <w:t xml:space="preserve">The plot shows slight departures </w:t>
      </w:r>
      <w:r w:rsidRPr="009561DD">
        <w:t xml:space="preserve">from the expected stability line, </w:t>
      </w:r>
      <w:r w:rsidR="00CE2F52" w:rsidRPr="009561DD">
        <w:t>suggesting some degree of parameter instability</w:t>
      </w:r>
      <w:r w:rsidRPr="009561DD">
        <w:t xml:space="preserve">, though </w:t>
      </w:r>
      <w:r w:rsidR="00CE2F52" w:rsidRPr="009561DD">
        <w:t>this finding should be interpreted with caution because the test is based on a relatively small sample size.</w:t>
      </w:r>
    </w:p>
    <w:tbl>
      <w:tblPr>
        <w:tblStyle w:val="TableGrid"/>
        <w:tblW w:w="0" w:type="auto"/>
        <w:tblLook w:val="04A0" w:firstRow="1" w:lastRow="0" w:firstColumn="1" w:lastColumn="0" w:noHBand="0" w:noVBand="1"/>
      </w:tblPr>
      <w:tblGrid>
        <w:gridCol w:w="1638"/>
        <w:gridCol w:w="946"/>
        <w:gridCol w:w="867"/>
        <w:gridCol w:w="1497"/>
        <w:gridCol w:w="4402"/>
      </w:tblGrid>
      <w:tr w:rsidR="00120CA5" w:rsidRPr="009561DD" w14:paraId="32AE6508" w14:textId="77777777" w:rsidTr="00120CA5">
        <w:tc>
          <w:tcPr>
            <w:tcW w:w="0" w:type="auto"/>
            <w:hideMark/>
          </w:tcPr>
          <w:p w14:paraId="6C8EE731" w14:textId="77777777" w:rsidR="00120CA5" w:rsidRPr="009561DD" w:rsidRDefault="00120CA5" w:rsidP="00120CA5">
            <w:pPr>
              <w:spacing w:after="160" w:line="259" w:lineRule="auto"/>
              <w:rPr>
                <w:b/>
                <w:bCs/>
              </w:rPr>
            </w:pPr>
            <w:r w:rsidRPr="009561DD">
              <w:rPr>
                <w:b/>
                <w:bCs/>
              </w:rPr>
              <w:t>Test</w:t>
            </w:r>
          </w:p>
        </w:tc>
        <w:tc>
          <w:tcPr>
            <w:tcW w:w="0" w:type="auto"/>
            <w:hideMark/>
          </w:tcPr>
          <w:p w14:paraId="41483AFC" w14:textId="77777777" w:rsidR="00120CA5" w:rsidRPr="009561DD" w:rsidRDefault="00120CA5" w:rsidP="00120CA5">
            <w:pPr>
              <w:spacing w:after="160" w:line="259" w:lineRule="auto"/>
              <w:rPr>
                <w:b/>
                <w:bCs/>
              </w:rPr>
            </w:pPr>
            <w:r w:rsidRPr="009561DD">
              <w:rPr>
                <w:b/>
                <w:bCs/>
              </w:rPr>
              <w:t>Statistic</w:t>
            </w:r>
          </w:p>
        </w:tc>
        <w:tc>
          <w:tcPr>
            <w:tcW w:w="0" w:type="auto"/>
            <w:hideMark/>
          </w:tcPr>
          <w:p w14:paraId="0B0BBCE0" w14:textId="77777777" w:rsidR="00120CA5" w:rsidRPr="009561DD" w:rsidRDefault="00120CA5" w:rsidP="00120CA5">
            <w:pPr>
              <w:spacing w:after="160" w:line="259" w:lineRule="auto"/>
              <w:rPr>
                <w:b/>
                <w:bCs/>
              </w:rPr>
            </w:pPr>
            <w:r w:rsidRPr="009561DD">
              <w:rPr>
                <w:b/>
                <w:bCs/>
              </w:rPr>
              <w:t>p-value</w:t>
            </w:r>
          </w:p>
        </w:tc>
        <w:tc>
          <w:tcPr>
            <w:tcW w:w="0" w:type="auto"/>
            <w:hideMark/>
          </w:tcPr>
          <w:p w14:paraId="5C59A35B" w14:textId="77777777" w:rsidR="00120CA5" w:rsidRPr="009561DD" w:rsidRDefault="00120CA5" w:rsidP="00120CA5">
            <w:pPr>
              <w:spacing w:after="160" w:line="259" w:lineRule="auto"/>
              <w:rPr>
                <w:b/>
                <w:bCs/>
              </w:rPr>
            </w:pPr>
            <w:r w:rsidRPr="009561DD">
              <w:rPr>
                <w:b/>
                <w:bCs/>
              </w:rPr>
              <w:t>Decision</w:t>
            </w:r>
          </w:p>
        </w:tc>
        <w:tc>
          <w:tcPr>
            <w:tcW w:w="0" w:type="auto"/>
            <w:hideMark/>
          </w:tcPr>
          <w:p w14:paraId="75DCCCEC" w14:textId="77777777" w:rsidR="00120CA5" w:rsidRPr="009561DD" w:rsidRDefault="00120CA5" w:rsidP="00120CA5">
            <w:pPr>
              <w:spacing w:after="160" w:line="259" w:lineRule="auto"/>
              <w:rPr>
                <w:b/>
                <w:bCs/>
              </w:rPr>
            </w:pPr>
            <w:r w:rsidRPr="009561DD">
              <w:rPr>
                <w:b/>
                <w:bCs/>
              </w:rPr>
              <w:t>Interpretation</w:t>
            </w:r>
          </w:p>
        </w:tc>
      </w:tr>
      <w:tr w:rsidR="00120CA5" w:rsidRPr="009561DD" w14:paraId="4648EF7B" w14:textId="77777777" w:rsidTr="00120CA5">
        <w:tc>
          <w:tcPr>
            <w:tcW w:w="0" w:type="auto"/>
            <w:hideMark/>
          </w:tcPr>
          <w:p w14:paraId="6766C1F0" w14:textId="77777777" w:rsidR="00120CA5" w:rsidRPr="009561DD" w:rsidRDefault="00120CA5" w:rsidP="00120CA5">
            <w:pPr>
              <w:spacing w:after="160" w:line="259" w:lineRule="auto"/>
            </w:pPr>
            <w:r w:rsidRPr="009561DD">
              <w:t>Durbin–Watson</w:t>
            </w:r>
          </w:p>
        </w:tc>
        <w:tc>
          <w:tcPr>
            <w:tcW w:w="0" w:type="auto"/>
            <w:hideMark/>
          </w:tcPr>
          <w:p w14:paraId="6C2B12D0" w14:textId="77777777" w:rsidR="00120CA5" w:rsidRPr="009561DD" w:rsidRDefault="00120CA5" w:rsidP="00120CA5">
            <w:pPr>
              <w:spacing w:after="160" w:line="259" w:lineRule="auto"/>
            </w:pPr>
            <w:r w:rsidRPr="009561DD">
              <w:t>2.396</w:t>
            </w:r>
          </w:p>
        </w:tc>
        <w:tc>
          <w:tcPr>
            <w:tcW w:w="0" w:type="auto"/>
            <w:hideMark/>
          </w:tcPr>
          <w:p w14:paraId="4B7DB4B7" w14:textId="77777777" w:rsidR="00120CA5" w:rsidRPr="009561DD" w:rsidRDefault="00120CA5" w:rsidP="00120CA5">
            <w:pPr>
              <w:spacing w:after="160" w:line="259" w:lineRule="auto"/>
            </w:pPr>
            <w:r w:rsidRPr="009561DD">
              <w:t>–</w:t>
            </w:r>
          </w:p>
        </w:tc>
        <w:tc>
          <w:tcPr>
            <w:tcW w:w="0" w:type="auto"/>
            <w:hideMark/>
          </w:tcPr>
          <w:p w14:paraId="308AB3C3" w14:textId="77777777" w:rsidR="00120CA5" w:rsidRPr="009561DD" w:rsidRDefault="00120CA5" w:rsidP="00120CA5">
            <w:pPr>
              <w:spacing w:after="160" w:line="259" w:lineRule="auto"/>
            </w:pPr>
            <w:r w:rsidRPr="009561DD">
              <w:t>Accept</w:t>
            </w:r>
          </w:p>
        </w:tc>
        <w:tc>
          <w:tcPr>
            <w:tcW w:w="0" w:type="auto"/>
            <w:hideMark/>
          </w:tcPr>
          <w:p w14:paraId="541F0D2A" w14:textId="77777777" w:rsidR="00120CA5" w:rsidRPr="009561DD" w:rsidRDefault="00120CA5" w:rsidP="00120CA5">
            <w:pPr>
              <w:spacing w:after="160" w:line="259" w:lineRule="auto"/>
            </w:pPr>
            <w:r w:rsidRPr="009561DD">
              <w:t>No evidence of first-order autocorrelation.</w:t>
            </w:r>
          </w:p>
        </w:tc>
      </w:tr>
      <w:tr w:rsidR="00120CA5" w:rsidRPr="009561DD" w14:paraId="08C2E69E" w14:textId="77777777" w:rsidTr="00120CA5">
        <w:tc>
          <w:tcPr>
            <w:tcW w:w="0" w:type="auto"/>
            <w:hideMark/>
          </w:tcPr>
          <w:p w14:paraId="771818BF" w14:textId="77777777" w:rsidR="00120CA5" w:rsidRPr="009561DD" w:rsidRDefault="00120CA5" w:rsidP="00120CA5">
            <w:pPr>
              <w:spacing w:after="160" w:line="259" w:lineRule="auto"/>
            </w:pPr>
            <w:proofErr w:type="spellStart"/>
            <w:r w:rsidRPr="009561DD">
              <w:t>Ljung</w:t>
            </w:r>
            <w:proofErr w:type="spellEnd"/>
            <w:r w:rsidRPr="009561DD">
              <w:t>–Box (Lag 1)</w:t>
            </w:r>
          </w:p>
        </w:tc>
        <w:tc>
          <w:tcPr>
            <w:tcW w:w="0" w:type="auto"/>
            <w:hideMark/>
          </w:tcPr>
          <w:p w14:paraId="727A5A22" w14:textId="77777777" w:rsidR="00120CA5" w:rsidRPr="009561DD" w:rsidRDefault="00120CA5" w:rsidP="00120CA5">
            <w:pPr>
              <w:spacing w:after="160" w:line="259" w:lineRule="auto"/>
            </w:pPr>
            <w:r w:rsidRPr="009561DD">
              <w:t>1.091</w:t>
            </w:r>
          </w:p>
        </w:tc>
        <w:tc>
          <w:tcPr>
            <w:tcW w:w="0" w:type="auto"/>
            <w:hideMark/>
          </w:tcPr>
          <w:p w14:paraId="5AE0C934" w14:textId="77777777" w:rsidR="00120CA5" w:rsidRPr="009561DD" w:rsidRDefault="00120CA5" w:rsidP="00120CA5">
            <w:pPr>
              <w:spacing w:after="160" w:line="259" w:lineRule="auto"/>
            </w:pPr>
            <w:r w:rsidRPr="009561DD">
              <w:t>0.296</w:t>
            </w:r>
          </w:p>
        </w:tc>
        <w:tc>
          <w:tcPr>
            <w:tcW w:w="0" w:type="auto"/>
            <w:hideMark/>
          </w:tcPr>
          <w:p w14:paraId="7C93BDA8" w14:textId="77777777" w:rsidR="00120CA5" w:rsidRPr="009561DD" w:rsidRDefault="00120CA5" w:rsidP="00120CA5">
            <w:pPr>
              <w:spacing w:after="160" w:line="259" w:lineRule="auto"/>
            </w:pPr>
            <w:r w:rsidRPr="009561DD">
              <w:t>Fail to reject H₀</w:t>
            </w:r>
          </w:p>
        </w:tc>
        <w:tc>
          <w:tcPr>
            <w:tcW w:w="0" w:type="auto"/>
            <w:hideMark/>
          </w:tcPr>
          <w:p w14:paraId="4ADFDA34" w14:textId="77777777" w:rsidR="00120CA5" w:rsidRPr="009561DD" w:rsidRDefault="00120CA5" w:rsidP="00120CA5">
            <w:pPr>
              <w:spacing w:after="160" w:line="259" w:lineRule="auto"/>
            </w:pPr>
            <w:r w:rsidRPr="009561DD">
              <w:t>No autocorrelation at lag 1.</w:t>
            </w:r>
          </w:p>
        </w:tc>
      </w:tr>
      <w:tr w:rsidR="00120CA5" w:rsidRPr="009561DD" w14:paraId="55A81140" w14:textId="77777777" w:rsidTr="00120CA5">
        <w:tc>
          <w:tcPr>
            <w:tcW w:w="0" w:type="auto"/>
            <w:hideMark/>
          </w:tcPr>
          <w:p w14:paraId="3815FA30" w14:textId="77777777" w:rsidR="00120CA5" w:rsidRPr="009561DD" w:rsidRDefault="00120CA5" w:rsidP="00120CA5">
            <w:pPr>
              <w:spacing w:after="160" w:line="259" w:lineRule="auto"/>
            </w:pPr>
            <w:proofErr w:type="spellStart"/>
            <w:r w:rsidRPr="009561DD">
              <w:t>Ljung</w:t>
            </w:r>
            <w:proofErr w:type="spellEnd"/>
            <w:r w:rsidRPr="009561DD">
              <w:t>–Box (Lag 2)</w:t>
            </w:r>
          </w:p>
        </w:tc>
        <w:tc>
          <w:tcPr>
            <w:tcW w:w="0" w:type="auto"/>
            <w:hideMark/>
          </w:tcPr>
          <w:p w14:paraId="3E2BE585" w14:textId="77777777" w:rsidR="00120CA5" w:rsidRPr="009561DD" w:rsidRDefault="00120CA5" w:rsidP="00120CA5">
            <w:pPr>
              <w:spacing w:after="160" w:line="259" w:lineRule="auto"/>
            </w:pPr>
            <w:r w:rsidRPr="009561DD">
              <w:t>1.353</w:t>
            </w:r>
          </w:p>
        </w:tc>
        <w:tc>
          <w:tcPr>
            <w:tcW w:w="0" w:type="auto"/>
            <w:hideMark/>
          </w:tcPr>
          <w:p w14:paraId="3510F03D" w14:textId="77777777" w:rsidR="00120CA5" w:rsidRPr="009561DD" w:rsidRDefault="00120CA5" w:rsidP="00120CA5">
            <w:pPr>
              <w:spacing w:after="160" w:line="259" w:lineRule="auto"/>
            </w:pPr>
            <w:r w:rsidRPr="009561DD">
              <w:t>0.508</w:t>
            </w:r>
          </w:p>
        </w:tc>
        <w:tc>
          <w:tcPr>
            <w:tcW w:w="0" w:type="auto"/>
            <w:hideMark/>
          </w:tcPr>
          <w:p w14:paraId="65DD3497" w14:textId="77777777" w:rsidR="00120CA5" w:rsidRPr="009561DD" w:rsidRDefault="00120CA5" w:rsidP="00120CA5">
            <w:pPr>
              <w:spacing w:after="160" w:line="259" w:lineRule="auto"/>
            </w:pPr>
            <w:r w:rsidRPr="009561DD">
              <w:t>Fail to reject H₀</w:t>
            </w:r>
          </w:p>
        </w:tc>
        <w:tc>
          <w:tcPr>
            <w:tcW w:w="0" w:type="auto"/>
            <w:hideMark/>
          </w:tcPr>
          <w:p w14:paraId="72377C4A" w14:textId="77777777" w:rsidR="00120CA5" w:rsidRPr="009561DD" w:rsidRDefault="00120CA5" w:rsidP="00120CA5">
            <w:pPr>
              <w:spacing w:after="160" w:line="259" w:lineRule="auto"/>
            </w:pPr>
            <w:r w:rsidRPr="009561DD">
              <w:t>No autocorrelation up to lag 2.</w:t>
            </w:r>
          </w:p>
        </w:tc>
      </w:tr>
      <w:tr w:rsidR="00120CA5" w:rsidRPr="009561DD" w14:paraId="4349F38A" w14:textId="77777777" w:rsidTr="00120CA5">
        <w:tc>
          <w:tcPr>
            <w:tcW w:w="0" w:type="auto"/>
            <w:hideMark/>
          </w:tcPr>
          <w:p w14:paraId="2BAAB385" w14:textId="77777777" w:rsidR="00120CA5" w:rsidRPr="009561DD" w:rsidRDefault="00120CA5" w:rsidP="00120CA5">
            <w:pPr>
              <w:spacing w:after="160" w:line="259" w:lineRule="auto"/>
            </w:pPr>
            <w:r w:rsidRPr="009561DD">
              <w:t>ARCH-LM</w:t>
            </w:r>
          </w:p>
        </w:tc>
        <w:tc>
          <w:tcPr>
            <w:tcW w:w="0" w:type="auto"/>
            <w:hideMark/>
          </w:tcPr>
          <w:p w14:paraId="4EB5C50A" w14:textId="77777777" w:rsidR="00120CA5" w:rsidRPr="009561DD" w:rsidRDefault="00120CA5" w:rsidP="00120CA5">
            <w:pPr>
              <w:spacing w:after="160" w:line="259" w:lineRule="auto"/>
            </w:pPr>
            <w:r w:rsidRPr="009561DD">
              <w:t>2.797</w:t>
            </w:r>
          </w:p>
        </w:tc>
        <w:tc>
          <w:tcPr>
            <w:tcW w:w="0" w:type="auto"/>
            <w:hideMark/>
          </w:tcPr>
          <w:p w14:paraId="2E54F4AA" w14:textId="77777777" w:rsidR="00120CA5" w:rsidRPr="009561DD" w:rsidRDefault="00120CA5" w:rsidP="00120CA5">
            <w:pPr>
              <w:spacing w:after="160" w:line="259" w:lineRule="auto"/>
            </w:pPr>
            <w:r w:rsidRPr="009561DD">
              <w:t>0.247</w:t>
            </w:r>
          </w:p>
        </w:tc>
        <w:tc>
          <w:tcPr>
            <w:tcW w:w="0" w:type="auto"/>
            <w:hideMark/>
          </w:tcPr>
          <w:p w14:paraId="0C3AE40B" w14:textId="77777777" w:rsidR="00120CA5" w:rsidRPr="009561DD" w:rsidRDefault="00120CA5" w:rsidP="00120CA5">
            <w:pPr>
              <w:spacing w:after="160" w:line="259" w:lineRule="auto"/>
            </w:pPr>
            <w:r w:rsidRPr="009561DD">
              <w:t>Fail to reject H₀</w:t>
            </w:r>
          </w:p>
        </w:tc>
        <w:tc>
          <w:tcPr>
            <w:tcW w:w="0" w:type="auto"/>
            <w:hideMark/>
          </w:tcPr>
          <w:p w14:paraId="4A4B3C02" w14:textId="77777777" w:rsidR="00120CA5" w:rsidRPr="009561DD" w:rsidRDefault="00120CA5" w:rsidP="00120CA5">
            <w:pPr>
              <w:spacing w:after="160" w:line="259" w:lineRule="auto"/>
            </w:pPr>
            <w:r w:rsidRPr="009561DD">
              <w:t xml:space="preserve">No ARCH effects (no conditional </w:t>
            </w:r>
            <w:proofErr w:type="spellStart"/>
            <w:r w:rsidRPr="009561DD">
              <w:t>heteroskedasticity</w:t>
            </w:r>
            <w:proofErr w:type="spellEnd"/>
            <w:r w:rsidRPr="009561DD">
              <w:t>).</w:t>
            </w:r>
          </w:p>
        </w:tc>
      </w:tr>
    </w:tbl>
    <w:p w14:paraId="0710D4AC" w14:textId="77777777" w:rsidR="00120CA5" w:rsidRPr="009561DD" w:rsidRDefault="00120CA5" w:rsidP="00120CA5"/>
    <w:p w14:paraId="2BBB6E4D" w14:textId="77777777" w:rsidR="00120CA5" w:rsidRPr="009561DD" w:rsidDel="00280B4B" w:rsidRDefault="00120CA5" w:rsidP="00120CA5">
      <w:pPr>
        <w:jc w:val="both"/>
        <w:rPr>
          <w:del w:id="1054" w:author="Microsoft Office User" w:date="2026-07-28T05:52:00Z"/>
        </w:rPr>
      </w:pPr>
      <w:r w:rsidRPr="009561DD">
        <w:t xml:space="preserve">The residual diagnostic tests indicate that all assumptions of the regression model are satisfied. The Durbin–Watson statistic of 2.396 explain the absence of first-order autocorrelation while, the </w:t>
      </w:r>
      <w:proofErr w:type="spellStart"/>
      <w:r w:rsidRPr="009561DD">
        <w:t>Ljung</w:t>
      </w:r>
      <w:proofErr w:type="spellEnd"/>
      <w:r w:rsidRPr="009561DD">
        <w:t>–Box test results at lags 1 (p = 0.296) and 2 (p = 0.508) confirm that there is no significant serial correlation. Moreover, the ARCH-LM test (Statistic = 2</w:t>
      </w:r>
      <w:r w:rsidR="00950538" w:rsidRPr="009561DD">
        <w:t>.797, p = 0.247) indicates that</w:t>
      </w:r>
      <w:r w:rsidRPr="009561DD">
        <w:t xml:space="preserve">, absence of conditional </w:t>
      </w:r>
      <w:proofErr w:type="spellStart"/>
      <w:r w:rsidRPr="009561DD">
        <w:t>heteroskedasticity</w:t>
      </w:r>
      <w:proofErr w:type="spellEnd"/>
      <w:r w:rsidRPr="009561DD">
        <w:t>. These results support the reliability of the estimated coefficients and the validity of the model's statistical inferences.</w:t>
      </w:r>
    </w:p>
    <w:p w14:paraId="50835311" w14:textId="77777777" w:rsidR="00636314" w:rsidRPr="009561DD" w:rsidRDefault="00636314" w:rsidP="00636314">
      <w:pPr>
        <w:jc w:val="both"/>
        <w:rPr>
          <w:rFonts w:cstheme="minorHAnsi"/>
        </w:rPr>
      </w:pPr>
    </w:p>
    <w:p w14:paraId="59169DDF" w14:textId="77777777" w:rsidR="00974BFE" w:rsidRPr="009561DD" w:rsidRDefault="00974BFE" w:rsidP="00974BFE">
      <w:pPr>
        <w:jc w:val="both"/>
        <w:rPr>
          <w:rFonts w:cstheme="minorHAnsi"/>
          <w:b/>
          <w:bCs/>
        </w:rPr>
      </w:pPr>
      <w:commentRangeStart w:id="1055"/>
      <w:r w:rsidRPr="009561DD">
        <w:rPr>
          <w:rFonts w:cstheme="minorHAnsi"/>
          <w:b/>
          <w:bCs/>
        </w:rPr>
        <w:t>5. Discussion</w:t>
      </w:r>
      <w:commentRangeEnd w:id="1055"/>
      <w:r w:rsidR="009E4A82">
        <w:rPr>
          <w:rStyle w:val="CommentReference"/>
        </w:rPr>
        <w:commentReference w:id="1055"/>
      </w:r>
    </w:p>
    <w:p w14:paraId="32B457FC" w14:textId="64778EFD" w:rsidR="00DD544D" w:rsidRDefault="00DD544D" w:rsidP="00DB0225">
      <w:pPr>
        <w:jc w:val="both"/>
        <w:rPr>
          <w:ins w:id="1056" w:author="Dell" w:date="2026-07-29T16:26:00Z"/>
          <w:rFonts w:cstheme="minorHAnsi"/>
        </w:rPr>
        <w:pPrChange w:id="1057" w:author="Dell" w:date="2026-07-29T18:49:00Z">
          <w:pPr>
            <w:jc w:val="both"/>
          </w:pPr>
        </w:pPrChange>
      </w:pPr>
      <w:ins w:id="1058" w:author="Dell" w:date="2026-07-29T16:18:00Z">
        <w:r w:rsidRPr="00DD544D">
          <w:rPr>
            <w:rFonts w:cstheme="minorHAnsi"/>
          </w:rPr>
          <w:t>The empirical findings of this study offer a multi-layered understanding of how digital transformation interacts with entrepreneurial development in Nepal, revealing a relationship that is far more complex than simple theoretical predictions. The results paint a picture of digital transformation as an integrated, systemic phenomenon rather than a collection of isolated technological upgrades which is powerfully demonstrated by the PCA results, where four distinct digital infrastructure indicator that are: Internet users, fixed broadband subscriptions, mobile cellular subscriptions, and secure Internet servers load cohesively onto a single principal component that captures 81.9% of the total variance. This statistical coherence validates the theoretical perspective that digitalization progresses as an interconnected ecosystem where advancements in one domain reinforce and enable developments in others, justifying the construction of a composite DTI as a more meaningful measure than any single indicator in isolation.</w:t>
        </w:r>
      </w:ins>
    </w:p>
    <w:p w14:paraId="3FC69EFA" w14:textId="515AA449" w:rsidR="00DD544D" w:rsidRDefault="00DD544D" w:rsidP="00DB0225">
      <w:pPr>
        <w:jc w:val="both"/>
        <w:rPr>
          <w:ins w:id="1059" w:author="Dell" w:date="2026-07-29T16:58:00Z"/>
        </w:rPr>
        <w:pPrChange w:id="1060" w:author="Dell" w:date="2026-07-29T18:49:00Z">
          <w:pPr/>
        </w:pPrChange>
      </w:pPr>
      <w:ins w:id="1061" w:author="Dell" w:date="2026-07-29T16:26:00Z">
        <w:r w:rsidRPr="00126A0B">
          <w:t xml:space="preserve">The absence of a statistically significant short-run relationship between annual changes in DTI and New Business Density (β₁ = 0.1115, p = 0.480) challenges the assumption that digital infrastructure investments yield immediate entrepreneurial dividends. This finding invites deeper reflection on the </w:t>
        </w:r>
        <w:r>
          <w:t xml:space="preserve">temporal dynamics of technology </w:t>
        </w:r>
        <w:r w:rsidRPr="00126A0B">
          <w:t xml:space="preserve">induced entrepreneurial transformation. Several interconnected factors likely explain this temporal lag. First, the adoption of digital technologies for entrepreneurial purposes </w:t>
        </w:r>
        <w:r>
          <w:t>is inherently non-instantaneous as  it needs</w:t>
        </w:r>
        <w:r w:rsidRPr="00126A0B">
          <w:t xml:space="preserve"> a gradual process of learning, experimentation, and adaptation through which entrepreneurs develop the requisite digital competencies, cultivate trust in digital platforms, and embed technology into their business models in ways that meaningfully generate value (Goldfarb &amp; Tucker, 2019).Second, the causal pathway from digital infrastructure to entrepreneurship </w:t>
        </w:r>
        <w:r w:rsidRPr="00126A0B">
          <w:lastRenderedPageBreak/>
          <w:t>operates through</w:t>
        </w:r>
        <w:r>
          <w:t xml:space="preserve"> multiple intermediary channels which </w:t>
        </w:r>
        <w:r w:rsidRPr="00126A0B">
          <w:t>improved information flows, reduced transaction costs, enhanced market connectivity, a</w:t>
        </w:r>
        <w:r>
          <w:t>nd expanded financial inclusion. Each of these</w:t>
        </w:r>
        <w:r w:rsidRPr="00126A0B">
          <w:t xml:space="preserve"> requires time to mature and become effective (</w:t>
        </w:r>
        <w:proofErr w:type="spellStart"/>
        <w:r w:rsidRPr="00126A0B">
          <w:t>Autio</w:t>
        </w:r>
        <w:proofErr w:type="spellEnd"/>
        <w:r w:rsidRPr="00126A0B">
          <w:t xml:space="preserve"> et al., 2018). Third, and perhaps most critically, the translation of digital opportunities into entrepreneurial action is contingent upon a broader enabling environment. The persistence of ins</w:t>
        </w:r>
        <w:r>
          <w:t xml:space="preserve">titutional constraints in Nepal </w:t>
        </w:r>
        <w:r w:rsidRPr="00126A0B">
          <w:t>including limited access to formal credit, regulatory burdens, weak digital trust mechanisms, and the absence of comprehe</w:t>
        </w:r>
        <w:r>
          <w:t xml:space="preserve">nsive digital literacy programs </w:t>
        </w:r>
        <w:r w:rsidRPr="00126A0B">
          <w:t>may substantially attenuate the immediate effects of digital infrastructure improvements, meaning that connectivity alone cannot overcome structural barriers to entrepreneurship (World Bank, 2016).</w:t>
        </w:r>
      </w:ins>
    </w:p>
    <w:p w14:paraId="1A135EB9" w14:textId="52A6C26E" w:rsidR="00AC0082" w:rsidRDefault="00AC0082" w:rsidP="00DB0225">
      <w:pPr>
        <w:jc w:val="both"/>
        <w:rPr>
          <w:ins w:id="1062" w:author="Dell" w:date="2026-07-29T18:35:00Z"/>
        </w:rPr>
        <w:pPrChange w:id="1063" w:author="Dell" w:date="2026-07-29T18:49:00Z">
          <w:pPr/>
        </w:pPrChange>
      </w:pPr>
      <w:ins w:id="1064" w:author="Dell" w:date="2026-07-29T16:59:00Z">
        <w:r w:rsidRPr="001B2CC4">
          <w:t xml:space="preserve">The ARDL bounds </w:t>
        </w:r>
        <w:proofErr w:type="gramStart"/>
        <w:r w:rsidRPr="001B2CC4">
          <w:t>test</w:t>
        </w:r>
        <w:r>
          <w:t xml:space="preserve"> </w:t>
        </w:r>
        <w:r w:rsidRPr="001B2CC4">
          <w:t xml:space="preserve"> suggests</w:t>
        </w:r>
        <w:proofErr w:type="gramEnd"/>
        <w:r w:rsidRPr="001B2CC4">
          <w:t xml:space="preserve"> the existence of the potential long-run equilibrium, c</w:t>
        </w:r>
        <w:r>
          <w:t xml:space="preserve">ombined with the UECM results </w:t>
        </w:r>
        <w:r w:rsidRPr="001B2CC4">
          <w:t>statistically significant long-run DTI coefficient (0.3555, p=0.006) and statistically significant error corr</w:t>
        </w:r>
        <w:r>
          <w:t xml:space="preserve">ection term (-1.6194, p=0.005)  </w:t>
        </w:r>
        <w:r w:rsidRPr="001B2CC4">
          <w:t xml:space="preserve"> provide grounds for the positive but reserved conclusion.</w:t>
        </w:r>
      </w:ins>
      <w:ins w:id="1065" w:author="Dell" w:date="2026-07-29T17:01:00Z">
        <w:r w:rsidR="00E46FDC">
          <w:t xml:space="preserve"> These </w:t>
        </w:r>
        <w:proofErr w:type="gramStart"/>
        <w:r w:rsidR="00E46FDC">
          <w:t xml:space="preserve">results </w:t>
        </w:r>
      </w:ins>
      <w:ins w:id="1066" w:author="Dell" w:date="2026-07-29T16:59:00Z">
        <w:r w:rsidRPr="001B2CC4">
          <w:t xml:space="preserve"> implies</w:t>
        </w:r>
        <w:proofErr w:type="gramEnd"/>
        <w:r w:rsidRPr="001B2CC4">
          <w:t xml:space="preserve"> that although there might not be any quick resul</w:t>
        </w:r>
        <w:r w:rsidR="00E46FDC">
          <w:t xml:space="preserve">ts from digital transformation but </w:t>
        </w:r>
        <w:r w:rsidRPr="001B2CC4">
          <w:t xml:space="preserve">there is evidence that it plays an important role in entrepreneurial development in the long run due to gradual transformation processes caused by digitalization that include reduction of information asymmetry, barriers to enter the market, knowledge spillovers, and network effects (Aker &amp; </w:t>
        </w:r>
        <w:proofErr w:type="spellStart"/>
        <w:r w:rsidRPr="001B2CC4">
          <w:t>Mbiti</w:t>
        </w:r>
        <w:proofErr w:type="spellEnd"/>
        <w:r w:rsidRPr="001B2CC4">
          <w:t xml:space="preserve">, 2010; </w:t>
        </w:r>
        <w:proofErr w:type="spellStart"/>
        <w:r w:rsidRPr="001B2CC4">
          <w:t>Acs</w:t>
        </w:r>
        <w:proofErr w:type="spellEnd"/>
        <w:r w:rsidRPr="001B2CC4">
          <w:t xml:space="preserve"> et al., 2012). The significance of the error correction term suggests that the system tends to move back to its long-run equilibrium position</w:t>
        </w:r>
        <w:r>
          <w:t xml:space="preserve">. </w:t>
        </w:r>
        <w:r w:rsidRPr="00126A0B">
          <w:t>However, the absence of Granger causality in either direction complicates this narrative, implying that the relationship between digital transformation and entrepreneurship is not characterized by simple unidirectional or bidirectional causal flows, but rather operates through complex, mutually reinforcing feedback loops where both variables are influenced by common underlying factors such as economic development, human capital accumulation, institutional evolution, and broader ecosystem dynamics (</w:t>
        </w:r>
        <w:proofErr w:type="spellStart"/>
        <w:r w:rsidRPr="00126A0B">
          <w:t>Sussan</w:t>
        </w:r>
        <w:proofErr w:type="spellEnd"/>
        <w:r w:rsidRPr="00126A0B">
          <w:t xml:space="preserve"> &amp; </w:t>
        </w:r>
        <w:proofErr w:type="spellStart"/>
        <w:r w:rsidRPr="00126A0B">
          <w:t>Acs</w:t>
        </w:r>
        <w:proofErr w:type="spellEnd"/>
        <w:r w:rsidRPr="00126A0B">
          <w:t>, 2017).</w:t>
        </w:r>
      </w:ins>
    </w:p>
    <w:p w14:paraId="627DE5C1" w14:textId="3D3D8C59" w:rsidR="007A1851" w:rsidRDefault="007A1851" w:rsidP="00DB0225">
      <w:pPr>
        <w:jc w:val="both"/>
        <w:rPr>
          <w:ins w:id="1067" w:author="Dell" w:date="2026-07-29T18:41:00Z"/>
        </w:rPr>
        <w:pPrChange w:id="1068" w:author="Dell" w:date="2026-07-29T18:49:00Z">
          <w:pPr/>
        </w:pPrChange>
      </w:pPr>
      <w:ins w:id="1069" w:author="Dell" w:date="2026-07-29T18:35:00Z">
        <w:r w:rsidRPr="007A1851">
          <w:t xml:space="preserve">However, despite limitations due to sample size in terms of moderation analysis, the insights from the analysis of macroeconomic variables as possible moderators provide some insight into the importance of the overall economic context. The high level of correlation between the domestic credit and NBD (r = 0.93) underscores the critical importance of financial sector development in facilitating </w:t>
        </w:r>
        <w:r>
          <w:t xml:space="preserve">entrepreneurial activity which </w:t>
        </w:r>
        <w:proofErr w:type="gramStart"/>
        <w:r w:rsidRPr="007A1851">
          <w:t>suggest  that</w:t>
        </w:r>
        <w:proofErr w:type="gramEnd"/>
        <w:r w:rsidRPr="007A1851">
          <w:t xml:space="preserve"> even the most advanced digital infrastructure may have limited impact on business creation if entrepreneurs lack access to the financial resources necessary to capitalize on digital opportunities. This finding aligns with extensive literature demonstrating that financial constraints represent one of the most significant barriers to entrepreneurship in developing countries (Beck et al., 2018; </w:t>
        </w:r>
        <w:proofErr w:type="spellStart"/>
        <w:r w:rsidRPr="007A1851">
          <w:t>Brixiová</w:t>
        </w:r>
        <w:proofErr w:type="spellEnd"/>
        <w:r w:rsidRPr="007A1851">
          <w:t xml:space="preserve"> et al., 2020). In turn, the low negative correlation between </w:t>
        </w:r>
        <w:r>
          <w:t xml:space="preserve">GDP growth and NBD (r = -0.05) </w:t>
        </w:r>
        <w:r w:rsidRPr="007A1851">
          <w:t>presents a counterintuitive pattern and can be explained by specific features of economic growth in Nepal, which has been heavily driven by remittances and consumption rather than productive investment and business creation. The moderate correlation between FDI and NBD (r = 0.44) indicates that FDI serves as a complement and not a major factor. it may generate technological spillovers as well as backward linkages which would help in creating business activity locally, though its relative weakness compared to domestic credit suggests that internal financial conditions are more critical determinants of entrepreneurial activity.</w:t>
        </w:r>
      </w:ins>
    </w:p>
    <w:p w14:paraId="7D3E154F" w14:textId="0D36029E" w:rsidR="007A1851" w:rsidRDefault="007A1851" w:rsidP="00DB0225">
      <w:pPr>
        <w:jc w:val="both"/>
        <w:rPr>
          <w:ins w:id="1070" w:author="Dell" w:date="2026-07-29T18:48:00Z"/>
        </w:rPr>
        <w:pPrChange w:id="1071" w:author="Dell" w:date="2026-07-29T18:49:00Z">
          <w:pPr/>
        </w:pPrChange>
      </w:pPr>
      <w:ins w:id="1072" w:author="Dell" w:date="2026-07-29T18:41:00Z">
        <w:r w:rsidRPr="007A1851">
          <w:t>These results resonate strong</w:t>
        </w:r>
        <w:r>
          <w:t xml:space="preserve">ly with the KSTE as well as </w:t>
        </w:r>
        <w:r w:rsidRPr="007A1851">
          <w:t>the broader literature on technology and development that emphasize that digital infrastructure constitutes a necessary but insufficient condition for entrepreneurial development in developing countries (</w:t>
        </w:r>
        <w:proofErr w:type="spellStart"/>
        <w:r w:rsidRPr="007A1851">
          <w:t>Acs</w:t>
        </w:r>
        <w:proofErr w:type="spellEnd"/>
        <w:r w:rsidRPr="007A1851">
          <w:t xml:space="preserve"> et al., 2012; World Bank, 2016; </w:t>
        </w:r>
        <w:proofErr w:type="spellStart"/>
        <w:r w:rsidRPr="007A1851">
          <w:t>Nambisan</w:t>
        </w:r>
        <w:proofErr w:type="spellEnd"/>
        <w:r w:rsidRPr="007A1851">
          <w:t xml:space="preserve">, 2017). The findings are in agreement with previous researches that showed have found weak or mixed effects of ICT on entrepreneurship in contexts where complementary conditions are not well developed </w:t>
        </w:r>
        <w:r w:rsidRPr="007A1851">
          <w:lastRenderedPageBreak/>
          <w:t>(</w:t>
        </w:r>
        <w:proofErr w:type="spellStart"/>
        <w:r w:rsidRPr="007A1851">
          <w:t>Dvouletý</w:t>
        </w:r>
        <w:proofErr w:type="spellEnd"/>
        <w:r w:rsidRPr="007A1851">
          <w:t xml:space="preserve"> et al., 2016</w:t>
        </w:r>
        <w:proofErr w:type="gramStart"/>
        <w:r w:rsidRPr="007A1851">
          <w:t>) ,</w:t>
        </w:r>
        <w:proofErr w:type="gramEnd"/>
        <w:r w:rsidRPr="007A1851">
          <w:t xml:space="preserve"> showing  the lack of success of Nepal in terms of digital literacy, financial inclusion, institutional quality, regulatory capacity and the rest can explain the absence of statistically significant short-term effect of digitalization on entrepreneurship. The divergence between short-run and long-run outcomes clearly shows the importance of the difference between temporary shocks and structural changes as yearly fluctuations in the levels of digitalization cannot reveal the process of accumulation of digital capacity, network effects and institutional adaptation characteristic of digital transformation.</w:t>
        </w:r>
      </w:ins>
    </w:p>
    <w:p w14:paraId="56CBCA40" w14:textId="70847E0A" w:rsidR="007A1851" w:rsidRPr="00126A0B" w:rsidRDefault="00DB0225" w:rsidP="00AC0082">
      <w:pPr>
        <w:rPr>
          <w:ins w:id="1073" w:author="Dell" w:date="2026-07-29T16:59:00Z"/>
        </w:rPr>
      </w:pPr>
      <w:ins w:id="1074" w:author="Dell" w:date="2026-07-29T18:55:00Z">
        <w:r w:rsidRPr="00DB0225">
          <w:t>The small effective sample size is a significant limitation that warrants careful consideration. particularly for the ARDL model where the need for lags and missing values reduced observations to only eleven annual data points. This constraint substantially limits statistical power, making it difficult to distinguish between the true absence of effects and the inability to detect existing effects due to limited observations. Consequently, the results should be interpreted with appropriate caution, as evidence from a time-series study conducted within the constraints of data availability for Nepal rather than conclusive proof of the absence of relationships. The small sample also prevented explicit testing of interaction effects between DTI and macroeconomic variables, leaving the moderation hypothesis partially unexplored and suggesting that future research with larger samples, possibly employing provincial or firm-level panel data which could provide more definitive evidence on these important questions.</w:t>
        </w:r>
      </w:ins>
    </w:p>
    <w:p w14:paraId="1D5D6062" w14:textId="77777777" w:rsidR="00AC0082" w:rsidRPr="00126A0B" w:rsidRDefault="00AC0082" w:rsidP="00DD544D">
      <w:pPr>
        <w:rPr>
          <w:ins w:id="1075" w:author="Dell" w:date="2026-07-29T16:26:00Z"/>
        </w:rPr>
      </w:pPr>
    </w:p>
    <w:p w14:paraId="53B36707" w14:textId="460115F6" w:rsidR="00C1181D" w:rsidRPr="009561DD" w:rsidDel="00DD544D" w:rsidRDefault="00AA1FEF" w:rsidP="00974BFE">
      <w:pPr>
        <w:jc w:val="both"/>
        <w:rPr>
          <w:del w:id="1076" w:author="Dell" w:date="2026-07-29T16:18:00Z"/>
          <w:rFonts w:cstheme="minorHAnsi"/>
        </w:rPr>
      </w:pPr>
      <w:del w:id="1077" w:author="Dell" w:date="2026-07-29T16:18:00Z">
        <w:r w:rsidRPr="009561DD" w:rsidDel="00DD544D">
          <w:rPr>
            <w:rFonts w:cstheme="minorHAnsi"/>
          </w:rPr>
          <w:delText xml:space="preserve">The results from this research </w:delText>
        </w:r>
        <w:r w:rsidR="00C1181D" w:rsidRPr="009561DD" w:rsidDel="00DD544D">
          <w:rPr>
            <w:rFonts w:cstheme="minorHAnsi"/>
          </w:rPr>
          <w:delText xml:space="preserve">provide much better insight </w:delText>
        </w:r>
        <w:r w:rsidRPr="009561DD" w:rsidDel="00DD544D">
          <w:rPr>
            <w:rFonts w:cstheme="minorHAnsi"/>
          </w:rPr>
          <w:delText>into the correlation between digital transformation and entrepreneurshi</w:delText>
        </w:r>
        <w:r w:rsidR="0068413E" w:rsidRPr="009561DD" w:rsidDel="00DD544D">
          <w:rPr>
            <w:rFonts w:cstheme="minorHAnsi"/>
          </w:rPr>
          <w:delText>p development in Nepal</w:delText>
        </w:r>
        <w:r w:rsidR="00C1181D" w:rsidRPr="009561DD" w:rsidDel="00DD544D">
          <w:rPr>
            <w:rFonts w:cstheme="minorHAnsi"/>
          </w:rPr>
          <w:delText xml:space="preserve"> </w:delText>
        </w:r>
        <w:r w:rsidR="00950538" w:rsidRPr="009561DD" w:rsidDel="00DD544D">
          <w:rPr>
            <w:rFonts w:cstheme="minorHAnsi"/>
          </w:rPr>
          <w:delText>than could</w:delText>
        </w:r>
        <w:r w:rsidRPr="009561DD" w:rsidDel="00DD544D">
          <w:rPr>
            <w:rFonts w:cstheme="minorHAnsi"/>
          </w:rPr>
          <w:delText xml:space="preserve"> be implied from the theoretical framework stated in section 2. </w:delText>
        </w:r>
        <w:r w:rsidR="00C1181D" w:rsidRPr="009561DD" w:rsidDel="00DD544D">
          <w:rPr>
            <w:rFonts w:cstheme="minorHAnsi"/>
          </w:rPr>
          <w:delText xml:space="preserve">The PCA demonstrates that Internet users, fixed broadband subscriptions, mobile cellular subscriptions, and secure Internet servers load strongly onto a single principal component, which explains </w:delText>
        </w:r>
        <w:r w:rsidR="00C1181D" w:rsidRPr="009561DD" w:rsidDel="00DD544D">
          <w:rPr>
            <w:rFonts w:cstheme="minorHAnsi"/>
            <w:bCs/>
          </w:rPr>
          <w:delText>81.9%</w:delText>
        </w:r>
        <w:r w:rsidR="00C1181D" w:rsidRPr="009561DD" w:rsidDel="00DD544D">
          <w:rPr>
            <w:rFonts w:cstheme="minorHAnsi"/>
          </w:rPr>
          <w:delText xml:space="preserve"> of the total variance, indicating that these variables capture a common digital transformation construct.</w:delText>
        </w:r>
        <w:r w:rsidR="0068413E" w:rsidRPr="009561DD" w:rsidDel="00DD544D">
          <w:rPr>
            <w:rFonts w:cstheme="minorHAnsi"/>
          </w:rPr>
          <w:delText xml:space="preserve"> T</w:delText>
        </w:r>
        <w:r w:rsidR="00C1181D" w:rsidRPr="009561DD" w:rsidDel="00DD544D">
          <w:rPr>
            <w:rFonts w:cstheme="minorHAnsi"/>
          </w:rPr>
          <w:delText xml:space="preserve">his indicates </w:delText>
        </w:r>
        <w:r w:rsidR="00950538" w:rsidRPr="009561DD" w:rsidDel="00DD544D">
          <w:rPr>
            <w:rFonts w:cstheme="minorHAnsi"/>
          </w:rPr>
          <w:delText>that digital</w:delText>
        </w:r>
        <w:r w:rsidRPr="009561DD" w:rsidDel="00DD544D">
          <w:rPr>
            <w:rFonts w:cstheme="minorHAnsi"/>
          </w:rPr>
          <w:delText xml:space="preserve"> transformation in Nepal should not be </w:delText>
        </w:r>
        <w:r w:rsidR="0068413E" w:rsidRPr="009561DD" w:rsidDel="00DD544D">
          <w:rPr>
            <w:rFonts w:cstheme="minorHAnsi"/>
          </w:rPr>
          <w:delText xml:space="preserve">considered in terms of </w:delText>
        </w:r>
        <w:r w:rsidRPr="009561DD" w:rsidDel="00DD544D">
          <w:rPr>
            <w:rFonts w:cstheme="minorHAnsi"/>
          </w:rPr>
          <w:delText>individual technological dimensions but as an integrated process, which facilitates the creation of the DTI.</w:delText>
        </w:r>
      </w:del>
    </w:p>
    <w:p w14:paraId="24844A6A" w14:textId="3E92F1C8" w:rsidR="00C1181D" w:rsidRPr="009561DD" w:rsidDel="00DD544D" w:rsidRDefault="00C1181D" w:rsidP="00C1181D">
      <w:pPr>
        <w:jc w:val="both"/>
        <w:rPr>
          <w:del w:id="1078" w:author="Dell" w:date="2026-07-29T16:26:00Z"/>
          <w:rFonts w:cstheme="minorHAnsi"/>
        </w:rPr>
      </w:pPr>
      <w:del w:id="1079" w:author="Dell" w:date="2026-07-29T16:26:00Z">
        <w:r w:rsidRPr="009561DD" w:rsidDel="00DD544D">
          <w:rPr>
            <w:rFonts w:cstheme="minorHAnsi"/>
          </w:rPr>
          <w:delText>However, there is no empirical evidence that short-run improvements in digital transformation contribute to entrepreneurial development. The first-differenced regression model shows that the coefficient of the Digital Transformation Index is positive but statistically insignificant which indicates that annual changes in digital transformation do not immediately lead to changes in New Business Density. In addition, the model explains only a small proportion of the variation in entrepreneurial activity.</w:delText>
        </w:r>
      </w:del>
    </w:p>
    <w:p w14:paraId="02279A4E" w14:textId="45472B94" w:rsidR="007626E1" w:rsidRPr="009561DD" w:rsidDel="00DD544D" w:rsidRDefault="007626E1" w:rsidP="007626E1">
      <w:pPr>
        <w:jc w:val="both"/>
        <w:rPr>
          <w:del w:id="1080" w:author="Dell" w:date="2026-07-29T16:26:00Z"/>
        </w:rPr>
      </w:pPr>
      <w:del w:id="1081" w:author="Dell" w:date="2026-07-29T16:26:00Z">
        <w:r w:rsidRPr="009561DD" w:rsidDel="00DD544D">
          <w:delText>The result</w:delText>
        </w:r>
        <w:r w:rsidR="005B280E" w:rsidRPr="009561DD" w:rsidDel="00DD544D">
          <w:delText>s</w:delText>
        </w:r>
        <w:r w:rsidR="00C1181D" w:rsidRPr="009561DD" w:rsidDel="00DD544D">
          <w:delText xml:space="preserve"> from the ARDL approach show</w:delText>
        </w:r>
        <w:r w:rsidRPr="009561DD" w:rsidDel="00DD544D">
          <w:delText xml:space="preserve"> slightly </w:delText>
        </w:r>
        <w:r w:rsidR="005B280E" w:rsidRPr="009561DD" w:rsidDel="00DD544D">
          <w:delText>greater</w:delText>
        </w:r>
        <w:r w:rsidRPr="009561DD" w:rsidDel="00DD544D">
          <w:delText xml:space="preserve"> robustness though the conclusions must be </w:delText>
        </w:r>
        <w:r w:rsidR="00C1181D" w:rsidRPr="009561DD" w:rsidDel="00DD544D">
          <w:delText>interpreted</w:delText>
        </w:r>
        <w:r w:rsidRPr="009561DD" w:rsidDel="00DD544D">
          <w:delText xml:space="preserve"> cautiously. First, the coefficient of contemporaneous DTI is positive and is </w:delText>
        </w:r>
        <w:r w:rsidR="005B280E" w:rsidRPr="009561DD" w:rsidDel="00DD544D">
          <w:delText>statistically significant only at the 10% significance level</w:delText>
        </w:r>
        <w:r w:rsidRPr="009561DD" w:rsidDel="00DD544D">
          <w:delText xml:space="preserve">, and </w:delText>
        </w:r>
        <w:r w:rsidR="0091735B" w:rsidRPr="009561DD" w:rsidDel="00DD544D">
          <w:delText>not at the conventional 5% significance level</w:delText>
        </w:r>
        <w:r w:rsidRPr="009561DD" w:rsidDel="00DD544D">
          <w:delText xml:space="preserve">. Furthermore, the ARDL Bound Test </w:delText>
        </w:r>
        <w:r w:rsidR="0091735B" w:rsidRPr="009561DD" w:rsidDel="00DD544D">
          <w:delText xml:space="preserve">indicates </w:delText>
        </w:r>
        <w:r w:rsidRPr="009561DD" w:rsidDel="00DD544D">
          <w:delText>t</w:delText>
        </w:r>
        <w:r w:rsidR="005B280E" w:rsidRPr="009561DD" w:rsidDel="00DD544D">
          <w:delText>he existence of a possible long-</w:delText>
        </w:r>
        <w:r w:rsidRPr="009561DD" w:rsidDel="00DD544D">
          <w:delText>run equilibrium relationship between digital transformation and entrepreneurial development while the Error Correction Model result reveals</w:delText>
        </w:r>
        <w:r w:rsidR="005B280E" w:rsidRPr="009561DD" w:rsidDel="00DD544D">
          <w:delText xml:space="preserve"> a significantly different long-</w:delText>
        </w:r>
        <w:r w:rsidRPr="009561DD" w:rsidDel="00DD544D">
          <w:delText>run coefficient and error cor</w:delText>
        </w:r>
        <w:r w:rsidR="005B280E" w:rsidRPr="009561DD" w:rsidDel="00DD544D">
          <w:delText>rection term. However, the</w:delText>
        </w:r>
        <w:r w:rsidR="0091735B" w:rsidRPr="009561DD" w:rsidDel="00DD544D">
          <w:delText>se</w:delText>
        </w:r>
        <w:r w:rsidR="005B280E" w:rsidRPr="009561DD" w:rsidDel="00DD544D">
          <w:delText xml:space="preserve"> long-</w:delText>
        </w:r>
        <w:r w:rsidRPr="009561DD" w:rsidDel="00DD544D">
          <w:delText xml:space="preserve">run estimates in this study were based on </w:delText>
        </w:r>
        <w:r w:rsidR="005B280E" w:rsidRPr="009561DD" w:rsidDel="00DD544D">
          <w:delText>only 11 yearly data points</w:delText>
        </w:r>
        <w:r w:rsidRPr="009561DD" w:rsidDel="00DD544D">
          <w:delText xml:space="preserve">, making them informative </w:delText>
        </w:r>
        <w:r w:rsidR="0091735B" w:rsidRPr="009561DD" w:rsidDel="00DD544D">
          <w:delText xml:space="preserve">rather than </w:delText>
        </w:r>
        <w:r w:rsidRPr="009561DD" w:rsidDel="00DD544D">
          <w:delText>conclusive. Hence, though the findings in this study are consistent with the theoretical expectation</w:delText>
        </w:r>
        <w:r w:rsidR="005B280E" w:rsidRPr="009561DD" w:rsidDel="00DD544D">
          <w:delText>s as</w:delText>
        </w:r>
        <w:r w:rsidRPr="009561DD" w:rsidDel="00DD544D">
          <w:delText xml:space="preserve"> they cannot be taken as conclusive evidence.</w:delText>
        </w:r>
      </w:del>
    </w:p>
    <w:p w14:paraId="445754FD" w14:textId="5B6FC5B9" w:rsidR="007626E1" w:rsidRPr="009561DD" w:rsidDel="00DD544D" w:rsidRDefault="007626E1" w:rsidP="007626E1">
      <w:pPr>
        <w:jc w:val="both"/>
        <w:rPr>
          <w:del w:id="1082" w:author="Dell" w:date="2026-07-29T16:26:00Z"/>
        </w:rPr>
      </w:pPr>
      <w:del w:id="1083" w:author="Dell" w:date="2026-07-29T16:26:00Z">
        <w:r w:rsidRPr="009561DD" w:rsidDel="00DD544D">
          <w:delText>The Granger causality test also reveals no statistically significant causal relationship</w:delText>
        </w:r>
        <w:r w:rsidR="0091735B" w:rsidRPr="009561DD" w:rsidDel="00DD544D">
          <w:delText xml:space="preserve"> in either direction</w:delText>
        </w:r>
        <w:r w:rsidRPr="009561DD" w:rsidDel="00DD544D">
          <w:delText xml:space="preserve">. There is no Granger causality of digital transformation on entrepreneurial development, nor entrepreneurial development on digital transformation within the one year lag period considered in this research. This implies that the </w:delText>
        </w:r>
        <w:r w:rsidR="00A53E86" w:rsidRPr="009561DD" w:rsidDel="00DD544D">
          <w:delText xml:space="preserve">relationship </w:delText>
        </w:r>
        <w:r w:rsidRPr="009561DD" w:rsidDel="00DD544D">
          <w:delText>between digital transformation and entrepreneurship is probably not immediate but operates through long-term structural channels that cannot be captured by the annual data used in the study.</w:delText>
        </w:r>
      </w:del>
    </w:p>
    <w:p w14:paraId="65643FA8" w14:textId="2186B4E2" w:rsidR="007626E1" w:rsidRPr="009561DD" w:rsidDel="00DD544D" w:rsidRDefault="007626E1" w:rsidP="007626E1">
      <w:pPr>
        <w:jc w:val="both"/>
        <w:rPr>
          <w:del w:id="1084" w:author="Dell" w:date="2026-07-29T16:26:00Z"/>
        </w:rPr>
      </w:pPr>
      <w:del w:id="1085" w:author="Dell" w:date="2026-07-29T16:26:00Z">
        <w:r w:rsidRPr="009561DD" w:rsidDel="00DD544D">
          <w:delText xml:space="preserve">These results </w:delText>
        </w:r>
        <w:r w:rsidR="0091735B" w:rsidRPr="009561DD" w:rsidDel="00DD544D">
          <w:delText xml:space="preserve">are consistent with </w:delText>
        </w:r>
        <w:r w:rsidRPr="009561DD" w:rsidDel="00DD544D">
          <w:delText xml:space="preserve">the </w:delText>
        </w:r>
        <w:r w:rsidR="0091735B" w:rsidRPr="009561DD" w:rsidDel="00DD544D">
          <w:delText xml:space="preserve">existing literature </w:delText>
        </w:r>
        <w:r w:rsidRPr="009561DD" w:rsidDel="00DD544D">
          <w:delText xml:space="preserve">on entrepreneurship in developing countries </w:delText>
        </w:r>
        <w:r w:rsidR="0091735B" w:rsidRPr="009561DD" w:rsidDel="00DD544D">
          <w:delText xml:space="preserve">which suggests that </w:delText>
        </w:r>
        <w:r w:rsidRPr="009561DD" w:rsidDel="00DD544D">
          <w:delText>digital infrastructure alone is not enough to foster entrepreneurship development. Despite the fact that better connectivity and digital infrastructure lower down the transactions</w:delText>
        </w:r>
        <w:r w:rsidR="0091735B" w:rsidRPr="009561DD" w:rsidDel="00DD544D">
          <w:delText xml:space="preserve"> costs </w:delText>
        </w:r>
        <w:r w:rsidRPr="009561DD" w:rsidDel="00DD544D">
          <w:delText xml:space="preserve"> </w:delText>
        </w:r>
        <w:r w:rsidR="0091735B" w:rsidRPr="009561DD" w:rsidDel="00DD544D">
          <w:delText xml:space="preserve">and information </w:delText>
        </w:r>
        <w:r w:rsidRPr="009561DD" w:rsidDel="00DD544D">
          <w:delText xml:space="preserve">costs, entrepreneurs still need to </w:delText>
        </w:r>
        <w:r w:rsidR="0091735B" w:rsidRPr="009561DD" w:rsidDel="00DD544D">
          <w:delText xml:space="preserve">require complementary factors </w:delText>
        </w:r>
        <w:r w:rsidRPr="009561DD" w:rsidDel="00DD544D">
          <w:delText xml:space="preserve">such as access to finance, digital literacy, institutions, and regulations before the positive effects of digitalization manifest themselves in increased entrepreneurship. Nepal still faces issues with regard to complementary factors and thus </w:delText>
        </w:r>
        <w:r w:rsidR="0091735B" w:rsidRPr="009561DD" w:rsidDel="00DD544D">
          <w:delText xml:space="preserve">has not yet produced a statistically significant effect </w:delText>
        </w:r>
        <w:r w:rsidRPr="009561DD" w:rsidDel="00DD544D">
          <w:delText xml:space="preserve">of increased digitalization despite the </w:delText>
        </w:r>
        <w:r w:rsidR="0091735B" w:rsidRPr="009561DD" w:rsidDel="00DD544D">
          <w:delText xml:space="preserve">apparent relationship </w:delText>
        </w:r>
        <w:r w:rsidRPr="009561DD" w:rsidDel="00DD544D">
          <w:delText>between the two factors.</w:delText>
        </w:r>
      </w:del>
    </w:p>
    <w:p w14:paraId="51EB0764" w14:textId="40A90663" w:rsidR="007626E1" w:rsidRPr="009561DD" w:rsidDel="00DD544D" w:rsidRDefault="007626E1" w:rsidP="007626E1">
      <w:pPr>
        <w:jc w:val="both"/>
        <w:rPr>
          <w:del w:id="1086" w:author="Dell" w:date="2026-07-29T16:26:00Z"/>
        </w:rPr>
      </w:pPr>
      <w:del w:id="1087" w:author="Dell" w:date="2026-07-29T16:26:00Z">
        <w:r w:rsidRPr="009561DD" w:rsidDel="00DD544D">
          <w:delText>Finally, one sig</w:delText>
        </w:r>
        <w:r w:rsidR="0091735B" w:rsidRPr="009561DD" w:rsidDel="00DD544D">
          <w:delText>nificant limitation of the study</w:delText>
        </w:r>
        <w:r w:rsidRPr="009561DD" w:rsidDel="00DD544D">
          <w:delText xml:space="preserve"> is the small sample size used in the </w:delText>
        </w:r>
        <w:r w:rsidR="0091735B" w:rsidRPr="009561DD" w:rsidDel="00DD544D">
          <w:delText>empirical analysis .Even though the time-series datas</w:delText>
        </w:r>
        <w:r w:rsidRPr="009561DD" w:rsidDel="00DD544D">
          <w:delText xml:space="preserve">et spanning the period 2006-2024 was available, due to missing values and the need for lags, the effective sample size decreased especially </w:delText>
        </w:r>
        <w:r w:rsidR="0091735B" w:rsidRPr="009561DD" w:rsidDel="00DD544D">
          <w:delText xml:space="preserve">for </w:delText>
        </w:r>
        <w:r w:rsidRPr="009561DD" w:rsidDel="00DD544D">
          <w:delText xml:space="preserve">ARDL model. </w:delText>
        </w:r>
        <w:r w:rsidR="0091735B" w:rsidRPr="009561DD" w:rsidDel="00DD544D">
          <w:delText>Consequently, the estimated models have re</w:delText>
        </w:r>
        <w:r w:rsidR="008D5E74" w:rsidRPr="009561DD" w:rsidDel="00DD544D">
          <w:delText xml:space="preserve">latively low statistical power which is making </w:delText>
        </w:r>
        <w:r w:rsidR="0091735B" w:rsidRPr="009561DD" w:rsidDel="00DD544D">
          <w:delText>it difficult to distinguish between the true absence of an effect and the inability to detect an existing effect because of the limited number of observations</w:delText>
        </w:r>
        <w:r w:rsidRPr="009561DD" w:rsidDel="00DD544D">
          <w:delText>. Therefore, the results should be taken with caution and considered as evidence from a time series study conducted within the constraints of data for the country.</w:delText>
        </w:r>
      </w:del>
    </w:p>
    <w:p w14:paraId="40876EBB" w14:textId="2F66CD52" w:rsidR="007626E1" w:rsidRPr="009561DD" w:rsidDel="00DD544D" w:rsidRDefault="007626E1" w:rsidP="00974BFE">
      <w:pPr>
        <w:jc w:val="both"/>
        <w:rPr>
          <w:del w:id="1088" w:author="Dell" w:date="2026-07-29T16:26:00Z"/>
          <w:rFonts w:cstheme="minorHAnsi"/>
        </w:rPr>
      </w:pPr>
    </w:p>
    <w:p w14:paraId="26AFC8E3" w14:textId="15DF95F6" w:rsidR="00974BFE" w:rsidRPr="009561DD" w:rsidDel="00DD544D" w:rsidRDefault="00974BFE" w:rsidP="00974BFE">
      <w:pPr>
        <w:jc w:val="both"/>
        <w:rPr>
          <w:del w:id="1089" w:author="Dell" w:date="2026-07-29T16:26:00Z"/>
          <w:rFonts w:cstheme="minorHAnsi"/>
        </w:rPr>
      </w:pPr>
    </w:p>
    <w:p w14:paraId="40BA74D9" w14:textId="77777777" w:rsidR="00974BFE" w:rsidRPr="009561DD" w:rsidRDefault="00974BFE" w:rsidP="00974BFE">
      <w:pPr>
        <w:jc w:val="both"/>
        <w:rPr>
          <w:rFonts w:cstheme="minorHAnsi"/>
          <w:b/>
          <w:bCs/>
        </w:rPr>
      </w:pPr>
      <w:commentRangeStart w:id="1090"/>
      <w:r w:rsidRPr="009561DD">
        <w:rPr>
          <w:rFonts w:cstheme="minorHAnsi"/>
          <w:b/>
          <w:bCs/>
        </w:rPr>
        <w:t>6. Conclusion, Limitations, and Policy Implications</w:t>
      </w:r>
      <w:commentRangeEnd w:id="1090"/>
      <w:r w:rsidR="009E4A82">
        <w:rPr>
          <w:rStyle w:val="CommentReference"/>
        </w:rPr>
        <w:commentReference w:id="1090"/>
      </w:r>
    </w:p>
    <w:p w14:paraId="4C216E24" w14:textId="2542AAEC" w:rsidR="007626E1" w:rsidRPr="009561DD" w:rsidRDefault="007626E1" w:rsidP="007626E1">
      <w:pPr>
        <w:jc w:val="both"/>
        <w:rPr>
          <w:rFonts w:cstheme="minorHAnsi"/>
          <w:bCs/>
        </w:rPr>
      </w:pPr>
      <w:r w:rsidRPr="009561DD">
        <w:rPr>
          <w:rFonts w:cstheme="minorHAnsi"/>
          <w:bCs/>
        </w:rPr>
        <w:t>This study examined whether digital transformation has contributed to entrepreneurial deve</w:t>
      </w:r>
      <w:r w:rsidR="008D5E74" w:rsidRPr="009561DD">
        <w:rPr>
          <w:rFonts w:cstheme="minorHAnsi"/>
          <w:bCs/>
        </w:rPr>
        <w:t>lopment in Nepal during the</w:t>
      </w:r>
      <w:r w:rsidRPr="009561DD">
        <w:rPr>
          <w:rFonts w:cstheme="minorHAnsi"/>
          <w:bCs/>
        </w:rPr>
        <w:t xml:space="preserve"> period 2006</w:t>
      </w:r>
      <w:r w:rsidR="008D5E74" w:rsidRPr="009561DD">
        <w:rPr>
          <w:rFonts w:cstheme="minorHAnsi"/>
          <w:bCs/>
        </w:rPr>
        <w:t xml:space="preserve"> </w:t>
      </w:r>
      <w:r w:rsidRPr="009561DD">
        <w:rPr>
          <w:rFonts w:cstheme="minorHAnsi"/>
          <w:bCs/>
        </w:rPr>
        <w:t>–</w:t>
      </w:r>
      <w:r w:rsidR="008D5E74" w:rsidRPr="009561DD">
        <w:rPr>
          <w:rFonts w:cstheme="minorHAnsi"/>
          <w:bCs/>
        </w:rPr>
        <w:t xml:space="preserve"> </w:t>
      </w:r>
      <w:r w:rsidRPr="009561DD">
        <w:rPr>
          <w:rFonts w:cstheme="minorHAnsi"/>
          <w:bCs/>
        </w:rPr>
        <w:t xml:space="preserve">2024. A composite </w:t>
      </w:r>
      <w:r w:rsidR="007341B7" w:rsidRPr="009561DD">
        <w:rPr>
          <w:rFonts w:cstheme="minorHAnsi"/>
          <w:bCs/>
        </w:rPr>
        <w:t xml:space="preserve">DTI </w:t>
      </w:r>
      <w:r w:rsidRPr="009561DD">
        <w:rPr>
          <w:rFonts w:cstheme="minorHAnsi"/>
          <w:bCs/>
        </w:rPr>
        <w:t>was constructed using P</w:t>
      </w:r>
      <w:r w:rsidR="00E25711" w:rsidRPr="009561DD">
        <w:rPr>
          <w:rFonts w:cstheme="minorHAnsi"/>
          <w:bCs/>
        </w:rPr>
        <w:t xml:space="preserve">CA </w:t>
      </w:r>
      <w:r w:rsidRPr="009561DD">
        <w:rPr>
          <w:rFonts w:cstheme="minorHAnsi"/>
          <w:bCs/>
        </w:rPr>
        <w:t>based on Internet users, broadband subscriptions, mobile cellular subscriptions, and secure Internet servers and the empirical analysis employed a first-differenced regression model as the prim</w:t>
      </w:r>
      <w:r w:rsidR="008D5E74" w:rsidRPr="009561DD">
        <w:rPr>
          <w:rFonts w:cstheme="minorHAnsi"/>
          <w:bCs/>
        </w:rPr>
        <w:t>ary estimation approach</w:t>
      </w:r>
      <w:r w:rsidRPr="009561DD">
        <w:rPr>
          <w:rFonts w:cstheme="minorHAnsi"/>
          <w:bCs/>
        </w:rPr>
        <w:t xml:space="preserve"> supported by ARDL estimation, Bounds testing, Error Correction modelling, Granger causality tests, and a comprehensive set of diagnostic tests to examine both short-run and long-run relationships.</w:t>
      </w:r>
    </w:p>
    <w:p w14:paraId="398B3598" w14:textId="77777777" w:rsidR="007626E1" w:rsidRPr="009561DD" w:rsidRDefault="007626E1" w:rsidP="007626E1">
      <w:pPr>
        <w:jc w:val="both"/>
        <w:rPr>
          <w:rFonts w:cstheme="minorHAnsi"/>
          <w:bCs/>
        </w:rPr>
      </w:pPr>
      <w:r w:rsidRPr="009561DD">
        <w:rPr>
          <w:rFonts w:cstheme="minorHAnsi"/>
          <w:bCs/>
        </w:rPr>
        <w:t xml:space="preserve">According to empirical </w:t>
      </w:r>
      <w:r w:rsidR="008D5E74" w:rsidRPr="009561DD">
        <w:rPr>
          <w:rFonts w:cstheme="minorHAnsi"/>
          <w:bCs/>
        </w:rPr>
        <w:t>findings</w:t>
      </w:r>
      <w:r w:rsidRPr="009561DD">
        <w:rPr>
          <w:rFonts w:cstheme="minorHAnsi"/>
          <w:bCs/>
        </w:rPr>
        <w:t>, there is no statistically significant effect of digital transformation on ent</w:t>
      </w:r>
      <w:r w:rsidR="00950538" w:rsidRPr="009561DD">
        <w:rPr>
          <w:rFonts w:cstheme="minorHAnsi"/>
          <w:bCs/>
        </w:rPr>
        <w:t xml:space="preserve">repreneurship in the short-run </w:t>
      </w:r>
      <w:r w:rsidRPr="009561DD">
        <w:rPr>
          <w:rFonts w:cstheme="minorHAnsi"/>
          <w:bCs/>
        </w:rPr>
        <w:t xml:space="preserve">in Nepal. The </w:t>
      </w:r>
      <w:r w:rsidR="008D5E74" w:rsidRPr="009561DD">
        <w:rPr>
          <w:rFonts w:cstheme="minorHAnsi"/>
          <w:bCs/>
        </w:rPr>
        <w:t xml:space="preserve">estimated coefficients </w:t>
      </w:r>
      <w:r w:rsidRPr="009561DD">
        <w:rPr>
          <w:rFonts w:cstheme="minorHAnsi"/>
          <w:bCs/>
        </w:rPr>
        <w:t xml:space="preserve">are positive </w:t>
      </w:r>
      <w:del w:id="1091" w:author="Dell" w:date="2026-07-28T18:38:00Z">
        <w:r w:rsidRPr="009561DD" w:rsidDel="008E14B1">
          <w:rPr>
            <w:rFonts w:cstheme="minorHAnsi"/>
            <w:bCs/>
          </w:rPr>
          <w:delText xml:space="preserve"> </w:delText>
        </w:r>
      </w:del>
      <w:r w:rsidRPr="009561DD">
        <w:rPr>
          <w:rFonts w:cstheme="minorHAnsi"/>
          <w:bCs/>
        </w:rPr>
        <w:t xml:space="preserve">but they are not statistically significant in the </w:t>
      </w:r>
      <w:r w:rsidR="008D5E74" w:rsidRPr="009561DD">
        <w:rPr>
          <w:rFonts w:cstheme="minorHAnsi"/>
          <w:bCs/>
        </w:rPr>
        <w:t xml:space="preserve">primary </w:t>
      </w:r>
      <w:r w:rsidRPr="009561DD">
        <w:rPr>
          <w:rFonts w:cstheme="minorHAnsi"/>
          <w:bCs/>
        </w:rPr>
        <w:t xml:space="preserve">short-run model. The ARDL </w:t>
      </w:r>
      <w:bookmarkStart w:id="1092" w:name="_GoBack"/>
      <w:bookmarkEnd w:id="1092"/>
      <w:r w:rsidRPr="009561DD">
        <w:rPr>
          <w:rFonts w:cstheme="minorHAnsi"/>
          <w:bCs/>
        </w:rPr>
        <w:t xml:space="preserve">method </w:t>
      </w:r>
      <w:r w:rsidR="008D5E74" w:rsidRPr="009561DD">
        <w:rPr>
          <w:rFonts w:cstheme="minorHAnsi"/>
          <w:bCs/>
        </w:rPr>
        <w:t>provides only weak evidence of co</w:t>
      </w:r>
      <w:r w:rsidR="00950538" w:rsidRPr="009561DD">
        <w:rPr>
          <w:rFonts w:cstheme="minorHAnsi"/>
          <w:bCs/>
        </w:rPr>
        <w:t>-</w:t>
      </w:r>
      <w:r w:rsidR="008D5E74" w:rsidRPr="009561DD">
        <w:rPr>
          <w:rFonts w:cstheme="minorHAnsi"/>
          <w:bCs/>
        </w:rPr>
        <w:t>integration</w:t>
      </w:r>
      <w:r w:rsidRPr="009561DD">
        <w:rPr>
          <w:rFonts w:cstheme="minorHAnsi"/>
          <w:bCs/>
        </w:rPr>
        <w:t xml:space="preserve"> between the two variables, while the Bounds test and the Error Correction Model hint towards the existence of a long-run relationship between digital transformation and entrepreneurship. However, as the long-run estimates are </w:t>
      </w:r>
      <w:r w:rsidR="008D5E74" w:rsidRPr="009561DD">
        <w:rPr>
          <w:rFonts w:cstheme="minorHAnsi"/>
          <w:bCs/>
        </w:rPr>
        <w:t xml:space="preserve">based on </w:t>
      </w:r>
      <w:r w:rsidRPr="009561DD">
        <w:rPr>
          <w:rFonts w:cstheme="minorHAnsi"/>
          <w:bCs/>
        </w:rPr>
        <w:t>an extremely small sample size, these results cannot be regarded as conclusive. Moreover, according to the Granger Causality results, there is no evidence of any causal relationship between the two variables in any direction.</w:t>
      </w:r>
    </w:p>
    <w:p w14:paraId="2C93CBE1" w14:textId="77777777" w:rsidR="007626E1" w:rsidRPr="009561DD" w:rsidRDefault="008D5E74" w:rsidP="007626E1">
      <w:pPr>
        <w:jc w:val="both"/>
        <w:rPr>
          <w:rFonts w:cstheme="minorHAnsi"/>
          <w:bCs/>
        </w:rPr>
      </w:pPr>
      <w:r w:rsidRPr="009561DD">
        <w:rPr>
          <w:rFonts w:cstheme="minorHAnsi"/>
          <w:bCs/>
        </w:rPr>
        <w:t>From a policy perspective</w:t>
      </w:r>
      <w:r w:rsidR="007626E1" w:rsidRPr="009561DD">
        <w:rPr>
          <w:rFonts w:cstheme="minorHAnsi"/>
          <w:bCs/>
        </w:rPr>
        <w:t xml:space="preserve">, the findings imply that </w:t>
      </w:r>
      <w:r w:rsidRPr="009561DD">
        <w:rPr>
          <w:rFonts w:cstheme="minorHAnsi"/>
          <w:bCs/>
        </w:rPr>
        <w:t xml:space="preserve">expansion of digital infrastructure </w:t>
      </w:r>
      <w:r w:rsidR="007626E1" w:rsidRPr="009561DD">
        <w:rPr>
          <w:rFonts w:cstheme="minorHAnsi"/>
          <w:bCs/>
        </w:rPr>
        <w:t xml:space="preserve">alone may not be enough to </w:t>
      </w:r>
      <w:r w:rsidRPr="009561DD">
        <w:rPr>
          <w:rFonts w:cstheme="minorHAnsi"/>
          <w:bCs/>
        </w:rPr>
        <w:t>promote entrepreneurial growth</w:t>
      </w:r>
      <w:r w:rsidR="007626E1" w:rsidRPr="009561DD">
        <w:rPr>
          <w:rFonts w:cstheme="minorHAnsi"/>
          <w:bCs/>
        </w:rPr>
        <w:t>. Although digital connectivity, internet connectivity, and digital infrastructure are still key aspects, policymakers must combine the above factors with policies that boost digital skills</w:t>
      </w:r>
      <w:r w:rsidRPr="009561DD">
        <w:t xml:space="preserve"> </w:t>
      </w:r>
      <w:r w:rsidRPr="009561DD">
        <w:rPr>
          <w:rFonts w:cstheme="minorHAnsi"/>
          <w:bCs/>
        </w:rPr>
        <w:t xml:space="preserve">improve access to finance </w:t>
      </w:r>
      <w:r w:rsidR="007626E1" w:rsidRPr="009561DD">
        <w:rPr>
          <w:rFonts w:cstheme="minorHAnsi"/>
          <w:bCs/>
        </w:rPr>
        <w:t xml:space="preserve">for entrepreneurs, foster </w:t>
      </w:r>
      <w:r w:rsidRPr="009561DD">
        <w:rPr>
          <w:rFonts w:cstheme="minorHAnsi"/>
          <w:bCs/>
        </w:rPr>
        <w:t>digital financial services</w:t>
      </w:r>
      <w:r w:rsidR="007626E1" w:rsidRPr="009561DD">
        <w:rPr>
          <w:rFonts w:cstheme="minorHAnsi"/>
          <w:bCs/>
        </w:rPr>
        <w:t xml:space="preserve">, enhance digital trust and security, streamline regulations, and spur innovation within the </w:t>
      </w:r>
      <w:r w:rsidRPr="009561DD">
        <w:rPr>
          <w:rFonts w:cstheme="minorHAnsi"/>
          <w:bCs/>
        </w:rPr>
        <w:t>entrepreneurial eco</w:t>
      </w:r>
      <w:r w:rsidR="00950538" w:rsidRPr="009561DD">
        <w:rPr>
          <w:rFonts w:cstheme="minorHAnsi"/>
          <w:bCs/>
        </w:rPr>
        <w:t>-</w:t>
      </w:r>
      <w:proofErr w:type="gramStart"/>
      <w:r w:rsidRPr="009561DD">
        <w:rPr>
          <w:rFonts w:cstheme="minorHAnsi"/>
          <w:bCs/>
        </w:rPr>
        <w:t xml:space="preserve">system </w:t>
      </w:r>
      <w:r w:rsidR="007626E1" w:rsidRPr="009561DD">
        <w:rPr>
          <w:rFonts w:cstheme="minorHAnsi"/>
          <w:bCs/>
        </w:rPr>
        <w:t>.</w:t>
      </w:r>
      <w:proofErr w:type="gramEnd"/>
      <w:r w:rsidR="007626E1" w:rsidRPr="009561DD">
        <w:rPr>
          <w:rFonts w:cstheme="minorHAnsi"/>
          <w:bCs/>
        </w:rPr>
        <w:t xml:space="preserve"> </w:t>
      </w:r>
      <w:r w:rsidRPr="009561DD">
        <w:rPr>
          <w:rFonts w:cstheme="minorHAnsi"/>
          <w:bCs/>
        </w:rPr>
        <w:t xml:space="preserve">Such complementary policies </w:t>
      </w:r>
      <w:r w:rsidR="007626E1" w:rsidRPr="009561DD">
        <w:rPr>
          <w:rFonts w:cstheme="minorHAnsi"/>
          <w:bCs/>
        </w:rPr>
        <w:t>will ensure that more entrepreneurs take advantage of digital possibilities to create businesses.</w:t>
      </w:r>
    </w:p>
    <w:p w14:paraId="3D015167" w14:textId="09A3EB57" w:rsidR="007626E1" w:rsidRPr="009561DD" w:rsidRDefault="008D5E74" w:rsidP="007626E1">
      <w:pPr>
        <w:jc w:val="both"/>
        <w:rPr>
          <w:rFonts w:cstheme="minorHAnsi"/>
          <w:bCs/>
        </w:rPr>
      </w:pPr>
      <w:r w:rsidRPr="009561DD">
        <w:rPr>
          <w:rFonts w:cstheme="minorHAnsi"/>
          <w:bCs/>
        </w:rPr>
        <w:lastRenderedPageBreak/>
        <w:t>This study has several limitations</w:t>
      </w:r>
      <w:r w:rsidR="007626E1" w:rsidRPr="009561DD">
        <w:rPr>
          <w:rFonts w:cstheme="minorHAnsi"/>
          <w:bCs/>
        </w:rPr>
        <w:t xml:space="preserve">. Firstly, the study employs data </w:t>
      </w:r>
      <w:r w:rsidRPr="009561DD">
        <w:rPr>
          <w:rFonts w:cstheme="minorHAnsi"/>
          <w:bCs/>
        </w:rPr>
        <w:t>annual time-series data from a single country</w:t>
      </w:r>
      <w:r w:rsidR="007626E1" w:rsidRPr="009561DD">
        <w:rPr>
          <w:rFonts w:cstheme="minorHAnsi"/>
          <w:bCs/>
        </w:rPr>
        <w:t xml:space="preserve">, leading to the limited number of observations after </w:t>
      </w:r>
      <w:r w:rsidRPr="009561DD">
        <w:rPr>
          <w:rFonts w:cstheme="minorHAnsi"/>
          <w:bCs/>
        </w:rPr>
        <w:t xml:space="preserve">accounting for </w:t>
      </w:r>
      <w:r w:rsidR="007626E1" w:rsidRPr="009561DD">
        <w:rPr>
          <w:rFonts w:cstheme="minorHAnsi"/>
          <w:bCs/>
        </w:rPr>
        <w:t xml:space="preserve">of missing values and lags. This reduces the potential statistical power of the model and prevents the use of more sophisticated </w:t>
      </w:r>
      <w:r w:rsidRPr="009561DD">
        <w:rPr>
          <w:rFonts w:cstheme="minorHAnsi"/>
          <w:bCs/>
        </w:rPr>
        <w:t>estimation techniques</w:t>
      </w:r>
      <w:r w:rsidR="007626E1" w:rsidRPr="009561DD">
        <w:rPr>
          <w:rFonts w:cstheme="minorHAnsi"/>
          <w:bCs/>
        </w:rPr>
        <w:t xml:space="preserve">. Secondly, the </w:t>
      </w:r>
      <w:r w:rsidR="007341B7" w:rsidRPr="009561DD">
        <w:rPr>
          <w:rFonts w:cstheme="minorHAnsi"/>
          <w:bCs/>
        </w:rPr>
        <w:t xml:space="preserve">DTI </w:t>
      </w:r>
      <w:r w:rsidR="007626E1" w:rsidRPr="009561DD">
        <w:rPr>
          <w:rFonts w:cstheme="minorHAnsi"/>
          <w:bCs/>
        </w:rPr>
        <w:t xml:space="preserve">only measures those aspects of digitalization that relate to infrastructure development and fails to consider other critical factors such as digital literacy, digital entrepreneurship, </w:t>
      </w:r>
      <w:r w:rsidRPr="009561DD">
        <w:rPr>
          <w:rFonts w:cstheme="minorHAnsi"/>
          <w:bCs/>
        </w:rPr>
        <w:t>e-commerce adoption</w:t>
      </w:r>
      <w:r w:rsidR="007626E1" w:rsidRPr="009561DD">
        <w:rPr>
          <w:rFonts w:cstheme="minorHAnsi"/>
          <w:bCs/>
        </w:rPr>
        <w:t xml:space="preserve">, or quality of digital institutions. Finally, the study examines indicators at the national level, which </w:t>
      </w:r>
      <w:r w:rsidRPr="009561DD">
        <w:rPr>
          <w:rFonts w:cstheme="minorHAnsi"/>
          <w:bCs/>
        </w:rPr>
        <w:t>making it impossible to examine regional or firm-level differences</w:t>
      </w:r>
      <w:r w:rsidR="007626E1" w:rsidRPr="009561DD">
        <w:rPr>
          <w:rFonts w:cstheme="minorHAnsi"/>
          <w:bCs/>
        </w:rPr>
        <w:t>.</w:t>
      </w:r>
    </w:p>
    <w:p w14:paraId="769CAE03" w14:textId="77777777" w:rsidR="007626E1" w:rsidRPr="009561DD" w:rsidRDefault="008D5E74" w:rsidP="007626E1">
      <w:pPr>
        <w:jc w:val="both"/>
        <w:rPr>
          <w:rFonts w:cstheme="minorHAnsi"/>
          <w:bCs/>
        </w:rPr>
      </w:pPr>
      <w:r w:rsidRPr="009561DD">
        <w:rPr>
          <w:rFonts w:cstheme="minorHAnsi"/>
          <w:bCs/>
        </w:rPr>
        <w:t xml:space="preserve">Future research should revisit this relationship </w:t>
      </w:r>
      <w:r w:rsidR="007626E1" w:rsidRPr="009561DD">
        <w:rPr>
          <w:rFonts w:cstheme="minorHAnsi"/>
          <w:bCs/>
        </w:rPr>
        <w:t>as more years of data become available. Panel studies employing provincial, district</w:t>
      </w:r>
      <w:r w:rsidRPr="009561DD">
        <w:rPr>
          <w:rFonts w:cstheme="minorHAnsi"/>
          <w:bCs/>
        </w:rPr>
        <w:t>, or even firm-level panel data</w:t>
      </w:r>
      <w:r w:rsidR="007626E1" w:rsidRPr="009561DD">
        <w:rPr>
          <w:rFonts w:cstheme="minorHAnsi"/>
          <w:bCs/>
        </w:rPr>
        <w:t xml:space="preserve">sets will provide much larger samples, </w:t>
      </w:r>
      <w:r w:rsidRPr="009561DD">
        <w:rPr>
          <w:rFonts w:cstheme="minorHAnsi"/>
          <w:bCs/>
        </w:rPr>
        <w:t>and enable the application of</w:t>
      </w:r>
      <w:r w:rsidR="007626E1" w:rsidRPr="009561DD">
        <w:rPr>
          <w:rFonts w:cstheme="minorHAnsi"/>
          <w:bCs/>
        </w:rPr>
        <w:t xml:space="preserve"> panel data econometric methods that can </w:t>
      </w:r>
      <w:r w:rsidRPr="009561DD">
        <w:rPr>
          <w:rFonts w:cstheme="minorHAnsi"/>
          <w:bCs/>
        </w:rPr>
        <w:t>control for regional heterogeneity</w:t>
      </w:r>
      <w:r w:rsidR="007626E1" w:rsidRPr="009561DD">
        <w:rPr>
          <w:rFonts w:cstheme="minorHAnsi"/>
          <w:bCs/>
        </w:rPr>
        <w:t xml:space="preserve">. Additionally, future studies can explore the influence </w:t>
      </w:r>
      <w:r w:rsidR="00950538" w:rsidRPr="009561DD">
        <w:rPr>
          <w:rFonts w:cstheme="minorHAnsi"/>
          <w:bCs/>
        </w:rPr>
        <w:t xml:space="preserve">broader measures of digital transformation </w:t>
      </w:r>
      <w:r w:rsidR="007626E1" w:rsidRPr="009561DD">
        <w:rPr>
          <w:rFonts w:cstheme="minorHAnsi"/>
          <w:bCs/>
        </w:rPr>
        <w:t xml:space="preserve">such as digital skills, digital finance, e-commerce adoption, and institutional </w:t>
      </w:r>
      <w:r w:rsidR="00950538" w:rsidRPr="009561DD">
        <w:rPr>
          <w:rFonts w:cstheme="minorHAnsi"/>
          <w:bCs/>
        </w:rPr>
        <w:t>to develop a more comprehensive understanding</w:t>
      </w:r>
      <w:r w:rsidR="007626E1" w:rsidRPr="009561DD">
        <w:rPr>
          <w:rFonts w:cstheme="minorHAnsi"/>
          <w:bCs/>
        </w:rPr>
        <w:t xml:space="preserve"> of how digital transformation affects entrepreneurship in Nepal.</w:t>
      </w:r>
    </w:p>
    <w:p w14:paraId="73CCA1DF" w14:textId="0A63469F" w:rsidR="007626E1" w:rsidRPr="009561DD" w:rsidDel="00280B4B" w:rsidRDefault="007626E1" w:rsidP="00974BFE">
      <w:pPr>
        <w:jc w:val="both"/>
        <w:rPr>
          <w:del w:id="1093" w:author="Microsoft Office User" w:date="2026-07-28T05:51:00Z"/>
          <w:rFonts w:cstheme="minorHAnsi"/>
          <w:b/>
          <w:bCs/>
        </w:rPr>
      </w:pPr>
    </w:p>
    <w:p w14:paraId="0C6AE0BA" w14:textId="1D98EEF2" w:rsidR="00974BFE" w:rsidRPr="009561DD" w:rsidDel="00280B4B" w:rsidRDefault="00974BFE" w:rsidP="00974BFE">
      <w:pPr>
        <w:jc w:val="both"/>
        <w:rPr>
          <w:del w:id="1094" w:author="Microsoft Office User" w:date="2026-07-28T05:51:00Z"/>
          <w:rFonts w:cstheme="minorHAnsi"/>
        </w:rPr>
      </w:pPr>
    </w:p>
    <w:p w14:paraId="7B3BE4A8" w14:textId="0F1381B3" w:rsidR="007626E1" w:rsidRPr="009561DD" w:rsidDel="00280B4B" w:rsidRDefault="007626E1" w:rsidP="00974BFE">
      <w:pPr>
        <w:jc w:val="both"/>
        <w:rPr>
          <w:del w:id="1095" w:author="Microsoft Office User" w:date="2026-07-28T05:51:00Z"/>
          <w:rFonts w:cstheme="minorHAnsi"/>
        </w:rPr>
      </w:pPr>
    </w:p>
    <w:p w14:paraId="43BFFDDD" w14:textId="7A6363F3" w:rsidR="007626E1" w:rsidRPr="009561DD" w:rsidDel="00280B4B" w:rsidRDefault="007626E1" w:rsidP="00974BFE">
      <w:pPr>
        <w:jc w:val="both"/>
        <w:rPr>
          <w:del w:id="1096" w:author="Microsoft Office User" w:date="2026-07-28T05:51:00Z"/>
          <w:rFonts w:cstheme="minorHAnsi"/>
        </w:rPr>
      </w:pPr>
    </w:p>
    <w:p w14:paraId="377AD24A" w14:textId="51FE5CC2" w:rsidR="007626E1" w:rsidRPr="009561DD" w:rsidDel="00280B4B" w:rsidRDefault="007626E1" w:rsidP="00974BFE">
      <w:pPr>
        <w:jc w:val="both"/>
        <w:rPr>
          <w:del w:id="1097" w:author="Microsoft Office User" w:date="2026-07-28T05:51:00Z"/>
          <w:rFonts w:cstheme="minorHAnsi"/>
        </w:rPr>
      </w:pPr>
    </w:p>
    <w:p w14:paraId="7DE233E6" w14:textId="26396581" w:rsidR="007626E1" w:rsidRPr="009561DD" w:rsidDel="00280B4B" w:rsidRDefault="007626E1" w:rsidP="00974BFE">
      <w:pPr>
        <w:jc w:val="both"/>
        <w:rPr>
          <w:del w:id="1098" w:author="Microsoft Office User" w:date="2026-07-28T05:51:00Z"/>
          <w:rFonts w:cstheme="minorHAnsi"/>
        </w:rPr>
      </w:pPr>
    </w:p>
    <w:p w14:paraId="69EE08A5" w14:textId="02F7D657" w:rsidR="007626E1" w:rsidRPr="009561DD" w:rsidDel="00280B4B" w:rsidRDefault="007626E1" w:rsidP="00974BFE">
      <w:pPr>
        <w:jc w:val="both"/>
        <w:rPr>
          <w:del w:id="1099" w:author="Microsoft Office User" w:date="2026-07-28T05:51:00Z"/>
          <w:rFonts w:cstheme="minorHAnsi"/>
        </w:rPr>
      </w:pPr>
    </w:p>
    <w:p w14:paraId="6BCE9926" w14:textId="78E67E3A" w:rsidR="007626E1" w:rsidRPr="009561DD" w:rsidDel="00280B4B" w:rsidRDefault="007626E1" w:rsidP="00974BFE">
      <w:pPr>
        <w:jc w:val="both"/>
        <w:rPr>
          <w:del w:id="1100" w:author="Microsoft Office User" w:date="2026-07-28T05:51:00Z"/>
          <w:rFonts w:cstheme="minorHAnsi"/>
        </w:rPr>
      </w:pPr>
    </w:p>
    <w:p w14:paraId="6FD646A1" w14:textId="40E227B3" w:rsidR="007626E1" w:rsidRPr="009561DD" w:rsidDel="00280B4B" w:rsidRDefault="008D5E74" w:rsidP="008D5E74">
      <w:pPr>
        <w:tabs>
          <w:tab w:val="left" w:pos="1560"/>
        </w:tabs>
        <w:jc w:val="both"/>
        <w:rPr>
          <w:del w:id="1101" w:author="Microsoft Office User" w:date="2026-07-28T05:51:00Z"/>
          <w:rFonts w:cstheme="minorHAnsi"/>
        </w:rPr>
      </w:pPr>
      <w:del w:id="1102" w:author="Microsoft Office User" w:date="2026-07-28T05:51:00Z">
        <w:r w:rsidRPr="009561DD" w:rsidDel="00280B4B">
          <w:rPr>
            <w:rFonts w:cstheme="minorHAnsi"/>
          </w:rPr>
          <w:tab/>
        </w:r>
      </w:del>
    </w:p>
    <w:p w14:paraId="0A608A0C" w14:textId="3F19CBF4" w:rsidR="007626E1" w:rsidDel="00280B4B" w:rsidRDefault="007626E1" w:rsidP="00974BFE">
      <w:pPr>
        <w:jc w:val="both"/>
        <w:rPr>
          <w:del w:id="1103" w:author="Microsoft Office User" w:date="2026-07-28T05:51:00Z"/>
          <w:rFonts w:cstheme="minorHAnsi"/>
        </w:rPr>
      </w:pPr>
    </w:p>
    <w:p w14:paraId="16BAE15B" w14:textId="5BB225E2" w:rsidR="00AF6D0A" w:rsidRPr="009561DD" w:rsidDel="00280B4B" w:rsidRDefault="00AF6D0A" w:rsidP="00974BFE">
      <w:pPr>
        <w:jc w:val="both"/>
        <w:rPr>
          <w:del w:id="1104" w:author="Microsoft Office User" w:date="2026-07-28T05:51:00Z"/>
          <w:rFonts w:cstheme="minorHAnsi"/>
        </w:rPr>
      </w:pPr>
    </w:p>
    <w:p w14:paraId="349CB611" w14:textId="5C642B90" w:rsidR="007626E1" w:rsidRPr="009561DD" w:rsidDel="00280B4B" w:rsidRDefault="007626E1" w:rsidP="00974BFE">
      <w:pPr>
        <w:jc w:val="both"/>
        <w:rPr>
          <w:del w:id="1105" w:author="Microsoft Office User" w:date="2026-07-28T05:51:00Z"/>
          <w:rFonts w:cstheme="minorHAnsi"/>
        </w:rPr>
      </w:pPr>
    </w:p>
    <w:p w14:paraId="7B017D7E" w14:textId="77777777" w:rsidR="00974BFE" w:rsidRPr="009561DD" w:rsidRDefault="00974BFE" w:rsidP="00974BFE">
      <w:pPr>
        <w:jc w:val="both"/>
        <w:rPr>
          <w:rFonts w:cstheme="minorHAnsi"/>
          <w:b/>
          <w:bCs/>
        </w:rPr>
      </w:pPr>
      <w:r w:rsidRPr="009561DD">
        <w:rPr>
          <w:rFonts w:cstheme="minorHAnsi"/>
          <w:b/>
          <w:bCs/>
        </w:rPr>
        <w:t>References</w:t>
      </w:r>
    </w:p>
    <w:p w14:paraId="03384A61" w14:textId="77777777" w:rsidR="00974BFE" w:rsidRPr="000D06E7" w:rsidRDefault="00974BFE" w:rsidP="007B5395">
      <w:pPr>
        <w:ind w:left="709" w:hanging="709"/>
        <w:jc w:val="both"/>
        <w:rPr>
          <w:rFonts w:cstheme="minorHAnsi"/>
        </w:rPr>
      </w:pPr>
      <w:proofErr w:type="spellStart"/>
      <w:r w:rsidRPr="009561DD">
        <w:rPr>
          <w:rFonts w:cstheme="minorHAnsi"/>
        </w:rPr>
        <w:t>Acs</w:t>
      </w:r>
      <w:proofErr w:type="spellEnd"/>
      <w:r w:rsidRPr="009561DD">
        <w:rPr>
          <w:rFonts w:cstheme="minorHAnsi"/>
        </w:rPr>
        <w:t xml:space="preserve">, Z. J., </w:t>
      </w:r>
      <w:proofErr w:type="spellStart"/>
      <w:r w:rsidRPr="009561DD">
        <w:rPr>
          <w:rFonts w:cstheme="minorHAnsi"/>
        </w:rPr>
        <w:t>Audretsch</w:t>
      </w:r>
      <w:proofErr w:type="spellEnd"/>
      <w:r w:rsidRPr="009561DD">
        <w:rPr>
          <w:rFonts w:cstheme="minorHAnsi"/>
        </w:rPr>
        <w:t xml:space="preserve">, D. B., &amp; Lehmann, E. E. (2012). The knowledge spillover theory of entrepreneurship. </w:t>
      </w:r>
      <w:r w:rsidRPr="00923CD4">
        <w:rPr>
          <w:rFonts w:cstheme="minorHAnsi"/>
          <w:iCs/>
        </w:rPr>
        <w:t>Small Business Economics</w:t>
      </w:r>
      <w:r w:rsidRPr="009561DD">
        <w:rPr>
          <w:rFonts w:cstheme="minorHAnsi"/>
        </w:rPr>
        <w:t xml:space="preserve">, 41(4), </w:t>
      </w:r>
      <w:r w:rsidRPr="000D06E7">
        <w:rPr>
          <w:rFonts w:cstheme="minorHAnsi"/>
        </w:rPr>
        <w:t>757–774.</w:t>
      </w:r>
    </w:p>
    <w:p w14:paraId="218A2B9B" w14:textId="77777777" w:rsidR="00974BFE" w:rsidRPr="000D06E7" w:rsidRDefault="00974BFE" w:rsidP="007B5395">
      <w:pPr>
        <w:ind w:left="709" w:hanging="709"/>
        <w:jc w:val="both"/>
        <w:rPr>
          <w:rFonts w:cstheme="minorHAnsi"/>
        </w:rPr>
      </w:pPr>
      <w:r w:rsidRPr="009561DD">
        <w:rPr>
          <w:rFonts w:cstheme="minorHAnsi"/>
        </w:rPr>
        <w:t xml:space="preserve">Aker, J. C., &amp; </w:t>
      </w:r>
      <w:proofErr w:type="spellStart"/>
      <w:r w:rsidRPr="009561DD">
        <w:rPr>
          <w:rFonts w:cstheme="minorHAnsi"/>
        </w:rPr>
        <w:t>Mbiti</w:t>
      </w:r>
      <w:proofErr w:type="spellEnd"/>
      <w:r w:rsidRPr="009561DD">
        <w:rPr>
          <w:rFonts w:cstheme="minorHAnsi"/>
        </w:rPr>
        <w:t xml:space="preserve">, I. M. (2010). Mobile phones and economic development in Africa. </w:t>
      </w:r>
      <w:r w:rsidRPr="00923CD4">
        <w:rPr>
          <w:rFonts w:cstheme="minorHAnsi"/>
          <w:iCs/>
        </w:rPr>
        <w:t>Journal of Economic Perspectives</w:t>
      </w:r>
      <w:r w:rsidRPr="009561DD">
        <w:rPr>
          <w:rFonts w:cstheme="minorHAnsi"/>
        </w:rPr>
        <w:t>, 24(3), 207–232.</w:t>
      </w:r>
    </w:p>
    <w:p w14:paraId="4CB78DE9" w14:textId="77777777" w:rsidR="00974BFE" w:rsidRPr="000D06E7" w:rsidRDefault="00974BFE" w:rsidP="007B5395">
      <w:pPr>
        <w:ind w:left="709" w:hanging="709"/>
        <w:jc w:val="both"/>
        <w:rPr>
          <w:rFonts w:cstheme="minorHAnsi"/>
        </w:rPr>
      </w:pPr>
      <w:proofErr w:type="spellStart"/>
      <w:r w:rsidRPr="009561DD">
        <w:rPr>
          <w:rFonts w:cstheme="minorHAnsi"/>
        </w:rPr>
        <w:t>Autio</w:t>
      </w:r>
      <w:proofErr w:type="spellEnd"/>
      <w:r w:rsidRPr="009561DD">
        <w:rPr>
          <w:rFonts w:cstheme="minorHAnsi"/>
        </w:rPr>
        <w:t xml:space="preserve">, E., </w:t>
      </w:r>
      <w:proofErr w:type="spellStart"/>
      <w:r w:rsidRPr="009561DD">
        <w:rPr>
          <w:rFonts w:cstheme="minorHAnsi"/>
        </w:rPr>
        <w:t>Nambisan</w:t>
      </w:r>
      <w:proofErr w:type="spellEnd"/>
      <w:r w:rsidRPr="009561DD">
        <w:rPr>
          <w:rFonts w:cstheme="minorHAnsi"/>
        </w:rPr>
        <w:t xml:space="preserve">, S., Thomas, L. D. W., &amp; Wright, M. (2018). Digital affordances, spatial affordances, and the genesis of entrepreneurial ecosystems. </w:t>
      </w:r>
      <w:r w:rsidRPr="00923CD4">
        <w:rPr>
          <w:rFonts w:cstheme="minorHAnsi"/>
          <w:iCs/>
        </w:rPr>
        <w:t>Strategic Entrepreneurship Journal</w:t>
      </w:r>
      <w:r w:rsidRPr="009561DD">
        <w:rPr>
          <w:rFonts w:cstheme="minorHAnsi"/>
        </w:rPr>
        <w:t>, 12(1), 72–95.</w:t>
      </w:r>
    </w:p>
    <w:p w14:paraId="38CC01C1" w14:textId="77777777" w:rsidR="00974BFE" w:rsidRPr="000D06E7" w:rsidRDefault="00974BFE" w:rsidP="007B5395">
      <w:pPr>
        <w:ind w:left="709" w:hanging="709"/>
        <w:jc w:val="both"/>
        <w:rPr>
          <w:rFonts w:cstheme="minorHAnsi"/>
        </w:rPr>
      </w:pPr>
      <w:r w:rsidRPr="000D06E7">
        <w:rPr>
          <w:rFonts w:cstheme="minorHAnsi"/>
        </w:rPr>
        <w:t xml:space="preserve">Beck, T., </w:t>
      </w:r>
      <w:proofErr w:type="spellStart"/>
      <w:r w:rsidRPr="000D06E7">
        <w:rPr>
          <w:rFonts w:cstheme="minorHAnsi"/>
        </w:rPr>
        <w:t>Demirgüç-Kunt</w:t>
      </w:r>
      <w:proofErr w:type="spellEnd"/>
      <w:r w:rsidRPr="000D06E7">
        <w:rPr>
          <w:rFonts w:cstheme="minorHAnsi"/>
        </w:rPr>
        <w:t>, A., &amp; Levine, R. (2018). Fin</w:t>
      </w:r>
      <w:r w:rsidRPr="009561DD">
        <w:rPr>
          <w:rFonts w:cstheme="minorHAnsi"/>
        </w:rPr>
        <w:t xml:space="preserve">ance and entrepreneurship. In </w:t>
      </w:r>
      <w:r w:rsidRPr="00923CD4">
        <w:rPr>
          <w:rFonts w:cstheme="minorHAnsi"/>
          <w:iCs/>
        </w:rPr>
        <w:t>The Oxford Handbook of Entrepreneurship</w:t>
      </w:r>
      <w:r w:rsidRPr="009561DD">
        <w:rPr>
          <w:rFonts w:cstheme="minorHAnsi"/>
        </w:rPr>
        <w:t>. Oxford University Press.</w:t>
      </w:r>
    </w:p>
    <w:p w14:paraId="056C285A" w14:textId="77777777" w:rsidR="00974BFE" w:rsidRPr="000D06E7" w:rsidRDefault="00974BFE" w:rsidP="007B5395">
      <w:pPr>
        <w:ind w:left="709" w:hanging="709"/>
        <w:jc w:val="both"/>
        <w:rPr>
          <w:rFonts w:cstheme="minorHAnsi"/>
        </w:rPr>
      </w:pPr>
      <w:proofErr w:type="spellStart"/>
      <w:r w:rsidRPr="009561DD">
        <w:rPr>
          <w:rFonts w:cstheme="minorHAnsi"/>
        </w:rPr>
        <w:t>Brixiová</w:t>
      </w:r>
      <w:proofErr w:type="spellEnd"/>
      <w:r w:rsidRPr="009561DD">
        <w:rPr>
          <w:rFonts w:cstheme="minorHAnsi"/>
        </w:rPr>
        <w:t xml:space="preserve">, Z., </w:t>
      </w:r>
      <w:proofErr w:type="spellStart"/>
      <w:r w:rsidRPr="009561DD">
        <w:rPr>
          <w:rFonts w:cstheme="minorHAnsi"/>
        </w:rPr>
        <w:t>Kangoye</w:t>
      </w:r>
      <w:proofErr w:type="spellEnd"/>
      <w:r w:rsidRPr="009561DD">
        <w:rPr>
          <w:rFonts w:cstheme="minorHAnsi"/>
        </w:rPr>
        <w:t xml:space="preserve">, T., &amp; </w:t>
      </w:r>
      <w:proofErr w:type="spellStart"/>
      <w:r w:rsidRPr="009561DD">
        <w:rPr>
          <w:rFonts w:cstheme="minorHAnsi"/>
        </w:rPr>
        <w:t>Yogo</w:t>
      </w:r>
      <w:proofErr w:type="spellEnd"/>
      <w:r w:rsidRPr="009561DD">
        <w:rPr>
          <w:rFonts w:cstheme="minorHAnsi"/>
        </w:rPr>
        <w:t xml:space="preserve">, T. U. (2020). Access to finance among small and medium-sized enterprises and job creation in Africa. </w:t>
      </w:r>
      <w:r w:rsidRPr="00923CD4">
        <w:rPr>
          <w:rFonts w:cstheme="minorHAnsi"/>
          <w:iCs/>
        </w:rPr>
        <w:t>Structural Change and Economic Dynamics</w:t>
      </w:r>
      <w:r w:rsidRPr="009561DD">
        <w:rPr>
          <w:rFonts w:cstheme="minorHAnsi"/>
        </w:rPr>
        <w:t>, 55, 177–189.</w:t>
      </w:r>
    </w:p>
    <w:p w14:paraId="2154B301" w14:textId="77777777" w:rsidR="00974BFE" w:rsidRPr="000D06E7" w:rsidRDefault="00974BFE" w:rsidP="007B5395">
      <w:pPr>
        <w:ind w:left="709" w:hanging="709"/>
        <w:jc w:val="both"/>
        <w:rPr>
          <w:rFonts w:cstheme="minorHAnsi"/>
        </w:rPr>
      </w:pPr>
      <w:r w:rsidRPr="000D06E7">
        <w:rPr>
          <w:rFonts w:cstheme="minorHAnsi"/>
        </w:rPr>
        <w:t xml:space="preserve">Cardona, M., </w:t>
      </w:r>
      <w:proofErr w:type="spellStart"/>
      <w:r w:rsidRPr="000D06E7">
        <w:rPr>
          <w:rFonts w:cstheme="minorHAnsi"/>
        </w:rPr>
        <w:t>Kretschmer</w:t>
      </w:r>
      <w:proofErr w:type="spellEnd"/>
      <w:r w:rsidRPr="000D06E7">
        <w:rPr>
          <w:rFonts w:cstheme="minorHAnsi"/>
        </w:rPr>
        <w:t xml:space="preserve">, T., &amp; Strobel, T. (2013). ICT and productivity: Conclusions from the empirical literature. </w:t>
      </w:r>
      <w:r w:rsidRPr="00923CD4">
        <w:rPr>
          <w:rFonts w:cstheme="minorHAnsi"/>
          <w:iCs/>
        </w:rPr>
        <w:t>Information Economics and Policy</w:t>
      </w:r>
      <w:r w:rsidRPr="009561DD">
        <w:rPr>
          <w:rFonts w:cstheme="minorHAnsi"/>
        </w:rPr>
        <w:t>, 25(3), 109–125.</w:t>
      </w:r>
    </w:p>
    <w:p w14:paraId="4963EA94" w14:textId="77777777" w:rsidR="00974BFE" w:rsidRPr="000D06E7" w:rsidRDefault="00974BFE" w:rsidP="007B5395">
      <w:pPr>
        <w:ind w:left="709" w:hanging="709"/>
        <w:jc w:val="both"/>
        <w:rPr>
          <w:rFonts w:cstheme="minorHAnsi"/>
        </w:rPr>
      </w:pPr>
      <w:proofErr w:type="spellStart"/>
      <w:r w:rsidRPr="009561DD">
        <w:rPr>
          <w:rFonts w:cstheme="minorHAnsi"/>
        </w:rPr>
        <w:t>Dvouletý</w:t>
      </w:r>
      <w:proofErr w:type="spellEnd"/>
      <w:r w:rsidRPr="009561DD">
        <w:rPr>
          <w:rFonts w:cstheme="minorHAnsi"/>
        </w:rPr>
        <w:t xml:space="preserve">, O., </w:t>
      </w:r>
      <w:proofErr w:type="spellStart"/>
      <w:r w:rsidRPr="009561DD">
        <w:rPr>
          <w:rFonts w:cstheme="minorHAnsi"/>
        </w:rPr>
        <w:t>Mareš</w:t>
      </w:r>
      <w:proofErr w:type="spellEnd"/>
      <w:r w:rsidRPr="009561DD">
        <w:rPr>
          <w:rFonts w:cstheme="minorHAnsi"/>
        </w:rPr>
        <w:t xml:space="preserve">, J., &amp; </w:t>
      </w:r>
      <w:proofErr w:type="spellStart"/>
      <w:r w:rsidRPr="009561DD">
        <w:rPr>
          <w:rFonts w:cstheme="minorHAnsi"/>
        </w:rPr>
        <w:t>Pöschl</w:t>
      </w:r>
      <w:proofErr w:type="spellEnd"/>
      <w:r w:rsidRPr="009561DD">
        <w:rPr>
          <w:rFonts w:cstheme="minorHAnsi"/>
        </w:rPr>
        <w:t xml:space="preserve">, J. (2016). Does broadband internet access affect entrepreneurial activity? Evidence from European regions. </w:t>
      </w:r>
      <w:r w:rsidRPr="00923CD4">
        <w:rPr>
          <w:rFonts w:cstheme="minorHAnsi"/>
          <w:iCs/>
        </w:rPr>
        <w:t>Technological Forecasting and Social Change</w:t>
      </w:r>
      <w:r w:rsidRPr="009561DD">
        <w:rPr>
          <w:rFonts w:cstheme="minorHAnsi"/>
        </w:rPr>
        <w:t>, 109, 14–25.</w:t>
      </w:r>
    </w:p>
    <w:p w14:paraId="192B18F8" w14:textId="77777777" w:rsidR="00974BFE" w:rsidRPr="000D06E7" w:rsidRDefault="00974BFE" w:rsidP="007B5395">
      <w:pPr>
        <w:ind w:left="709" w:hanging="709"/>
        <w:jc w:val="both"/>
        <w:rPr>
          <w:rFonts w:cstheme="minorHAnsi"/>
        </w:rPr>
      </w:pPr>
      <w:r w:rsidRPr="000D06E7">
        <w:rPr>
          <w:rFonts w:cstheme="minorHAnsi"/>
        </w:rPr>
        <w:t xml:space="preserve">Goldfarb, A., &amp; Tucker, C. (2019). Digital economics. </w:t>
      </w:r>
      <w:r w:rsidRPr="00923CD4">
        <w:rPr>
          <w:rFonts w:cstheme="minorHAnsi"/>
          <w:iCs/>
        </w:rPr>
        <w:t>Journal of Economic Literature</w:t>
      </w:r>
      <w:r w:rsidRPr="009561DD">
        <w:rPr>
          <w:rFonts w:cstheme="minorHAnsi"/>
        </w:rPr>
        <w:t>, 57(1), 3–43.</w:t>
      </w:r>
    </w:p>
    <w:p w14:paraId="25699678" w14:textId="77777777" w:rsidR="00974BFE" w:rsidRPr="000D06E7" w:rsidRDefault="00974BFE" w:rsidP="007B5395">
      <w:pPr>
        <w:ind w:left="709" w:hanging="709"/>
        <w:jc w:val="both"/>
        <w:rPr>
          <w:rFonts w:cstheme="minorHAnsi"/>
        </w:rPr>
      </w:pPr>
      <w:r w:rsidRPr="000D06E7">
        <w:rPr>
          <w:rFonts w:cstheme="minorHAnsi"/>
        </w:rPr>
        <w:t xml:space="preserve">Pandey, B., &amp; </w:t>
      </w:r>
      <w:proofErr w:type="spellStart"/>
      <w:r w:rsidRPr="000D06E7">
        <w:rPr>
          <w:rFonts w:cstheme="minorHAnsi"/>
        </w:rPr>
        <w:t>Tauf</w:t>
      </w:r>
      <w:r w:rsidRPr="009561DD">
        <w:rPr>
          <w:rFonts w:cstheme="minorHAnsi"/>
        </w:rPr>
        <w:t>ique</w:t>
      </w:r>
      <w:proofErr w:type="spellEnd"/>
      <w:r w:rsidRPr="009561DD">
        <w:rPr>
          <w:rFonts w:cstheme="minorHAnsi"/>
        </w:rPr>
        <w:t xml:space="preserve">, K. M. R. (2022). Digital literacy and entrepreneurial intentions in Nepal. </w:t>
      </w:r>
      <w:r w:rsidRPr="00923CD4">
        <w:rPr>
          <w:rFonts w:cstheme="minorHAnsi"/>
          <w:iCs/>
        </w:rPr>
        <w:t>Journal of Entrepreneurship in Emerging Economies</w:t>
      </w:r>
      <w:r w:rsidRPr="009561DD">
        <w:rPr>
          <w:rFonts w:cstheme="minorHAnsi"/>
        </w:rPr>
        <w:t>, 14(3), 456–475.</w:t>
      </w:r>
    </w:p>
    <w:p w14:paraId="5EBE5228" w14:textId="77777777" w:rsidR="00974BFE" w:rsidRPr="000D06E7" w:rsidRDefault="00974BFE" w:rsidP="007B5395">
      <w:pPr>
        <w:ind w:left="709" w:hanging="709"/>
        <w:jc w:val="both"/>
        <w:rPr>
          <w:rFonts w:cstheme="minorHAnsi"/>
        </w:rPr>
      </w:pPr>
      <w:proofErr w:type="spellStart"/>
      <w:r w:rsidRPr="000D06E7">
        <w:rPr>
          <w:rFonts w:cstheme="minorHAnsi"/>
        </w:rPr>
        <w:t>Pesaran</w:t>
      </w:r>
      <w:proofErr w:type="spellEnd"/>
      <w:r w:rsidRPr="000D06E7">
        <w:rPr>
          <w:rFonts w:cstheme="minorHAnsi"/>
        </w:rPr>
        <w:t>, M. H., Shin, Y., &amp; Smith, R. J. (2001). Bounds testing approaches to the analysis of level relation</w:t>
      </w:r>
      <w:r w:rsidRPr="009561DD">
        <w:rPr>
          <w:rFonts w:cstheme="minorHAnsi"/>
        </w:rPr>
        <w:t xml:space="preserve">ships. </w:t>
      </w:r>
      <w:r w:rsidRPr="00923CD4">
        <w:rPr>
          <w:rFonts w:cstheme="minorHAnsi"/>
          <w:iCs/>
        </w:rPr>
        <w:t>Journal of Applied Econometrics</w:t>
      </w:r>
      <w:r w:rsidRPr="009561DD">
        <w:rPr>
          <w:rFonts w:cstheme="minorHAnsi"/>
        </w:rPr>
        <w:t>, 16(3), 289–326.</w:t>
      </w:r>
    </w:p>
    <w:p w14:paraId="4662BD32" w14:textId="77777777" w:rsidR="00974BFE" w:rsidRPr="000D06E7" w:rsidRDefault="00974BFE" w:rsidP="007B5395">
      <w:pPr>
        <w:ind w:left="709" w:hanging="709"/>
        <w:jc w:val="both"/>
        <w:rPr>
          <w:rFonts w:cstheme="minorHAnsi"/>
        </w:rPr>
      </w:pPr>
      <w:r w:rsidRPr="000D06E7">
        <w:rPr>
          <w:rFonts w:cstheme="minorHAnsi"/>
        </w:rPr>
        <w:t xml:space="preserve">Shrestha, S., &amp; </w:t>
      </w:r>
      <w:proofErr w:type="spellStart"/>
      <w:r w:rsidRPr="000D06E7">
        <w:rPr>
          <w:rFonts w:cstheme="minorHAnsi"/>
        </w:rPr>
        <w:t>Neupane</w:t>
      </w:r>
      <w:proofErr w:type="spellEnd"/>
      <w:r w:rsidRPr="000D06E7">
        <w:rPr>
          <w:rFonts w:cstheme="minorHAnsi"/>
        </w:rPr>
        <w:t xml:space="preserve">, R. (2020). Mobile banking and micro-enterprise development in Nepal. </w:t>
      </w:r>
      <w:r w:rsidRPr="00923CD4">
        <w:rPr>
          <w:rFonts w:cstheme="minorHAnsi"/>
          <w:iCs/>
        </w:rPr>
        <w:t>Asian Journal of Technology Innovation</w:t>
      </w:r>
      <w:r w:rsidRPr="009561DD">
        <w:rPr>
          <w:rFonts w:cstheme="minorHAnsi"/>
        </w:rPr>
        <w:t>, 28(2), 189–207.</w:t>
      </w:r>
    </w:p>
    <w:p w14:paraId="5500F9E2" w14:textId="77777777" w:rsidR="00974BFE" w:rsidRPr="000D06E7" w:rsidRDefault="00974BFE" w:rsidP="007B5395">
      <w:pPr>
        <w:ind w:left="709" w:hanging="709"/>
        <w:jc w:val="both"/>
        <w:rPr>
          <w:rFonts w:cstheme="minorHAnsi"/>
        </w:rPr>
      </w:pPr>
      <w:proofErr w:type="spellStart"/>
      <w:r w:rsidRPr="000D06E7">
        <w:rPr>
          <w:rFonts w:cstheme="minorHAnsi"/>
        </w:rPr>
        <w:lastRenderedPageBreak/>
        <w:t>Nambisan</w:t>
      </w:r>
      <w:proofErr w:type="spellEnd"/>
      <w:r w:rsidRPr="000D06E7">
        <w:rPr>
          <w:rFonts w:cstheme="minorHAnsi"/>
        </w:rPr>
        <w:t>, S. (2017). Digital entrepreneurship: Tow</w:t>
      </w:r>
      <w:r w:rsidRPr="009561DD">
        <w:rPr>
          <w:rFonts w:cstheme="minorHAnsi"/>
        </w:rPr>
        <w:t xml:space="preserve">ard a digital technology perspective of entrepreneurship. </w:t>
      </w:r>
      <w:r w:rsidRPr="00923CD4">
        <w:rPr>
          <w:rFonts w:cstheme="minorHAnsi"/>
          <w:iCs/>
        </w:rPr>
        <w:t>Entrepreneurship Theory and Practice</w:t>
      </w:r>
      <w:r w:rsidRPr="009561DD">
        <w:rPr>
          <w:rFonts w:cstheme="minorHAnsi"/>
        </w:rPr>
        <w:t>, 41(6), 1029–1055.</w:t>
      </w:r>
    </w:p>
    <w:p w14:paraId="217F4153" w14:textId="3E3FD638" w:rsidR="00974BFE" w:rsidRDefault="00974BFE" w:rsidP="007B5395">
      <w:pPr>
        <w:ind w:left="709" w:hanging="709"/>
        <w:jc w:val="both"/>
        <w:rPr>
          <w:ins w:id="1106" w:author="Dell" w:date="2026-07-29T09:31:00Z"/>
          <w:rFonts w:cstheme="minorHAnsi"/>
        </w:rPr>
      </w:pPr>
      <w:r w:rsidRPr="009561DD">
        <w:rPr>
          <w:rFonts w:cstheme="minorHAnsi"/>
        </w:rPr>
        <w:t xml:space="preserve">Ritter, T., &amp; Pedersen, C. L. (2020). Digitization capability and the digitalization of business models in business-to-business firms. </w:t>
      </w:r>
      <w:r w:rsidRPr="00923CD4">
        <w:rPr>
          <w:rFonts w:cstheme="minorHAnsi"/>
          <w:iCs/>
        </w:rPr>
        <w:t>Industrial Marketing Management</w:t>
      </w:r>
      <w:r w:rsidRPr="009561DD">
        <w:rPr>
          <w:rFonts w:cstheme="minorHAnsi"/>
        </w:rPr>
        <w:t>, 86, 180–190.</w:t>
      </w:r>
    </w:p>
    <w:p w14:paraId="320A0912" w14:textId="3B1F86DB" w:rsidR="00637005" w:rsidRDefault="00637005" w:rsidP="007B5395">
      <w:pPr>
        <w:ind w:left="709" w:hanging="709"/>
        <w:jc w:val="both"/>
        <w:rPr>
          <w:ins w:id="1107" w:author="Dell" w:date="2026-07-29T09:32:00Z"/>
          <w:rFonts w:cstheme="minorHAnsi"/>
        </w:rPr>
      </w:pPr>
      <w:proofErr w:type="spellStart"/>
      <w:ins w:id="1108" w:author="Dell" w:date="2026-07-29T09:31:00Z">
        <w:r w:rsidRPr="00637005">
          <w:rPr>
            <w:rFonts w:cstheme="minorHAnsi"/>
            <w:bCs/>
            <w:rPrChange w:id="1109" w:author="Dell" w:date="2026-07-29T09:31:00Z">
              <w:rPr>
                <w:rFonts w:cstheme="minorHAnsi"/>
                <w:b/>
                <w:bCs/>
              </w:rPr>
            </w:rPrChange>
          </w:rPr>
          <w:t>Sussan</w:t>
        </w:r>
        <w:proofErr w:type="spellEnd"/>
        <w:r w:rsidRPr="00637005">
          <w:rPr>
            <w:rFonts w:cstheme="minorHAnsi"/>
            <w:bCs/>
            <w:rPrChange w:id="1110" w:author="Dell" w:date="2026-07-29T09:31:00Z">
              <w:rPr>
                <w:rFonts w:cstheme="minorHAnsi"/>
                <w:b/>
                <w:bCs/>
              </w:rPr>
            </w:rPrChange>
          </w:rPr>
          <w:t xml:space="preserve">, F., &amp; </w:t>
        </w:r>
        <w:proofErr w:type="spellStart"/>
        <w:r w:rsidRPr="00637005">
          <w:rPr>
            <w:rFonts w:cstheme="minorHAnsi"/>
            <w:bCs/>
            <w:rPrChange w:id="1111" w:author="Dell" w:date="2026-07-29T09:31:00Z">
              <w:rPr>
                <w:rFonts w:cstheme="minorHAnsi"/>
                <w:b/>
                <w:bCs/>
              </w:rPr>
            </w:rPrChange>
          </w:rPr>
          <w:t>Acs</w:t>
        </w:r>
        <w:proofErr w:type="spellEnd"/>
        <w:r w:rsidRPr="00637005">
          <w:rPr>
            <w:rFonts w:cstheme="minorHAnsi"/>
            <w:bCs/>
            <w:rPrChange w:id="1112" w:author="Dell" w:date="2026-07-29T09:31:00Z">
              <w:rPr>
                <w:rFonts w:cstheme="minorHAnsi"/>
                <w:b/>
                <w:bCs/>
              </w:rPr>
            </w:rPrChange>
          </w:rPr>
          <w:t>, Z. J. (2017).</w:t>
        </w:r>
        <w:r w:rsidRPr="00637005">
          <w:rPr>
            <w:rFonts w:cstheme="minorHAnsi"/>
          </w:rPr>
          <w:t xml:space="preserve"> </w:t>
        </w:r>
        <w:r w:rsidRPr="00637005">
          <w:rPr>
            <w:rFonts w:cstheme="minorHAnsi"/>
            <w:iCs/>
            <w:rPrChange w:id="1113" w:author="Dell" w:date="2026-07-29T09:31:00Z">
              <w:rPr>
                <w:rFonts w:cstheme="minorHAnsi"/>
                <w:i/>
                <w:iCs/>
              </w:rPr>
            </w:rPrChange>
          </w:rPr>
          <w:t>The digital entrepreneurial ecosystem</w:t>
        </w:r>
        <w:r w:rsidRPr="00637005">
          <w:rPr>
            <w:rFonts w:cstheme="minorHAnsi"/>
          </w:rPr>
          <w:t xml:space="preserve">. </w:t>
        </w:r>
        <w:r w:rsidRPr="00637005">
          <w:rPr>
            <w:rFonts w:cstheme="minorHAnsi"/>
            <w:iCs/>
            <w:rPrChange w:id="1114" w:author="Dell" w:date="2026-07-29T09:31:00Z">
              <w:rPr>
                <w:rFonts w:cstheme="minorHAnsi"/>
                <w:i/>
                <w:iCs/>
              </w:rPr>
            </w:rPrChange>
          </w:rPr>
          <w:t>Small Business Economics, 49</w:t>
        </w:r>
        <w:r w:rsidRPr="00637005">
          <w:rPr>
            <w:rFonts w:cstheme="minorHAnsi"/>
          </w:rPr>
          <w:t>(1), 55–73.</w:t>
        </w:r>
      </w:ins>
    </w:p>
    <w:p w14:paraId="4385556D" w14:textId="493BBA91" w:rsidR="00637005" w:rsidRPr="00637005" w:rsidRDefault="00637005" w:rsidP="007B5395">
      <w:pPr>
        <w:ind w:left="709" w:hanging="709"/>
        <w:jc w:val="both"/>
        <w:rPr>
          <w:rFonts w:cstheme="minorHAnsi"/>
        </w:rPr>
      </w:pPr>
      <w:proofErr w:type="spellStart"/>
      <w:ins w:id="1115" w:author="Dell" w:date="2026-07-29T09:32:00Z">
        <w:r w:rsidRPr="00637005">
          <w:rPr>
            <w:rFonts w:cstheme="minorHAnsi"/>
            <w:bCs/>
            <w:rPrChange w:id="1116" w:author="Dell" w:date="2026-07-29T09:32:00Z">
              <w:rPr>
                <w:rFonts w:cstheme="minorHAnsi"/>
                <w:b/>
                <w:bCs/>
              </w:rPr>
            </w:rPrChange>
          </w:rPr>
          <w:t>Verhoef</w:t>
        </w:r>
        <w:proofErr w:type="spellEnd"/>
        <w:r w:rsidRPr="00637005">
          <w:rPr>
            <w:rFonts w:cstheme="minorHAnsi"/>
            <w:bCs/>
            <w:rPrChange w:id="1117" w:author="Dell" w:date="2026-07-29T09:32:00Z">
              <w:rPr>
                <w:rFonts w:cstheme="minorHAnsi"/>
                <w:b/>
                <w:bCs/>
              </w:rPr>
            </w:rPrChange>
          </w:rPr>
          <w:t xml:space="preserve">, P. C., </w:t>
        </w:r>
        <w:proofErr w:type="spellStart"/>
        <w:r w:rsidRPr="00637005">
          <w:rPr>
            <w:rFonts w:cstheme="minorHAnsi"/>
            <w:bCs/>
            <w:rPrChange w:id="1118" w:author="Dell" w:date="2026-07-29T09:32:00Z">
              <w:rPr>
                <w:rFonts w:cstheme="minorHAnsi"/>
                <w:b/>
                <w:bCs/>
              </w:rPr>
            </w:rPrChange>
          </w:rPr>
          <w:t>Broekhuizen</w:t>
        </w:r>
        <w:proofErr w:type="spellEnd"/>
        <w:r w:rsidRPr="00637005">
          <w:rPr>
            <w:rFonts w:cstheme="minorHAnsi"/>
            <w:bCs/>
            <w:rPrChange w:id="1119" w:author="Dell" w:date="2026-07-29T09:32:00Z">
              <w:rPr>
                <w:rFonts w:cstheme="minorHAnsi"/>
                <w:b/>
                <w:bCs/>
              </w:rPr>
            </w:rPrChange>
          </w:rPr>
          <w:t xml:space="preserve">, T., Bart, Y., Bhattacharya, A., Dong, J. Q., Fabian, N., &amp; </w:t>
        </w:r>
        <w:proofErr w:type="spellStart"/>
        <w:r w:rsidRPr="00637005">
          <w:rPr>
            <w:rFonts w:cstheme="minorHAnsi"/>
            <w:bCs/>
            <w:rPrChange w:id="1120" w:author="Dell" w:date="2026-07-29T09:32:00Z">
              <w:rPr>
                <w:rFonts w:cstheme="minorHAnsi"/>
                <w:b/>
                <w:bCs/>
              </w:rPr>
            </w:rPrChange>
          </w:rPr>
          <w:t>Haenlein</w:t>
        </w:r>
        <w:proofErr w:type="spellEnd"/>
        <w:r w:rsidRPr="00637005">
          <w:rPr>
            <w:rFonts w:cstheme="minorHAnsi"/>
            <w:bCs/>
            <w:rPrChange w:id="1121" w:author="Dell" w:date="2026-07-29T09:32:00Z">
              <w:rPr>
                <w:rFonts w:cstheme="minorHAnsi"/>
                <w:b/>
                <w:bCs/>
              </w:rPr>
            </w:rPrChange>
          </w:rPr>
          <w:t>, M. (2021).</w:t>
        </w:r>
        <w:r w:rsidRPr="00637005">
          <w:rPr>
            <w:rFonts w:cstheme="minorHAnsi"/>
          </w:rPr>
          <w:t xml:space="preserve"> Digital transformation: A multidisciplinary reflection and research agenda. </w:t>
        </w:r>
        <w:r w:rsidRPr="00637005">
          <w:rPr>
            <w:rFonts w:cstheme="minorHAnsi"/>
            <w:i/>
            <w:iCs/>
          </w:rPr>
          <w:t>Journal of Business Research, 122</w:t>
        </w:r>
        <w:r w:rsidRPr="00637005">
          <w:rPr>
            <w:rFonts w:cstheme="minorHAnsi"/>
          </w:rPr>
          <w:t>, 889–901.</w:t>
        </w:r>
      </w:ins>
    </w:p>
    <w:p w14:paraId="29F9C80C" w14:textId="3C9A9333" w:rsidR="00974BFE" w:rsidRDefault="00974BFE" w:rsidP="007B5395">
      <w:pPr>
        <w:ind w:left="709" w:hanging="709"/>
        <w:jc w:val="both"/>
        <w:rPr>
          <w:ins w:id="1122" w:author="Dell" w:date="2026-07-29T09:27:00Z"/>
          <w:rFonts w:cstheme="minorHAnsi"/>
        </w:rPr>
      </w:pPr>
      <w:r w:rsidRPr="000D06E7">
        <w:rPr>
          <w:rFonts w:cstheme="minorHAnsi"/>
        </w:rPr>
        <w:t xml:space="preserve">World Bank. (2016). </w:t>
      </w:r>
      <w:r w:rsidRPr="00923CD4">
        <w:rPr>
          <w:rFonts w:cstheme="minorHAnsi"/>
          <w:iCs/>
        </w:rPr>
        <w:t>World Development Report 2016: Digital Dividends</w:t>
      </w:r>
      <w:r w:rsidRPr="009561DD">
        <w:rPr>
          <w:rFonts w:cstheme="minorHAnsi"/>
        </w:rPr>
        <w:t>. World Bank.</w:t>
      </w:r>
    </w:p>
    <w:p w14:paraId="110DE72B" w14:textId="13C72FB2" w:rsidR="00637005" w:rsidRPr="000D06E7" w:rsidRDefault="00637005" w:rsidP="007B5395">
      <w:pPr>
        <w:ind w:left="709" w:hanging="709"/>
        <w:jc w:val="both"/>
        <w:rPr>
          <w:rFonts w:cstheme="minorHAnsi"/>
        </w:rPr>
      </w:pPr>
    </w:p>
    <w:p w14:paraId="6E7C455B" w14:textId="25C69DDF" w:rsidR="00974BFE" w:rsidRPr="009561DD" w:rsidRDefault="00974BFE" w:rsidP="00974BFE">
      <w:pPr>
        <w:jc w:val="both"/>
        <w:rPr>
          <w:rFonts w:cstheme="minorHAnsi"/>
        </w:rPr>
      </w:pPr>
    </w:p>
    <w:p w14:paraId="307D9B76" w14:textId="7D936DAE" w:rsidR="003233DA" w:rsidRPr="009561DD" w:rsidRDefault="003233DA" w:rsidP="00974BFE">
      <w:pPr>
        <w:jc w:val="both"/>
        <w:rPr>
          <w:rFonts w:cstheme="minorHAnsi"/>
        </w:rPr>
      </w:pPr>
    </w:p>
    <w:p w14:paraId="5DC1CAD1" w14:textId="2BD5466F" w:rsidR="003233DA" w:rsidRPr="009561DD" w:rsidDel="00280B4B" w:rsidRDefault="003233DA" w:rsidP="00974BFE">
      <w:pPr>
        <w:jc w:val="both"/>
        <w:rPr>
          <w:del w:id="1123" w:author="Microsoft Office User" w:date="2026-07-28T05:52:00Z"/>
          <w:rFonts w:cstheme="minorHAnsi"/>
        </w:rPr>
      </w:pPr>
    </w:p>
    <w:p w14:paraId="6E8EA2AB" w14:textId="2FFBC7B3" w:rsidR="003233DA" w:rsidRPr="009561DD" w:rsidDel="00280B4B" w:rsidRDefault="003233DA" w:rsidP="00974BFE">
      <w:pPr>
        <w:jc w:val="both"/>
        <w:rPr>
          <w:del w:id="1124" w:author="Microsoft Office User" w:date="2026-07-28T05:52:00Z"/>
          <w:rFonts w:cstheme="minorHAnsi"/>
        </w:rPr>
      </w:pPr>
    </w:p>
    <w:p w14:paraId="710365CA" w14:textId="6928DA6B" w:rsidR="003233DA" w:rsidRPr="009561DD" w:rsidDel="00280B4B" w:rsidRDefault="003233DA" w:rsidP="00974BFE">
      <w:pPr>
        <w:jc w:val="both"/>
        <w:rPr>
          <w:del w:id="1125" w:author="Microsoft Office User" w:date="2026-07-28T05:52:00Z"/>
          <w:rFonts w:cstheme="minorHAnsi"/>
        </w:rPr>
      </w:pPr>
    </w:p>
    <w:p w14:paraId="2A64F756" w14:textId="5F502425" w:rsidR="003233DA" w:rsidRPr="009561DD" w:rsidDel="00280B4B" w:rsidRDefault="003233DA" w:rsidP="00974BFE">
      <w:pPr>
        <w:jc w:val="both"/>
        <w:rPr>
          <w:del w:id="1126" w:author="Microsoft Office User" w:date="2026-07-28T05:52:00Z"/>
          <w:rFonts w:cstheme="minorHAnsi"/>
        </w:rPr>
      </w:pPr>
    </w:p>
    <w:p w14:paraId="7E7168F1" w14:textId="2EA9881C" w:rsidR="003233DA" w:rsidRPr="009561DD" w:rsidRDefault="00280B4B" w:rsidP="003233DA">
      <w:pPr>
        <w:jc w:val="both"/>
        <w:rPr>
          <w:rFonts w:cstheme="minorHAnsi"/>
          <w:b/>
          <w:bCs/>
        </w:rPr>
      </w:pPr>
      <w:ins w:id="1127" w:author="Microsoft Office User" w:date="2026-07-28T05:51:00Z">
        <w:r>
          <w:rPr>
            <w:rFonts w:cstheme="minorHAnsi"/>
            <w:b/>
            <w:bCs/>
          </w:rPr>
          <w:br w:type="column"/>
        </w:r>
      </w:ins>
      <w:r w:rsidR="003233DA" w:rsidRPr="009561DD">
        <w:rPr>
          <w:rFonts w:cstheme="minorHAnsi"/>
          <w:b/>
          <w:bCs/>
        </w:rPr>
        <w:lastRenderedPageBreak/>
        <w:t>Appendixes</w:t>
      </w:r>
    </w:p>
    <w:p w14:paraId="5FD3E96C" w14:textId="77777777" w:rsidR="003233DA" w:rsidRPr="009561DD" w:rsidRDefault="003233DA" w:rsidP="003233DA">
      <w:pPr>
        <w:jc w:val="both"/>
        <w:rPr>
          <w:rFonts w:cstheme="minorHAnsi"/>
          <w:b/>
          <w:bCs/>
        </w:rPr>
      </w:pPr>
      <w:r w:rsidRPr="009561DD">
        <w:rPr>
          <w:rFonts w:cstheme="minorHAnsi"/>
          <w:b/>
          <w:bCs/>
        </w:rPr>
        <w:t>Appendix A. Descriptive and Trend Statistics</w:t>
      </w:r>
    </w:p>
    <w:p w14:paraId="5FAEC872" w14:textId="77777777" w:rsidR="003233DA" w:rsidRPr="009561DD" w:rsidRDefault="003233DA" w:rsidP="003233DA">
      <w:pPr>
        <w:jc w:val="both"/>
        <w:rPr>
          <w:rFonts w:cstheme="minorHAnsi"/>
        </w:rPr>
      </w:pPr>
      <w:r w:rsidRPr="009561DD">
        <w:rPr>
          <w:rFonts w:cstheme="minorHAnsi"/>
        </w:rPr>
        <w:t>Figure A1. Missing values per variable, 2006–2024</w:t>
      </w:r>
    </w:p>
    <w:p w14:paraId="4F4CB30D" w14:textId="77777777" w:rsidR="003233DA" w:rsidRPr="009561DD" w:rsidRDefault="003233DA" w:rsidP="003233DA">
      <w:pPr>
        <w:jc w:val="both"/>
        <w:rPr>
          <w:rFonts w:cstheme="minorHAnsi"/>
        </w:rPr>
      </w:pPr>
      <w:r w:rsidRPr="009561DD">
        <w:rPr>
          <w:rFonts w:cstheme="minorHAnsi"/>
        </w:rPr>
        <w:t>Figure A2. Descriptive statistics of study variables</w:t>
      </w:r>
    </w:p>
    <w:p w14:paraId="4C7DDA4E" w14:textId="77777777" w:rsidR="003233DA" w:rsidRPr="009561DD" w:rsidRDefault="003233DA" w:rsidP="003233DA">
      <w:pPr>
        <w:jc w:val="both"/>
        <w:rPr>
          <w:rFonts w:cstheme="minorHAnsi"/>
        </w:rPr>
      </w:pPr>
      <w:r w:rsidRPr="009561DD">
        <w:rPr>
          <w:rFonts w:cstheme="minorHAnsi"/>
        </w:rPr>
        <w:t>Figure A3. Trends in entrepreneurship and digital transformation indicators, 2006–2024</w:t>
      </w:r>
    </w:p>
    <w:p w14:paraId="132CC159" w14:textId="77777777" w:rsidR="003233DA" w:rsidRPr="009561DD" w:rsidRDefault="003233DA" w:rsidP="003233DA">
      <w:pPr>
        <w:jc w:val="both"/>
        <w:rPr>
          <w:rFonts w:cstheme="minorHAnsi"/>
        </w:rPr>
      </w:pPr>
      <w:r w:rsidRPr="009561DD">
        <w:rPr>
          <w:rFonts w:cstheme="minorHAnsi"/>
        </w:rPr>
        <w:t>Figure A4. New Business Density trend, 2006–2024</w:t>
      </w:r>
    </w:p>
    <w:p w14:paraId="37023319" w14:textId="77777777" w:rsidR="003233DA" w:rsidRPr="009561DD" w:rsidRDefault="003233DA" w:rsidP="003233DA">
      <w:pPr>
        <w:jc w:val="both"/>
        <w:rPr>
          <w:rFonts w:cstheme="minorHAnsi"/>
        </w:rPr>
      </w:pPr>
      <w:r w:rsidRPr="009561DD">
        <w:rPr>
          <w:rFonts w:cstheme="minorHAnsi"/>
        </w:rPr>
        <w:t>Figure A5. Internet users trend, 2006–2024</w:t>
      </w:r>
    </w:p>
    <w:p w14:paraId="6A6F0FA9" w14:textId="77777777" w:rsidR="003233DA" w:rsidRPr="009561DD" w:rsidRDefault="003233DA" w:rsidP="003233DA">
      <w:pPr>
        <w:jc w:val="both"/>
        <w:rPr>
          <w:rFonts w:cstheme="minorHAnsi"/>
        </w:rPr>
      </w:pPr>
      <w:r w:rsidRPr="009561DD">
        <w:rPr>
          <w:rFonts w:cstheme="minorHAnsi"/>
        </w:rPr>
        <w:t>Figure A6. Fixed broadband subscriptions trend, 2006–2024</w:t>
      </w:r>
    </w:p>
    <w:p w14:paraId="41B8AE78" w14:textId="77777777" w:rsidR="003233DA" w:rsidRPr="009561DD" w:rsidRDefault="003233DA" w:rsidP="003233DA">
      <w:pPr>
        <w:jc w:val="both"/>
        <w:rPr>
          <w:rFonts w:cstheme="minorHAnsi"/>
        </w:rPr>
      </w:pPr>
      <w:r w:rsidRPr="009561DD">
        <w:rPr>
          <w:rFonts w:cstheme="minorHAnsi"/>
        </w:rPr>
        <w:t>Figure A7. Mobile cellular subscriptions trend, 2006–2024</w:t>
      </w:r>
    </w:p>
    <w:p w14:paraId="650A16E5" w14:textId="77777777" w:rsidR="003233DA" w:rsidRPr="009561DD" w:rsidRDefault="003233DA" w:rsidP="003233DA">
      <w:pPr>
        <w:jc w:val="both"/>
        <w:rPr>
          <w:rFonts w:cstheme="minorHAnsi"/>
        </w:rPr>
      </w:pPr>
      <w:r w:rsidRPr="009561DD">
        <w:rPr>
          <w:rFonts w:cstheme="minorHAnsi"/>
        </w:rPr>
        <w:t>Figure A8. ICT service exports trend, 2006–2024</w:t>
      </w:r>
    </w:p>
    <w:p w14:paraId="4F1D3F35" w14:textId="77777777" w:rsidR="003233DA" w:rsidRPr="009561DD" w:rsidRDefault="003233DA" w:rsidP="003233DA">
      <w:pPr>
        <w:jc w:val="both"/>
        <w:rPr>
          <w:rFonts w:cstheme="minorHAnsi"/>
        </w:rPr>
      </w:pPr>
      <w:r w:rsidRPr="009561DD">
        <w:rPr>
          <w:rFonts w:cstheme="minorHAnsi"/>
        </w:rPr>
        <w:t>Figure A9. Secure internet servers trend, 2010–2024</w:t>
      </w:r>
    </w:p>
    <w:p w14:paraId="300EC34D" w14:textId="77777777" w:rsidR="003233DA" w:rsidRPr="009561DD" w:rsidRDefault="003233DA" w:rsidP="003233DA">
      <w:pPr>
        <w:jc w:val="both"/>
        <w:rPr>
          <w:rFonts w:cstheme="minorHAnsi"/>
        </w:rPr>
      </w:pPr>
      <w:r w:rsidRPr="009561DD">
        <w:rPr>
          <w:rFonts w:cstheme="minorHAnsi"/>
        </w:rPr>
        <w:t>Figure A10. Pearson correlation matrix of study variables</w:t>
      </w:r>
    </w:p>
    <w:p w14:paraId="41671BCB" w14:textId="77777777" w:rsidR="003233DA" w:rsidRPr="009561DD" w:rsidRDefault="003233DA" w:rsidP="003233DA">
      <w:pPr>
        <w:jc w:val="both"/>
        <w:rPr>
          <w:rFonts w:cstheme="minorHAnsi"/>
          <w:b/>
          <w:bCs/>
        </w:rPr>
      </w:pPr>
      <w:r w:rsidRPr="009561DD">
        <w:rPr>
          <w:rFonts w:cstheme="minorHAnsi"/>
          <w:b/>
          <w:bCs/>
        </w:rPr>
        <w:t>Appendix B. Pre-Estimation Diagnostics</w:t>
      </w:r>
    </w:p>
    <w:p w14:paraId="2BA204C7" w14:textId="77777777" w:rsidR="003233DA" w:rsidRPr="009561DD" w:rsidRDefault="003233DA" w:rsidP="003233DA">
      <w:pPr>
        <w:jc w:val="both"/>
        <w:rPr>
          <w:rFonts w:cstheme="minorHAnsi"/>
        </w:rPr>
      </w:pPr>
      <w:r w:rsidRPr="009561DD">
        <w:rPr>
          <w:rFonts w:cstheme="minorHAnsi"/>
        </w:rPr>
        <w:t>Figure B1. ADF, PP, and KPSS unit root test results (individual variables)</w:t>
      </w:r>
    </w:p>
    <w:p w14:paraId="019E0B75" w14:textId="77777777" w:rsidR="003233DA" w:rsidRPr="009561DD" w:rsidRDefault="003233DA" w:rsidP="003233DA">
      <w:pPr>
        <w:jc w:val="both"/>
        <w:rPr>
          <w:rFonts w:cstheme="minorHAnsi"/>
        </w:rPr>
      </w:pPr>
      <w:r w:rsidRPr="009561DD">
        <w:rPr>
          <w:rFonts w:cstheme="minorHAnsi"/>
        </w:rPr>
        <w:t>Figure B2. Variance Inflation Factor (VIF) results</w:t>
      </w:r>
    </w:p>
    <w:p w14:paraId="272A2DB8" w14:textId="708826A5" w:rsidR="003233DA" w:rsidRPr="009561DD" w:rsidRDefault="003233DA" w:rsidP="003233DA">
      <w:pPr>
        <w:jc w:val="both"/>
        <w:rPr>
          <w:rFonts w:cstheme="minorHAnsi"/>
        </w:rPr>
      </w:pPr>
      <w:r w:rsidRPr="009561DD">
        <w:rPr>
          <w:rFonts w:cstheme="minorHAnsi"/>
        </w:rPr>
        <w:t xml:space="preserve">Figure B3. PCA results for the </w:t>
      </w:r>
      <w:r w:rsidR="007341B7" w:rsidRPr="009561DD">
        <w:rPr>
          <w:rFonts w:cstheme="minorHAnsi"/>
        </w:rPr>
        <w:t xml:space="preserve">DTI </w:t>
      </w:r>
      <w:r w:rsidRPr="009561DD">
        <w:rPr>
          <w:rFonts w:cstheme="minorHAnsi"/>
        </w:rPr>
        <w:t>(component loadings, variance explained)</w:t>
      </w:r>
    </w:p>
    <w:p w14:paraId="1828B7C0" w14:textId="77777777" w:rsidR="003233DA" w:rsidRPr="009561DD" w:rsidRDefault="003233DA" w:rsidP="003233DA">
      <w:pPr>
        <w:jc w:val="both"/>
        <w:rPr>
          <w:rFonts w:cstheme="minorHAnsi"/>
        </w:rPr>
      </w:pPr>
      <w:r w:rsidRPr="009561DD">
        <w:rPr>
          <w:rFonts w:cstheme="minorHAnsi"/>
        </w:rPr>
        <w:t>Figure B4. ADF, PP, and KPSS unit root test results for DTI (level and first difference)</w:t>
      </w:r>
    </w:p>
    <w:p w14:paraId="6D1DFFCD" w14:textId="77777777" w:rsidR="003233DA" w:rsidRPr="009561DD" w:rsidRDefault="003233DA" w:rsidP="003233DA">
      <w:pPr>
        <w:jc w:val="both"/>
        <w:rPr>
          <w:rFonts w:cstheme="minorHAnsi"/>
          <w:b/>
          <w:bCs/>
        </w:rPr>
      </w:pPr>
      <w:r w:rsidRPr="009561DD">
        <w:rPr>
          <w:rFonts w:cstheme="minorHAnsi"/>
          <w:b/>
          <w:bCs/>
        </w:rPr>
        <w:t>Appendix C. Main Estimation Results</w:t>
      </w:r>
    </w:p>
    <w:p w14:paraId="32EB42C3" w14:textId="77777777" w:rsidR="003233DA" w:rsidRPr="009561DD" w:rsidRDefault="003233DA" w:rsidP="003233DA">
      <w:pPr>
        <w:jc w:val="both"/>
        <w:rPr>
          <w:rFonts w:cstheme="minorHAnsi"/>
        </w:rPr>
      </w:pPr>
      <w:r w:rsidRPr="009561DD">
        <w:rPr>
          <w:rFonts w:cstheme="minorHAnsi"/>
        </w:rPr>
        <w:t>Figure C1. First-differenced OLS regression results (ΔNBD on ΔDTI)</w:t>
      </w:r>
    </w:p>
    <w:p w14:paraId="066D087D" w14:textId="77777777" w:rsidR="003233DA" w:rsidRPr="009561DD" w:rsidRDefault="003233DA" w:rsidP="003233DA">
      <w:pPr>
        <w:jc w:val="both"/>
        <w:rPr>
          <w:rFonts w:cstheme="minorHAnsi"/>
        </w:rPr>
      </w:pPr>
      <w:r w:rsidRPr="009561DD">
        <w:rPr>
          <w:rFonts w:cstheme="minorHAnsi"/>
        </w:rPr>
        <w:t xml:space="preserve">Figure C2. </w:t>
      </w:r>
      <w:proofErr w:type="gramStart"/>
      <w:r w:rsidRPr="009561DD">
        <w:rPr>
          <w:rFonts w:cstheme="minorHAnsi"/>
        </w:rPr>
        <w:t>ARDL(</w:t>
      </w:r>
      <w:proofErr w:type="gramEnd"/>
      <w:r w:rsidRPr="009561DD">
        <w:rPr>
          <w:rFonts w:cstheme="minorHAnsi"/>
        </w:rPr>
        <w:t>1,1) estimation results</w:t>
      </w:r>
    </w:p>
    <w:p w14:paraId="1FEB4821" w14:textId="77777777" w:rsidR="003233DA" w:rsidRPr="009561DD" w:rsidRDefault="003233DA" w:rsidP="003233DA">
      <w:pPr>
        <w:jc w:val="both"/>
        <w:rPr>
          <w:rFonts w:cstheme="minorHAnsi"/>
        </w:rPr>
      </w:pPr>
      <w:r w:rsidRPr="009561DD">
        <w:rPr>
          <w:rFonts w:cstheme="minorHAnsi"/>
        </w:rPr>
        <w:t>Figure C3. ARDL bounds test results</w:t>
      </w:r>
    </w:p>
    <w:p w14:paraId="203ACD9E" w14:textId="77777777" w:rsidR="003233DA" w:rsidRPr="009561DD" w:rsidRDefault="003233DA" w:rsidP="003233DA">
      <w:pPr>
        <w:jc w:val="both"/>
        <w:rPr>
          <w:rFonts w:cstheme="minorHAnsi"/>
        </w:rPr>
      </w:pPr>
      <w:r w:rsidRPr="009561DD">
        <w:rPr>
          <w:rFonts w:cstheme="minorHAnsi"/>
        </w:rPr>
        <w:t>Figure C4. Short-run and long-run UECM coefficients</w:t>
      </w:r>
    </w:p>
    <w:p w14:paraId="0AEEDFA6" w14:textId="77777777" w:rsidR="003233DA" w:rsidRPr="009561DD" w:rsidRDefault="003233DA" w:rsidP="003233DA">
      <w:pPr>
        <w:jc w:val="both"/>
        <w:rPr>
          <w:rFonts w:cstheme="minorHAnsi"/>
        </w:rPr>
      </w:pPr>
      <w:r w:rsidRPr="009561DD">
        <w:rPr>
          <w:rFonts w:cstheme="minorHAnsi"/>
        </w:rPr>
        <w:t>Figure C5. Granger causality test results</w:t>
      </w:r>
    </w:p>
    <w:p w14:paraId="09068E18" w14:textId="77777777" w:rsidR="003233DA" w:rsidRPr="009561DD" w:rsidRDefault="003233DA" w:rsidP="003233DA">
      <w:pPr>
        <w:jc w:val="both"/>
        <w:rPr>
          <w:rFonts w:cstheme="minorHAnsi"/>
          <w:b/>
          <w:bCs/>
        </w:rPr>
      </w:pPr>
      <w:r w:rsidRPr="009561DD">
        <w:rPr>
          <w:rFonts w:cstheme="minorHAnsi"/>
          <w:b/>
          <w:bCs/>
        </w:rPr>
        <w:t>Appendix D. Model Diagnostics</w:t>
      </w:r>
    </w:p>
    <w:p w14:paraId="5B85D754" w14:textId="77777777" w:rsidR="003233DA" w:rsidRPr="009561DD" w:rsidRDefault="003233DA" w:rsidP="003233DA">
      <w:pPr>
        <w:jc w:val="both"/>
        <w:rPr>
          <w:rFonts w:cstheme="minorHAnsi"/>
        </w:rPr>
      </w:pPr>
      <w:r w:rsidRPr="009561DD">
        <w:rPr>
          <w:rFonts w:cstheme="minorHAnsi"/>
        </w:rPr>
        <w:t xml:space="preserve">Figure D1. </w:t>
      </w:r>
      <w:proofErr w:type="spellStart"/>
      <w:r w:rsidRPr="009561DD">
        <w:rPr>
          <w:rFonts w:cstheme="minorHAnsi"/>
        </w:rPr>
        <w:t>Breusch</w:t>
      </w:r>
      <w:proofErr w:type="spellEnd"/>
      <w:r w:rsidRPr="009561DD">
        <w:rPr>
          <w:rFonts w:cstheme="minorHAnsi"/>
        </w:rPr>
        <w:t xml:space="preserve">-Godfrey, </w:t>
      </w:r>
      <w:proofErr w:type="spellStart"/>
      <w:r w:rsidRPr="009561DD">
        <w:rPr>
          <w:rFonts w:cstheme="minorHAnsi"/>
        </w:rPr>
        <w:t>Jarque-Bera</w:t>
      </w:r>
      <w:proofErr w:type="spellEnd"/>
      <w:r w:rsidRPr="009561DD">
        <w:rPr>
          <w:rFonts w:cstheme="minorHAnsi"/>
        </w:rPr>
        <w:t xml:space="preserve">, </w:t>
      </w:r>
      <w:proofErr w:type="spellStart"/>
      <w:r w:rsidRPr="009561DD">
        <w:rPr>
          <w:rFonts w:cstheme="minorHAnsi"/>
        </w:rPr>
        <w:t>Breusch</w:t>
      </w:r>
      <w:proofErr w:type="spellEnd"/>
      <w:r w:rsidRPr="009561DD">
        <w:rPr>
          <w:rFonts w:cstheme="minorHAnsi"/>
        </w:rPr>
        <w:t>-Pagan, and Ramsey RESET test results</w:t>
      </w:r>
    </w:p>
    <w:p w14:paraId="38A29C97" w14:textId="77777777" w:rsidR="003233DA" w:rsidRPr="009561DD" w:rsidRDefault="003233DA" w:rsidP="003233DA">
      <w:pPr>
        <w:jc w:val="both"/>
        <w:rPr>
          <w:rFonts w:cstheme="minorHAnsi"/>
        </w:rPr>
      </w:pPr>
      <w:r w:rsidRPr="009561DD">
        <w:rPr>
          <w:rFonts w:cstheme="minorHAnsi"/>
        </w:rPr>
        <w:t>Figure D2. CUSUM test for parameter stability</w:t>
      </w:r>
    </w:p>
    <w:p w14:paraId="515E15FC" w14:textId="77777777" w:rsidR="003233DA" w:rsidRPr="009561DD" w:rsidRDefault="003233DA" w:rsidP="003233DA">
      <w:pPr>
        <w:jc w:val="both"/>
        <w:rPr>
          <w:rFonts w:cstheme="minorHAnsi"/>
        </w:rPr>
      </w:pPr>
      <w:r w:rsidRPr="009561DD">
        <w:rPr>
          <w:rFonts w:cstheme="minorHAnsi"/>
        </w:rPr>
        <w:t>Figure D3. CUSUMSQ test for variance stability</w:t>
      </w:r>
    </w:p>
    <w:p w14:paraId="217E492E" w14:textId="77777777" w:rsidR="003233DA" w:rsidRPr="009561DD" w:rsidRDefault="003233DA" w:rsidP="003233DA">
      <w:pPr>
        <w:jc w:val="both"/>
        <w:rPr>
          <w:rFonts w:cstheme="minorHAnsi"/>
        </w:rPr>
      </w:pPr>
      <w:r w:rsidRPr="009561DD">
        <w:rPr>
          <w:rFonts w:cstheme="minorHAnsi"/>
        </w:rPr>
        <w:t xml:space="preserve">Table D1. Durbin-Watson, </w:t>
      </w:r>
      <w:proofErr w:type="spellStart"/>
      <w:r w:rsidRPr="009561DD">
        <w:rPr>
          <w:rFonts w:cstheme="minorHAnsi"/>
        </w:rPr>
        <w:t>Ljung</w:t>
      </w:r>
      <w:proofErr w:type="spellEnd"/>
      <w:r w:rsidRPr="009561DD">
        <w:rPr>
          <w:rFonts w:cstheme="minorHAnsi"/>
        </w:rPr>
        <w:t>-Box, and ARCH-LM test summary</w:t>
      </w:r>
    </w:p>
    <w:p w14:paraId="04CA1B05" w14:textId="77777777" w:rsidR="003233DA" w:rsidRPr="009561DD" w:rsidRDefault="003233DA" w:rsidP="00974BFE">
      <w:pPr>
        <w:jc w:val="both"/>
        <w:rPr>
          <w:rFonts w:cstheme="minorHAnsi"/>
        </w:rPr>
      </w:pPr>
    </w:p>
    <w:sectPr w:rsidR="003233DA" w:rsidRPr="009561DD">
      <w:footerReference w:type="even" r:id="rId26"/>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0" w:author="Microsoft Office User" w:date="2026-07-26T09:06:00Z" w:initials="MOU">
    <w:p w14:paraId="5C3CC339" w14:textId="59CC14F5" w:rsidR="007A1851" w:rsidRDefault="007A1851">
      <w:pPr>
        <w:pStyle w:val="CommentText"/>
      </w:pPr>
      <w:r>
        <w:rPr>
          <w:rStyle w:val="CommentReference"/>
        </w:rPr>
        <w:annotationRef/>
      </w:r>
      <w:r>
        <w:t xml:space="preserve">Before you go for entrepreneurship, you can broadly write an opening sentence to capture the overall topic. </w:t>
      </w:r>
    </w:p>
  </w:comment>
  <w:comment w:id="31" w:author="Microsoft Office User" w:date="2026-07-26T09:01:00Z" w:initials="MOU">
    <w:p w14:paraId="549310F1" w14:textId="2F19CA7C" w:rsidR="007A1851" w:rsidRDefault="007A1851">
      <w:pPr>
        <w:pStyle w:val="CommentText"/>
      </w:pPr>
      <w:r>
        <w:rPr>
          <w:rStyle w:val="CommentReference"/>
        </w:rPr>
        <w:annotationRef/>
      </w:r>
      <w:r>
        <w:t xml:space="preserve">Give some reasons: why and how </w:t>
      </w:r>
      <w:r>
        <w:rPr>
          <w:rFonts w:cstheme="minorHAnsi"/>
        </w:rPr>
        <w:t>e</w:t>
      </w:r>
      <w:r w:rsidRPr="0017710A">
        <w:rPr>
          <w:rFonts w:cstheme="minorHAnsi"/>
        </w:rPr>
        <w:t xml:space="preserve">ntrepreneurship </w:t>
      </w:r>
      <w:r>
        <w:rPr>
          <w:rFonts w:cstheme="minorHAnsi"/>
        </w:rPr>
        <w:t xml:space="preserve">make effect on </w:t>
      </w:r>
      <w:r w:rsidRPr="0017710A">
        <w:rPr>
          <w:rFonts w:cstheme="minorHAnsi"/>
        </w:rPr>
        <w:t>economic growth, job</w:t>
      </w:r>
      <w:r>
        <w:rPr>
          <w:rFonts w:cstheme="minorHAnsi"/>
        </w:rPr>
        <w:t xml:space="preserve"> </w:t>
      </w:r>
      <w:r w:rsidRPr="0017710A">
        <w:rPr>
          <w:rFonts w:cstheme="minorHAnsi"/>
        </w:rPr>
        <w:t>creation, and innovation</w:t>
      </w:r>
      <w:r>
        <w:t xml:space="preserve">? </w:t>
      </w:r>
    </w:p>
  </w:comment>
  <w:comment w:id="33" w:author="Microsoft Office User" w:date="2026-07-26T08:55:00Z" w:initials="MOU">
    <w:p w14:paraId="4E6975F9" w14:textId="7DA0E523" w:rsidR="007A1851" w:rsidRDefault="007A1851">
      <w:pPr>
        <w:pStyle w:val="CommentText"/>
      </w:pPr>
      <w:r>
        <w:rPr>
          <w:rStyle w:val="CommentReference"/>
        </w:rPr>
        <w:annotationRef/>
      </w:r>
      <w:r>
        <w:rPr>
          <w:rFonts w:cstheme="minorHAnsi"/>
        </w:rPr>
        <w:t xml:space="preserve">Write in active sentence: The </w:t>
      </w:r>
      <w:r w:rsidRPr="00E42ED9">
        <w:rPr>
          <w:rFonts w:cstheme="minorHAnsi"/>
        </w:rPr>
        <w:t xml:space="preserve">various psychological factors related to individuals, economic factors, and ecosystems </w:t>
      </w:r>
      <w:r>
        <w:rPr>
          <w:rFonts w:cstheme="minorHAnsi"/>
        </w:rPr>
        <w:t>influence e</w:t>
      </w:r>
      <w:r w:rsidRPr="00E42ED9">
        <w:rPr>
          <w:rFonts w:cstheme="minorHAnsi"/>
        </w:rPr>
        <w:t>ntrepreneurship</w:t>
      </w:r>
      <w:r>
        <w:rPr>
          <w:rFonts w:cstheme="minorHAnsi"/>
        </w:rPr>
        <w:t xml:space="preserve">. </w:t>
      </w:r>
    </w:p>
  </w:comment>
  <w:comment w:id="34" w:author="Microsoft Office User" w:date="2026-07-26T08:57:00Z" w:initials="MOU">
    <w:p w14:paraId="3E9E6E51" w14:textId="6B2F6244" w:rsidR="007A1851" w:rsidRDefault="007A1851">
      <w:pPr>
        <w:pStyle w:val="CommentText"/>
      </w:pPr>
      <w:r>
        <w:rPr>
          <w:rStyle w:val="CommentReference"/>
        </w:rPr>
        <w:annotationRef/>
      </w:r>
      <w:r>
        <w:rPr>
          <w:rFonts w:cstheme="minorHAnsi"/>
        </w:rPr>
        <w:t xml:space="preserve">Write in active sentence: </w:t>
      </w:r>
      <w:r>
        <w:t xml:space="preserve">Merge with the previous sentence. </w:t>
      </w:r>
    </w:p>
  </w:comment>
  <w:comment w:id="36" w:author="Microsoft Office User" w:date="2026-07-26T08:59:00Z" w:initials="MOU">
    <w:p w14:paraId="7346ABF5" w14:textId="12E280C7" w:rsidR="007A1851" w:rsidRDefault="007A1851">
      <w:pPr>
        <w:pStyle w:val="CommentText"/>
      </w:pPr>
      <w:r>
        <w:rPr>
          <w:rStyle w:val="CommentReference"/>
        </w:rPr>
        <w:annotationRef/>
      </w:r>
      <w:r>
        <w:t xml:space="preserve">Delete. </w:t>
      </w:r>
    </w:p>
  </w:comment>
  <w:comment w:id="42" w:author="Microsoft Office User" w:date="2026-07-28T06:08:00Z" w:initials="MOU">
    <w:p w14:paraId="31339F3B" w14:textId="0AB9E676" w:rsidR="007A1851" w:rsidRDefault="007A1851">
      <w:pPr>
        <w:pStyle w:val="CommentText"/>
      </w:pPr>
      <w:r>
        <w:rPr>
          <w:rStyle w:val="CommentReference"/>
        </w:rPr>
        <w:annotationRef/>
      </w:r>
      <w:r>
        <w:t>These two paragraphs can go in Review of Literature Section.</w:t>
      </w:r>
    </w:p>
  </w:comment>
  <w:comment w:id="65" w:author="Microsoft Office User" w:date="2026-07-28T17:29:00Z" w:initials="MOU">
    <w:p w14:paraId="48C939C1" w14:textId="1E0F5822" w:rsidR="007A1851" w:rsidRDefault="007A1851">
      <w:pPr>
        <w:pStyle w:val="CommentText"/>
      </w:pPr>
      <w:r>
        <w:rPr>
          <w:rStyle w:val="CommentReference"/>
        </w:rPr>
        <w:annotationRef/>
      </w:r>
      <w:r>
        <w:t xml:space="preserve">Merge. </w:t>
      </w:r>
    </w:p>
  </w:comment>
  <w:comment w:id="80" w:author="Microsoft Office User" w:date="2026-07-28T05:40:00Z" w:initials="MOU">
    <w:p w14:paraId="38186361" w14:textId="6B33B93E" w:rsidR="007A1851" w:rsidRDefault="007A1851">
      <w:pPr>
        <w:pStyle w:val="CommentText"/>
      </w:pPr>
      <w:r>
        <w:rPr>
          <w:rStyle w:val="CommentReference"/>
        </w:rPr>
        <w:annotationRef/>
      </w:r>
      <w:r>
        <w:t xml:space="preserve">Delete. </w:t>
      </w:r>
    </w:p>
  </w:comment>
  <w:comment w:id="92" w:author="Microsoft Office User" w:date="2026-07-28T05:38:00Z" w:initials="MOU">
    <w:p w14:paraId="76003541" w14:textId="1D201726" w:rsidR="007A1851" w:rsidRDefault="007A1851">
      <w:pPr>
        <w:pStyle w:val="CommentText"/>
      </w:pPr>
      <w:r>
        <w:rPr>
          <w:rStyle w:val="CommentReference"/>
        </w:rPr>
        <w:annotationRef/>
      </w:r>
      <w:r>
        <w:t>Adjust this on the methodology section.</w:t>
      </w:r>
    </w:p>
  </w:comment>
  <w:comment w:id="151" w:author="Microsoft Office User" w:date="2026-07-28T17:40:00Z" w:initials="MOU">
    <w:p w14:paraId="7B77064C" w14:textId="5BAAA3E1" w:rsidR="007A1851" w:rsidRPr="00D71094" w:rsidRDefault="007A1851" w:rsidP="00D71094">
      <w:pPr>
        <w:jc w:val="both"/>
        <w:rPr>
          <w:b/>
        </w:rPr>
      </w:pPr>
      <w:r>
        <w:rPr>
          <w:rStyle w:val="CommentReference"/>
        </w:rPr>
        <w:annotationRef/>
      </w:r>
      <w:r w:rsidRPr="00292431">
        <w:rPr>
          <w:rFonts w:cstheme="minorHAnsi"/>
          <w:b/>
          <w:highlight w:val="yellow"/>
        </w:rPr>
        <w:t xml:space="preserve">Write </w:t>
      </w:r>
      <w:r>
        <w:rPr>
          <w:rFonts w:cstheme="minorHAnsi"/>
          <w:b/>
          <w:highlight w:val="yellow"/>
        </w:rPr>
        <w:t xml:space="preserve">10-15 papers’ </w:t>
      </w:r>
      <w:r w:rsidRPr="00292431">
        <w:rPr>
          <w:rFonts w:cstheme="minorHAnsi"/>
          <w:b/>
          <w:highlight w:val="yellow"/>
        </w:rPr>
        <w:t>review</w:t>
      </w:r>
      <w:r>
        <w:rPr>
          <w:rFonts w:cstheme="minorHAnsi"/>
          <w:b/>
          <w:highlight w:val="yellow"/>
        </w:rPr>
        <w:t xml:space="preserve"> ou</w:t>
      </w:r>
      <w:r w:rsidRPr="00292431">
        <w:rPr>
          <w:rFonts w:cstheme="minorHAnsi"/>
          <w:b/>
          <w:highlight w:val="yellow"/>
        </w:rPr>
        <w:t>t</w:t>
      </w:r>
      <w:r>
        <w:rPr>
          <w:rFonts w:cstheme="minorHAnsi"/>
          <w:b/>
        </w:rPr>
        <w:t xml:space="preserve">put to expand this section (15-20 papers) </w:t>
      </w:r>
    </w:p>
  </w:comment>
  <w:comment w:id="152" w:author="Microsoft Office User" w:date="2026-07-28T17:45:00Z" w:initials="MOU">
    <w:p w14:paraId="6717E75F" w14:textId="77777777" w:rsidR="007A1851" w:rsidRDefault="007A1851">
      <w:pPr>
        <w:pStyle w:val="CommentText"/>
      </w:pPr>
      <w:r>
        <w:rPr>
          <w:rStyle w:val="CommentReference"/>
        </w:rPr>
        <w:annotationRef/>
      </w:r>
      <w:r>
        <w:t xml:space="preserve">Write with evidence and proof. </w:t>
      </w:r>
    </w:p>
    <w:p w14:paraId="09445249" w14:textId="77777777" w:rsidR="007A1851" w:rsidRDefault="007A1851">
      <w:pPr>
        <w:pStyle w:val="CommentText"/>
      </w:pPr>
    </w:p>
    <w:p w14:paraId="5017E7FC" w14:textId="77777777" w:rsidR="007A1851" w:rsidRDefault="007A1851">
      <w:pPr>
        <w:pStyle w:val="CommentText"/>
      </w:pPr>
      <w:r>
        <w:t xml:space="preserve">Explain around: </w:t>
      </w:r>
    </w:p>
    <w:p w14:paraId="566FE240" w14:textId="77777777" w:rsidR="007A1851" w:rsidRPr="00D71094" w:rsidRDefault="007A1851" w:rsidP="009E4A82">
      <w:pPr>
        <w:jc w:val="both"/>
        <w:rPr>
          <w:rFonts w:cstheme="minorHAnsi"/>
          <w:bCs/>
        </w:rPr>
      </w:pPr>
      <w:r w:rsidRPr="009561DD">
        <w:t xml:space="preserve">The primary objective of this research is to analyze the relationship between digital transformation and entrepreneurship </w:t>
      </w:r>
      <w:r>
        <w:t xml:space="preserve">development </w:t>
      </w:r>
      <w:r w:rsidRPr="009561DD">
        <w:t>in Nepal</w:t>
      </w:r>
      <w:r>
        <w:t xml:space="preserve">. The authors also </w:t>
      </w:r>
      <w:r w:rsidRPr="009561DD">
        <w:rPr>
          <w:rFonts w:cstheme="minorHAnsi"/>
          <w:bCs/>
        </w:rPr>
        <w:t>assess</w:t>
      </w:r>
      <w:r>
        <w:rPr>
          <w:rFonts w:cstheme="minorHAnsi"/>
          <w:bCs/>
        </w:rPr>
        <w:t>ed</w:t>
      </w:r>
      <w:r w:rsidRPr="009561DD">
        <w:rPr>
          <w:rFonts w:cstheme="minorHAnsi"/>
          <w:bCs/>
        </w:rPr>
        <w:t xml:space="preserve"> whether macroeconomic factors moderate the relationship between digital transformation and entrepreneurial development in </w:t>
      </w:r>
      <w:proofErr w:type="spellStart"/>
      <w:r w:rsidRPr="009561DD">
        <w:rPr>
          <w:rFonts w:cstheme="minorHAnsi"/>
          <w:bCs/>
        </w:rPr>
        <w:t>Nepal</w:t>
      </w:r>
      <w:r>
        <w:rPr>
          <w:rFonts w:cstheme="minorHAnsi"/>
          <w:bCs/>
        </w:rPr>
        <w:t>.</w:t>
      </w:r>
      <w:r w:rsidRPr="009561DD">
        <w:rPr>
          <w:rFonts w:cstheme="minorHAnsi"/>
        </w:rPr>
        <w:t>Based</w:t>
      </w:r>
      <w:proofErr w:type="spellEnd"/>
      <w:r w:rsidRPr="009561DD">
        <w:rPr>
          <w:rFonts w:cstheme="minorHAnsi"/>
        </w:rPr>
        <w:t xml:space="preserve"> on these theoretical and empirical arguments, the </w:t>
      </w:r>
      <w:r>
        <w:rPr>
          <w:rFonts w:cstheme="minorHAnsi"/>
        </w:rPr>
        <w:t xml:space="preserve">authors </w:t>
      </w:r>
      <w:proofErr w:type="gramStart"/>
      <w:r w:rsidRPr="009561DD">
        <w:rPr>
          <w:rFonts w:cstheme="minorHAnsi"/>
        </w:rPr>
        <w:t>proposes</w:t>
      </w:r>
      <w:proofErr w:type="gramEnd"/>
      <w:r w:rsidRPr="009561DD">
        <w:rPr>
          <w:rFonts w:cstheme="minorHAnsi"/>
        </w:rPr>
        <w:t xml:space="preserve"> the following hypothesis:</w:t>
      </w:r>
    </w:p>
    <w:p w14:paraId="1D47A4F1" w14:textId="77777777" w:rsidR="007A1851" w:rsidRPr="009561DD" w:rsidRDefault="007A1851" w:rsidP="009E4A82">
      <w:pPr>
        <w:pStyle w:val="ListParagraph"/>
        <w:numPr>
          <w:ilvl w:val="0"/>
          <w:numId w:val="15"/>
        </w:numPr>
        <w:jc w:val="both"/>
        <w:rPr>
          <w:rFonts w:cstheme="minorHAnsi"/>
        </w:rPr>
      </w:pPr>
      <w:r w:rsidRPr="00D71094">
        <w:rPr>
          <w:rFonts w:cstheme="minorHAnsi"/>
        </w:rPr>
        <w:t>Digital transformation has a positive and significant effect on entrepreneurial development in Nepal.</w:t>
      </w:r>
    </w:p>
    <w:p w14:paraId="608F7669" w14:textId="77777777" w:rsidR="007A1851" w:rsidRPr="009561DD" w:rsidRDefault="007A1851" w:rsidP="009E4A82">
      <w:pPr>
        <w:pStyle w:val="ListParagraph"/>
        <w:numPr>
          <w:ilvl w:val="0"/>
          <w:numId w:val="15"/>
        </w:numPr>
        <w:jc w:val="both"/>
        <w:rPr>
          <w:rFonts w:cstheme="minorHAnsi"/>
        </w:rPr>
      </w:pPr>
      <w:r w:rsidRPr="009561DD">
        <w:rPr>
          <w:rFonts w:cstheme="minorHAnsi"/>
          <w:bCs/>
        </w:rPr>
        <w:t>Macro-economic variables have significant moderation effect on the relationship between digital transformation and entrepreneurial development in Nepal.</w:t>
      </w:r>
    </w:p>
    <w:p w14:paraId="7ABE7135" w14:textId="77777777" w:rsidR="007A1851" w:rsidRDefault="007A1851" w:rsidP="009E4A82">
      <w:pPr>
        <w:pStyle w:val="ListParagraph"/>
        <w:numPr>
          <w:ilvl w:val="0"/>
          <w:numId w:val="15"/>
        </w:numPr>
        <w:jc w:val="both"/>
        <w:rPr>
          <w:rFonts w:cstheme="minorHAnsi"/>
          <w:bCs/>
        </w:rPr>
      </w:pPr>
      <w:r w:rsidRPr="009561DD">
        <w:rPr>
          <w:rFonts w:cstheme="minorHAnsi"/>
          <w:bCs/>
        </w:rPr>
        <w:t xml:space="preserve">Digital transformation has different short-run and long-run impacts on entrepreneurial development in Nepal. </w:t>
      </w:r>
    </w:p>
    <w:p w14:paraId="421CEB3A" w14:textId="3A1D983E" w:rsidR="007A1851" w:rsidRDefault="007A1851">
      <w:pPr>
        <w:pStyle w:val="CommentText"/>
      </w:pPr>
    </w:p>
  </w:comment>
  <w:comment w:id="222" w:author="Microsoft Office User" w:date="2026-07-28T06:08:00Z" w:initials="MOU">
    <w:p w14:paraId="3E12DB66" w14:textId="77777777" w:rsidR="007A1851" w:rsidRDefault="007A1851" w:rsidP="002573DC">
      <w:pPr>
        <w:pStyle w:val="CommentText"/>
      </w:pPr>
      <w:r>
        <w:rPr>
          <w:rStyle w:val="CommentReference"/>
        </w:rPr>
        <w:annotationRef/>
      </w:r>
      <w:r>
        <w:t>These two paragraphs can go in Review of Literature Section.</w:t>
      </w:r>
    </w:p>
  </w:comment>
  <w:comment w:id="293" w:author="Microsoft Office User" w:date="2026-07-28T17:49:00Z" w:initials="MOU">
    <w:p w14:paraId="7A5F2B32" w14:textId="4709F811" w:rsidR="007A1851" w:rsidRDefault="007A1851">
      <w:pPr>
        <w:pStyle w:val="CommentText"/>
      </w:pPr>
      <w:r>
        <w:rPr>
          <w:rStyle w:val="CommentReference"/>
        </w:rPr>
        <w:annotationRef/>
      </w:r>
      <w:r>
        <w:t xml:space="preserve">This section doesn’t fully reflect what we have done. It should be comprehensive. Remember those everything and write from scratch. </w:t>
      </w:r>
    </w:p>
  </w:comment>
  <w:comment w:id="518" w:author="Microsoft Office User" w:date="2026-07-28T17:46:00Z" w:initials="MOU">
    <w:p w14:paraId="5B3B8D5E" w14:textId="42F1BCD4" w:rsidR="007A1851" w:rsidRDefault="007A1851">
      <w:pPr>
        <w:pStyle w:val="CommentText"/>
      </w:pPr>
      <w:r>
        <w:rPr>
          <w:rStyle w:val="CommentReference"/>
        </w:rPr>
        <w:annotationRef/>
      </w:r>
      <w:r>
        <w:t xml:space="preserve">Adjust this somewhere, you feel appropriate in the methodology section. </w:t>
      </w:r>
    </w:p>
  </w:comment>
  <w:comment w:id="795" w:author="Microsoft Office User" w:date="2026-07-28T17:48:00Z" w:initials="MOU">
    <w:p w14:paraId="4CCFF30D" w14:textId="035FE6B4" w:rsidR="007A1851" w:rsidRDefault="007A1851">
      <w:pPr>
        <w:pStyle w:val="CommentText"/>
      </w:pPr>
      <w:r>
        <w:rPr>
          <w:rStyle w:val="CommentReference"/>
        </w:rPr>
        <w:annotationRef/>
      </w:r>
      <w:r>
        <w:t xml:space="preserve">Adjust this part as done in the following section. </w:t>
      </w:r>
    </w:p>
  </w:comment>
  <w:comment w:id="811" w:author="Microsoft Office User" w:date="2026-07-28T17:49:00Z" w:initials="MOU">
    <w:p w14:paraId="25E709FE" w14:textId="49C9384C" w:rsidR="007A1851" w:rsidRDefault="007A1851">
      <w:pPr>
        <w:pStyle w:val="CommentText"/>
      </w:pPr>
      <w:r>
        <w:rPr>
          <w:rStyle w:val="CommentReference"/>
        </w:rPr>
        <w:annotationRef/>
      </w:r>
      <w:r>
        <w:t>Adjust this part as done in the following section.</w:t>
      </w:r>
    </w:p>
  </w:comment>
  <w:comment w:id="845" w:author="Microsoft Office User" w:date="2026-07-28T05:44:00Z" w:initials="MOU">
    <w:p w14:paraId="597A6D04" w14:textId="72B5F508" w:rsidR="007A1851" w:rsidRDefault="007A1851">
      <w:pPr>
        <w:pStyle w:val="CommentText"/>
      </w:pPr>
      <w:r>
        <w:rPr>
          <w:rStyle w:val="CommentReference"/>
        </w:rPr>
        <w:annotationRef/>
      </w:r>
      <w:r>
        <w:t xml:space="preserve">Delete the figure as you write the information of this figure. </w:t>
      </w:r>
    </w:p>
  </w:comment>
  <w:comment w:id="895" w:author="Microsoft Office User" w:date="2026-07-28T05:59:00Z" w:initials="MOU">
    <w:p w14:paraId="55BCD314" w14:textId="4ECA950D" w:rsidR="007A1851" w:rsidRDefault="007A1851">
      <w:pPr>
        <w:pStyle w:val="CommentText"/>
      </w:pPr>
      <w:r>
        <w:rPr>
          <w:rStyle w:val="CommentReference"/>
        </w:rPr>
        <w:annotationRef/>
      </w:r>
      <w:r>
        <w:t>Are the abbreviations used for the first time here?</w:t>
      </w:r>
    </w:p>
  </w:comment>
  <w:comment w:id="901" w:author="Microsoft Office User" w:date="2026-07-28T05:55:00Z" w:initials="MOU">
    <w:p w14:paraId="0A12A84E" w14:textId="54D09B97" w:rsidR="007A1851" w:rsidRDefault="007A1851">
      <w:pPr>
        <w:pStyle w:val="CommentText"/>
      </w:pPr>
      <w:r>
        <w:rPr>
          <w:rStyle w:val="CommentReference"/>
        </w:rPr>
        <w:annotationRef/>
      </w:r>
      <w:r>
        <w:t xml:space="preserve">We don’t need this figure but the detailed and analyzed of information. I will delete this and you don’t need to write figure no.  </w:t>
      </w:r>
    </w:p>
  </w:comment>
  <w:comment w:id="1055" w:author="Microsoft Office User" w:date="2026-07-28T17:55:00Z" w:initials="MOU">
    <w:p w14:paraId="2A28C1A3" w14:textId="77777777" w:rsidR="007A1851" w:rsidRDefault="007A1851">
      <w:pPr>
        <w:pStyle w:val="CommentText"/>
      </w:pPr>
      <w:r>
        <w:rPr>
          <w:rStyle w:val="CommentReference"/>
        </w:rPr>
        <w:annotationRef/>
      </w:r>
      <w:r>
        <w:t xml:space="preserve">Discussion should elaborate with reasons on the followings: </w:t>
      </w:r>
    </w:p>
    <w:p w14:paraId="5492E9F7" w14:textId="77777777" w:rsidR="007A1851" w:rsidRPr="00D71094" w:rsidRDefault="007A1851" w:rsidP="009E4A82">
      <w:pPr>
        <w:jc w:val="both"/>
        <w:rPr>
          <w:rFonts w:cstheme="minorHAnsi"/>
          <w:bCs/>
        </w:rPr>
      </w:pPr>
      <w:r w:rsidRPr="009561DD">
        <w:t xml:space="preserve">The primary objective of this research is to analyze the relationship between digital transformation and entrepreneurship </w:t>
      </w:r>
      <w:r>
        <w:t xml:space="preserve">development </w:t>
      </w:r>
      <w:r w:rsidRPr="009561DD">
        <w:t>in Nepal</w:t>
      </w:r>
      <w:r>
        <w:t xml:space="preserve">. The authors also </w:t>
      </w:r>
      <w:r w:rsidRPr="009561DD">
        <w:rPr>
          <w:rFonts w:cstheme="minorHAnsi"/>
          <w:bCs/>
        </w:rPr>
        <w:t>assess</w:t>
      </w:r>
      <w:r>
        <w:rPr>
          <w:rFonts w:cstheme="minorHAnsi"/>
          <w:bCs/>
        </w:rPr>
        <w:t>ed</w:t>
      </w:r>
      <w:r w:rsidRPr="009561DD">
        <w:rPr>
          <w:rFonts w:cstheme="minorHAnsi"/>
          <w:bCs/>
        </w:rPr>
        <w:t xml:space="preserve"> whether macroeconomic factors moderate the relationship between digital transformation and entrepreneurial development in </w:t>
      </w:r>
      <w:proofErr w:type="spellStart"/>
      <w:r w:rsidRPr="009561DD">
        <w:rPr>
          <w:rFonts w:cstheme="minorHAnsi"/>
          <w:bCs/>
        </w:rPr>
        <w:t>Nepal</w:t>
      </w:r>
      <w:r>
        <w:rPr>
          <w:rFonts w:cstheme="minorHAnsi"/>
          <w:bCs/>
        </w:rPr>
        <w:t>.</w:t>
      </w:r>
      <w:r w:rsidRPr="009561DD">
        <w:rPr>
          <w:rFonts w:cstheme="minorHAnsi"/>
        </w:rPr>
        <w:t>Based</w:t>
      </w:r>
      <w:proofErr w:type="spellEnd"/>
      <w:r w:rsidRPr="009561DD">
        <w:rPr>
          <w:rFonts w:cstheme="minorHAnsi"/>
        </w:rPr>
        <w:t xml:space="preserve"> on these theoretical and empirical arguments, the </w:t>
      </w:r>
      <w:r>
        <w:rPr>
          <w:rFonts w:cstheme="minorHAnsi"/>
        </w:rPr>
        <w:t xml:space="preserve">authors </w:t>
      </w:r>
      <w:proofErr w:type="gramStart"/>
      <w:r w:rsidRPr="009561DD">
        <w:rPr>
          <w:rFonts w:cstheme="minorHAnsi"/>
        </w:rPr>
        <w:t>proposes</w:t>
      </w:r>
      <w:proofErr w:type="gramEnd"/>
      <w:r w:rsidRPr="009561DD">
        <w:rPr>
          <w:rFonts w:cstheme="minorHAnsi"/>
        </w:rPr>
        <w:t xml:space="preserve"> the following hypothesis:</w:t>
      </w:r>
    </w:p>
    <w:p w14:paraId="232684F8" w14:textId="77777777" w:rsidR="007A1851" w:rsidRPr="009561DD" w:rsidRDefault="007A1851" w:rsidP="009E4A82">
      <w:pPr>
        <w:pStyle w:val="ListParagraph"/>
        <w:numPr>
          <w:ilvl w:val="0"/>
          <w:numId w:val="17"/>
        </w:numPr>
        <w:jc w:val="both"/>
        <w:rPr>
          <w:rFonts w:cstheme="minorHAnsi"/>
        </w:rPr>
      </w:pPr>
      <w:r w:rsidRPr="00D71094">
        <w:rPr>
          <w:rFonts w:cstheme="minorHAnsi"/>
        </w:rPr>
        <w:t>Digital transformation has a positive and significant effect on entrepreneurial development in Nepal.</w:t>
      </w:r>
    </w:p>
    <w:p w14:paraId="17C7E893" w14:textId="77777777" w:rsidR="007A1851" w:rsidRPr="009561DD" w:rsidRDefault="007A1851" w:rsidP="009E4A82">
      <w:pPr>
        <w:pStyle w:val="ListParagraph"/>
        <w:numPr>
          <w:ilvl w:val="0"/>
          <w:numId w:val="17"/>
        </w:numPr>
        <w:jc w:val="both"/>
        <w:rPr>
          <w:rFonts w:cstheme="minorHAnsi"/>
        </w:rPr>
      </w:pPr>
      <w:r w:rsidRPr="009561DD">
        <w:rPr>
          <w:rFonts w:cstheme="minorHAnsi"/>
          <w:bCs/>
        </w:rPr>
        <w:t>Macro-economic variables have significant moderation effect on the relationship between digital transformation and entrepreneurial development in Nepal.</w:t>
      </w:r>
    </w:p>
    <w:p w14:paraId="6B321801" w14:textId="77777777" w:rsidR="007A1851" w:rsidRDefault="007A1851" w:rsidP="009E4A82">
      <w:pPr>
        <w:pStyle w:val="ListParagraph"/>
        <w:numPr>
          <w:ilvl w:val="0"/>
          <w:numId w:val="17"/>
        </w:numPr>
        <w:jc w:val="both"/>
        <w:rPr>
          <w:rFonts w:cstheme="minorHAnsi"/>
          <w:bCs/>
        </w:rPr>
      </w:pPr>
      <w:r w:rsidRPr="009561DD">
        <w:rPr>
          <w:rFonts w:cstheme="minorHAnsi"/>
          <w:bCs/>
        </w:rPr>
        <w:t xml:space="preserve">Digital transformation has different short-run and long-run impacts on entrepreneurial development in Nepal. </w:t>
      </w:r>
    </w:p>
    <w:p w14:paraId="2B9337B1" w14:textId="1F37FEC0" w:rsidR="007A1851" w:rsidRDefault="007A1851">
      <w:pPr>
        <w:pStyle w:val="CommentText"/>
      </w:pPr>
    </w:p>
  </w:comment>
  <w:comment w:id="1090" w:author="Microsoft Office User" w:date="2026-07-28T17:55:00Z" w:initials="MOU">
    <w:p w14:paraId="03486A1A" w14:textId="77777777" w:rsidR="007A1851" w:rsidRDefault="007A1851">
      <w:pPr>
        <w:pStyle w:val="CommentText"/>
      </w:pPr>
      <w:r>
        <w:rPr>
          <w:rStyle w:val="CommentReference"/>
        </w:rPr>
        <w:annotationRef/>
      </w:r>
      <w:r>
        <w:t xml:space="preserve">Conclusions should inform the followings: </w:t>
      </w:r>
    </w:p>
    <w:p w14:paraId="1404E617" w14:textId="77777777" w:rsidR="007A1851" w:rsidRDefault="007A1851">
      <w:pPr>
        <w:pStyle w:val="CommentText"/>
      </w:pPr>
    </w:p>
    <w:p w14:paraId="1A7E4078" w14:textId="77777777" w:rsidR="007A1851" w:rsidRPr="00D71094" w:rsidRDefault="007A1851" w:rsidP="009E4A82">
      <w:pPr>
        <w:jc w:val="both"/>
        <w:rPr>
          <w:rFonts w:cstheme="minorHAnsi"/>
          <w:bCs/>
        </w:rPr>
      </w:pPr>
      <w:r w:rsidRPr="009561DD">
        <w:t xml:space="preserve">The primary objective of this research is to analyze the relationship between digital transformation and entrepreneurship </w:t>
      </w:r>
      <w:r>
        <w:t xml:space="preserve">development </w:t>
      </w:r>
      <w:r w:rsidRPr="009561DD">
        <w:t>in Nepal</w:t>
      </w:r>
      <w:r>
        <w:t xml:space="preserve">. The authors also </w:t>
      </w:r>
      <w:r w:rsidRPr="009561DD">
        <w:rPr>
          <w:rFonts w:cstheme="minorHAnsi"/>
          <w:bCs/>
        </w:rPr>
        <w:t>assess</w:t>
      </w:r>
      <w:r>
        <w:rPr>
          <w:rFonts w:cstheme="minorHAnsi"/>
          <w:bCs/>
        </w:rPr>
        <w:t>ed</w:t>
      </w:r>
      <w:r w:rsidRPr="009561DD">
        <w:rPr>
          <w:rFonts w:cstheme="minorHAnsi"/>
          <w:bCs/>
        </w:rPr>
        <w:t xml:space="preserve"> whether macroeconomic factors moderate the relationship between digital transformation and entrepreneurial development in </w:t>
      </w:r>
      <w:proofErr w:type="spellStart"/>
      <w:r w:rsidRPr="009561DD">
        <w:rPr>
          <w:rFonts w:cstheme="minorHAnsi"/>
          <w:bCs/>
        </w:rPr>
        <w:t>Nepal</w:t>
      </w:r>
      <w:r>
        <w:rPr>
          <w:rFonts w:cstheme="minorHAnsi"/>
          <w:bCs/>
        </w:rPr>
        <w:t>.</w:t>
      </w:r>
      <w:r w:rsidRPr="009561DD">
        <w:rPr>
          <w:rFonts w:cstheme="minorHAnsi"/>
        </w:rPr>
        <w:t>Based</w:t>
      </w:r>
      <w:proofErr w:type="spellEnd"/>
      <w:r w:rsidRPr="009561DD">
        <w:rPr>
          <w:rFonts w:cstheme="minorHAnsi"/>
        </w:rPr>
        <w:t xml:space="preserve"> on these theoretical and empirical arguments, the </w:t>
      </w:r>
      <w:r>
        <w:rPr>
          <w:rFonts w:cstheme="minorHAnsi"/>
        </w:rPr>
        <w:t xml:space="preserve">authors </w:t>
      </w:r>
      <w:proofErr w:type="gramStart"/>
      <w:r w:rsidRPr="009561DD">
        <w:rPr>
          <w:rFonts w:cstheme="minorHAnsi"/>
        </w:rPr>
        <w:t>proposes</w:t>
      </w:r>
      <w:proofErr w:type="gramEnd"/>
      <w:r w:rsidRPr="009561DD">
        <w:rPr>
          <w:rFonts w:cstheme="minorHAnsi"/>
        </w:rPr>
        <w:t xml:space="preserve"> the following hypothesis:</w:t>
      </w:r>
    </w:p>
    <w:p w14:paraId="787C0851" w14:textId="77777777" w:rsidR="007A1851" w:rsidRPr="009561DD" w:rsidRDefault="007A1851" w:rsidP="009E4A82">
      <w:pPr>
        <w:pStyle w:val="ListParagraph"/>
        <w:numPr>
          <w:ilvl w:val="0"/>
          <w:numId w:val="16"/>
        </w:numPr>
        <w:jc w:val="both"/>
        <w:rPr>
          <w:rFonts w:cstheme="minorHAnsi"/>
        </w:rPr>
      </w:pPr>
      <w:r w:rsidRPr="00D71094">
        <w:rPr>
          <w:rFonts w:cstheme="minorHAnsi"/>
        </w:rPr>
        <w:t>Digital transformation has a positive and significant effect on entrepreneurial development in Nepal.</w:t>
      </w:r>
    </w:p>
    <w:p w14:paraId="49580BA1" w14:textId="77777777" w:rsidR="007A1851" w:rsidRPr="009561DD" w:rsidRDefault="007A1851" w:rsidP="009E4A82">
      <w:pPr>
        <w:pStyle w:val="ListParagraph"/>
        <w:numPr>
          <w:ilvl w:val="0"/>
          <w:numId w:val="16"/>
        </w:numPr>
        <w:jc w:val="both"/>
        <w:rPr>
          <w:rFonts w:cstheme="minorHAnsi"/>
        </w:rPr>
      </w:pPr>
      <w:r w:rsidRPr="009561DD">
        <w:rPr>
          <w:rFonts w:cstheme="minorHAnsi"/>
          <w:bCs/>
        </w:rPr>
        <w:t>Macro-economic variables have significant moderation effect on the relationship between digital transformation and entrepreneurial development in Nepal.</w:t>
      </w:r>
    </w:p>
    <w:p w14:paraId="51C2F13C" w14:textId="77777777" w:rsidR="007A1851" w:rsidRDefault="007A1851" w:rsidP="009E4A82">
      <w:pPr>
        <w:pStyle w:val="ListParagraph"/>
        <w:numPr>
          <w:ilvl w:val="0"/>
          <w:numId w:val="16"/>
        </w:numPr>
        <w:jc w:val="both"/>
        <w:rPr>
          <w:rFonts w:cstheme="minorHAnsi"/>
          <w:bCs/>
        </w:rPr>
      </w:pPr>
      <w:r w:rsidRPr="009561DD">
        <w:rPr>
          <w:rFonts w:cstheme="minorHAnsi"/>
          <w:bCs/>
        </w:rPr>
        <w:t xml:space="preserve">Digital transformation has different short-run and long-run impacts on entrepreneurial development in Nepal. </w:t>
      </w:r>
    </w:p>
    <w:p w14:paraId="4650A44F" w14:textId="507E3257" w:rsidR="007A1851" w:rsidRDefault="007A1851">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3CC339" w15:done="0"/>
  <w15:commentEx w15:paraId="549310F1" w15:done="0"/>
  <w15:commentEx w15:paraId="4E6975F9" w15:done="0"/>
  <w15:commentEx w15:paraId="3E9E6E51" w15:done="0"/>
  <w15:commentEx w15:paraId="7346ABF5" w15:done="0"/>
  <w15:commentEx w15:paraId="31339F3B" w15:done="0"/>
  <w15:commentEx w15:paraId="48C939C1" w15:done="0"/>
  <w15:commentEx w15:paraId="38186361" w15:done="0"/>
  <w15:commentEx w15:paraId="76003541" w15:done="0"/>
  <w15:commentEx w15:paraId="7B77064C" w15:done="0"/>
  <w15:commentEx w15:paraId="421CEB3A" w15:done="0"/>
  <w15:commentEx w15:paraId="3E12DB66" w15:done="0"/>
  <w15:commentEx w15:paraId="7A5F2B32" w15:done="0"/>
  <w15:commentEx w15:paraId="5B3B8D5E" w15:done="0"/>
  <w15:commentEx w15:paraId="4CCFF30D" w15:done="0"/>
  <w15:commentEx w15:paraId="25E709FE" w15:done="0"/>
  <w15:commentEx w15:paraId="597A6D04" w15:done="0"/>
  <w15:commentEx w15:paraId="55BCD314" w15:done="0"/>
  <w15:commentEx w15:paraId="0A12A84E" w15:done="0"/>
  <w15:commentEx w15:paraId="2B9337B1" w15:done="0"/>
  <w15:commentEx w15:paraId="4650A4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7FFD7D8" w16cex:dateUtc="2026-07-26T03:21:00Z"/>
  <w16cex:commentExtensible w16cex:durableId="22D36073" w16cex:dateUtc="2026-07-26T03:16:00Z"/>
  <w16cex:commentExtensible w16cex:durableId="4054C4F4" w16cex:dateUtc="2026-07-26T03:10:00Z"/>
  <w16cex:commentExtensible w16cex:durableId="4DE6BBFC" w16cex:dateUtc="2026-07-26T03:12:00Z"/>
  <w16cex:commentExtensible w16cex:durableId="320EC0A2" w16cex:dateUtc="2026-07-26T03:14:00Z"/>
  <w16cex:commentExtensible w16cex:durableId="2BB3AAB1" w16cex:dateUtc="2026-07-28T00:23:00Z"/>
  <w16cex:commentExtensible w16cex:durableId="1FBF904C" w16cex:dateUtc="2026-07-28T11:44:00Z"/>
  <w16cex:commentExtensible w16cex:durableId="1F0D55BA" w16cex:dateUtc="2026-07-27T23:55:00Z"/>
  <w16cex:commentExtensible w16cex:durableId="34F3CA8D" w16cex:dateUtc="2026-07-27T23:53:00Z"/>
  <w16cex:commentExtensible w16cex:durableId="3CAD5D71" w16cex:dateUtc="2026-07-28T11:55:00Z"/>
  <w16cex:commentExtensible w16cex:durableId="29FE74C1" w16cex:dateUtc="2026-07-28T12:00:00Z"/>
  <w16cex:commentExtensible w16cex:durableId="51D94430" w16cex:dateUtc="2026-07-28T00:23:00Z"/>
  <w16cex:commentExtensible w16cex:durableId="02FEFB74" w16cex:dateUtc="2026-07-28T12:04:00Z"/>
  <w16cex:commentExtensible w16cex:durableId="243BE333" w16cex:dateUtc="2026-07-28T12:01:00Z"/>
  <w16cex:commentExtensible w16cex:durableId="652FFF65" w16cex:dateUtc="2026-07-28T12:03:00Z"/>
  <w16cex:commentExtensible w16cex:durableId="755F137C" w16cex:dateUtc="2026-07-28T12:04:00Z"/>
  <w16cex:commentExtensible w16cex:durableId="1165D8D9" w16cex:dateUtc="2026-07-27T23:59:00Z"/>
  <w16cex:commentExtensible w16cex:durableId="2D048DD2" w16cex:dateUtc="2026-07-28T00:14:00Z"/>
  <w16cex:commentExtensible w16cex:durableId="712CCA4A" w16cex:dateUtc="2026-07-28T00:10:00Z"/>
  <w16cex:commentExtensible w16cex:durableId="2282D337" w16cex:dateUtc="2026-07-28T12:10:00Z"/>
  <w16cex:commentExtensible w16cex:durableId="2A759DC0" w16cex:dateUtc="2026-07-28T1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3CC339" w16cid:durableId="57FFD7D8"/>
  <w16cid:commentId w16cid:paraId="549310F1" w16cid:durableId="22D36073"/>
  <w16cid:commentId w16cid:paraId="4E6975F9" w16cid:durableId="4054C4F4"/>
  <w16cid:commentId w16cid:paraId="3E9E6E51" w16cid:durableId="4DE6BBFC"/>
  <w16cid:commentId w16cid:paraId="7346ABF5" w16cid:durableId="320EC0A2"/>
  <w16cid:commentId w16cid:paraId="31339F3B" w16cid:durableId="2BB3AAB1"/>
  <w16cid:commentId w16cid:paraId="48C939C1" w16cid:durableId="1FBF904C"/>
  <w16cid:commentId w16cid:paraId="38186361" w16cid:durableId="1F0D55BA"/>
  <w16cid:commentId w16cid:paraId="76003541" w16cid:durableId="34F3CA8D"/>
  <w16cid:commentId w16cid:paraId="7B77064C" w16cid:durableId="3CAD5D71"/>
  <w16cid:commentId w16cid:paraId="421CEB3A" w16cid:durableId="29FE74C1"/>
  <w16cid:commentId w16cid:paraId="3E12DB66" w16cid:durableId="51D94430"/>
  <w16cid:commentId w16cid:paraId="7A5F2B32" w16cid:durableId="02FEFB74"/>
  <w16cid:commentId w16cid:paraId="5B3B8D5E" w16cid:durableId="243BE333"/>
  <w16cid:commentId w16cid:paraId="4CCFF30D" w16cid:durableId="652FFF65"/>
  <w16cid:commentId w16cid:paraId="25E709FE" w16cid:durableId="755F137C"/>
  <w16cid:commentId w16cid:paraId="597A6D04" w16cid:durableId="1165D8D9"/>
  <w16cid:commentId w16cid:paraId="55BCD314" w16cid:durableId="2D048DD2"/>
  <w16cid:commentId w16cid:paraId="0A12A84E" w16cid:durableId="712CCA4A"/>
  <w16cid:commentId w16cid:paraId="2B9337B1" w16cid:durableId="2282D337"/>
  <w16cid:commentId w16cid:paraId="4650A44F" w16cid:durableId="2A759DC0"/>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E3DED6" w14:textId="77777777" w:rsidR="006534B1" w:rsidRDefault="006534B1" w:rsidP="00606784">
      <w:pPr>
        <w:spacing w:after="0" w:line="240" w:lineRule="auto"/>
      </w:pPr>
      <w:r>
        <w:separator/>
      </w:r>
    </w:p>
  </w:endnote>
  <w:endnote w:type="continuationSeparator" w:id="0">
    <w:p w14:paraId="271F6519" w14:textId="77777777" w:rsidR="006534B1" w:rsidRDefault="006534B1" w:rsidP="0060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94833820"/>
      <w:docPartObj>
        <w:docPartGallery w:val="Page Numbers (Bottom of Page)"/>
        <w:docPartUnique/>
      </w:docPartObj>
    </w:sdtPr>
    <w:sdtContent>
      <w:p w14:paraId="1BEE63A5" w14:textId="77777777" w:rsidR="007A1851" w:rsidRDefault="007A1851" w:rsidP="00923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717EB8" w14:textId="77777777" w:rsidR="007A1851" w:rsidRDefault="007A1851" w:rsidP="00923CD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26688266"/>
      <w:docPartObj>
        <w:docPartGallery w:val="Page Numbers (Bottom of Page)"/>
        <w:docPartUnique/>
      </w:docPartObj>
    </w:sdtPr>
    <w:sdtContent>
      <w:p w14:paraId="165F9383" w14:textId="029F268E" w:rsidR="007A1851" w:rsidRDefault="007A1851" w:rsidP="00923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C6803">
          <w:rPr>
            <w:rStyle w:val="PageNumber"/>
            <w:noProof/>
          </w:rPr>
          <w:t>23</w:t>
        </w:r>
        <w:r>
          <w:rPr>
            <w:rStyle w:val="PageNumber"/>
          </w:rPr>
          <w:fldChar w:fldCharType="end"/>
        </w:r>
      </w:p>
    </w:sdtContent>
  </w:sdt>
  <w:p w14:paraId="6BAAC0DC" w14:textId="77777777" w:rsidR="007A1851" w:rsidRDefault="007A1851" w:rsidP="00923CD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C1A36" w14:textId="77777777" w:rsidR="006534B1" w:rsidRDefault="006534B1" w:rsidP="00606784">
      <w:pPr>
        <w:spacing w:after="0" w:line="240" w:lineRule="auto"/>
      </w:pPr>
      <w:r>
        <w:separator/>
      </w:r>
    </w:p>
  </w:footnote>
  <w:footnote w:type="continuationSeparator" w:id="0">
    <w:p w14:paraId="12B8C95D" w14:textId="77777777" w:rsidR="006534B1" w:rsidRDefault="006534B1" w:rsidP="00606784">
      <w:pPr>
        <w:spacing w:after="0" w:line="240" w:lineRule="auto"/>
      </w:pPr>
      <w:r>
        <w:continuationSeparator/>
      </w:r>
    </w:p>
  </w:footnote>
  <w:footnote w:id="1">
    <w:p w14:paraId="1021043B" w14:textId="04F96DC4" w:rsidR="007A1851" w:rsidRDefault="007A1851">
      <w:pPr>
        <w:pStyle w:val="FootnoteText"/>
      </w:pPr>
      <w:r>
        <w:rPr>
          <w:rStyle w:val="FootnoteReference"/>
        </w:rPr>
        <w:footnoteRef/>
      </w:r>
      <w:r>
        <w:t xml:space="preserve"> </w:t>
      </w:r>
      <w:proofErr w:type="spellStart"/>
      <w:r w:rsidRPr="00923CD4">
        <w:rPr>
          <w:sz w:val="18"/>
          <w:szCs w:val="18"/>
        </w:rPr>
        <w:t>Ms</w:t>
      </w:r>
      <w:proofErr w:type="spellEnd"/>
      <w:r w:rsidRPr="00923CD4">
        <w:rPr>
          <w:sz w:val="18"/>
          <w:szCs w:val="18"/>
        </w:rPr>
        <w:t xml:space="preserve"> </w:t>
      </w:r>
      <w:proofErr w:type="spellStart"/>
      <w:r w:rsidRPr="00923CD4">
        <w:rPr>
          <w:sz w:val="18"/>
          <w:szCs w:val="18"/>
        </w:rPr>
        <w:t>Subedi</w:t>
      </w:r>
      <w:proofErr w:type="spellEnd"/>
      <w:r w:rsidRPr="00923CD4">
        <w:rPr>
          <w:sz w:val="18"/>
          <w:szCs w:val="18"/>
        </w:rPr>
        <w:t xml:space="preserve"> is </w:t>
      </w:r>
      <w:r>
        <w:rPr>
          <w:sz w:val="18"/>
          <w:szCs w:val="18"/>
        </w:rPr>
        <w:t>a Research I</w:t>
      </w:r>
      <w:r w:rsidRPr="00923CD4">
        <w:rPr>
          <w:sz w:val="18"/>
          <w:szCs w:val="18"/>
        </w:rPr>
        <w:t>ntern at</w:t>
      </w:r>
      <w:r>
        <w:rPr>
          <w:sz w:val="18"/>
          <w:szCs w:val="18"/>
        </w:rPr>
        <w:t xml:space="preserve"> the</w:t>
      </w:r>
      <w:r w:rsidRPr="00923CD4">
        <w:rPr>
          <w:sz w:val="18"/>
          <w:szCs w:val="18"/>
        </w:rPr>
        <w:t xml:space="preserve"> Innovative Circle, an independent research institute.</w:t>
      </w:r>
      <w:r>
        <w:rPr>
          <w:sz w:val="18"/>
          <w:szCs w:val="18"/>
        </w:rPr>
        <w:t xml:space="preserve"> </w:t>
      </w:r>
    </w:p>
  </w:footnote>
  <w:footnote w:id="2">
    <w:p w14:paraId="6F250825" w14:textId="6F454A37" w:rsidR="007A1851" w:rsidRDefault="007A1851">
      <w:pPr>
        <w:pStyle w:val="FootnoteText"/>
      </w:pPr>
      <w:r>
        <w:rPr>
          <w:rStyle w:val="FootnoteReference"/>
        </w:rPr>
        <w:footnoteRef/>
      </w:r>
      <w:r>
        <w:t xml:space="preserve"> </w:t>
      </w:r>
      <w:r w:rsidRPr="00923CD4">
        <w:rPr>
          <w:sz w:val="18"/>
          <w:szCs w:val="18"/>
        </w:rPr>
        <w:t xml:space="preserve">Mr. </w:t>
      </w:r>
      <w:proofErr w:type="spellStart"/>
      <w:r w:rsidRPr="00923CD4">
        <w:rPr>
          <w:sz w:val="18"/>
          <w:szCs w:val="18"/>
        </w:rPr>
        <w:t>Adhikari</w:t>
      </w:r>
      <w:proofErr w:type="spellEnd"/>
      <w:r w:rsidRPr="00923CD4">
        <w:rPr>
          <w:sz w:val="18"/>
          <w:szCs w:val="18"/>
        </w:rPr>
        <w:t xml:space="preserve"> is an Assistant Professor of Economics at the </w:t>
      </w:r>
      <w:proofErr w:type="spellStart"/>
      <w:r w:rsidRPr="00923CD4">
        <w:rPr>
          <w:sz w:val="18"/>
          <w:szCs w:val="18"/>
        </w:rPr>
        <w:t>Tribhuvan</w:t>
      </w:r>
      <w:proofErr w:type="spellEnd"/>
      <w:r w:rsidRPr="00923CD4">
        <w:rPr>
          <w:sz w:val="18"/>
          <w:szCs w:val="18"/>
        </w:rPr>
        <w:t xml:space="preserve"> University. He is accessible at </w:t>
      </w:r>
      <w:hyperlink r:id="rId1" w:history="1">
        <w:r w:rsidRPr="00923CD4">
          <w:rPr>
            <w:rStyle w:val="Hyperlink"/>
            <w:sz w:val="18"/>
            <w:szCs w:val="18"/>
          </w:rPr>
          <w:t>adhikarims06@gmail.com</w:t>
        </w:r>
      </w:hyperlink>
      <w:r w:rsidRPr="00923CD4">
        <w:rPr>
          <w:sz w:val="18"/>
          <w:szCs w:val="18"/>
        </w:rPr>
        <w:t xml:space="preserve"> or </w:t>
      </w:r>
      <w:hyperlink r:id="rId2" w:history="1">
        <w:r w:rsidRPr="00923CD4">
          <w:rPr>
            <w:rStyle w:val="Hyperlink"/>
            <w:sz w:val="18"/>
            <w:szCs w:val="18"/>
          </w:rPr>
          <w:t>jeebanath.adhikari@rrlc.tu.edu.np</w:t>
        </w:r>
      </w:hyperlink>
      <w:r w:rsidRPr="00923CD4">
        <w:rPr>
          <w:sz w:val="18"/>
          <w:szCs w:val="18"/>
        </w:rPr>
        <w:t xml:space="preserve">. Mr. </w:t>
      </w:r>
      <w:proofErr w:type="spellStart"/>
      <w:r w:rsidRPr="00923CD4">
        <w:rPr>
          <w:sz w:val="18"/>
          <w:szCs w:val="18"/>
        </w:rPr>
        <w:t>Adhikari</w:t>
      </w:r>
      <w:proofErr w:type="spellEnd"/>
      <w:r w:rsidRPr="00923CD4">
        <w:rPr>
          <w:sz w:val="18"/>
          <w:szCs w:val="18"/>
        </w:rPr>
        <w:t xml:space="preserve"> is the corresponding author.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4578A"/>
    <w:multiLevelType w:val="multilevel"/>
    <w:tmpl w:val="392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E1B"/>
    <w:multiLevelType w:val="multilevel"/>
    <w:tmpl w:val="E97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24B"/>
    <w:multiLevelType w:val="multilevel"/>
    <w:tmpl w:val="A25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3C0C"/>
    <w:multiLevelType w:val="hybridMultilevel"/>
    <w:tmpl w:val="A588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679BF"/>
    <w:multiLevelType w:val="multilevel"/>
    <w:tmpl w:val="DA987D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A96666"/>
    <w:multiLevelType w:val="hybridMultilevel"/>
    <w:tmpl w:val="ECA4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421AB"/>
    <w:multiLevelType w:val="hybridMultilevel"/>
    <w:tmpl w:val="9806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54D6C"/>
    <w:multiLevelType w:val="hybridMultilevel"/>
    <w:tmpl w:val="B0509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56E43"/>
    <w:multiLevelType w:val="hybridMultilevel"/>
    <w:tmpl w:val="3DDEC9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D590744"/>
    <w:multiLevelType w:val="multilevel"/>
    <w:tmpl w:val="BE6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63FA0"/>
    <w:multiLevelType w:val="hybridMultilevel"/>
    <w:tmpl w:val="47F64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BE6614"/>
    <w:multiLevelType w:val="multilevel"/>
    <w:tmpl w:val="B6C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C2AD1"/>
    <w:multiLevelType w:val="hybridMultilevel"/>
    <w:tmpl w:val="3DDEC922"/>
    <w:lvl w:ilvl="0" w:tplc="809EC1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C76664"/>
    <w:multiLevelType w:val="multilevel"/>
    <w:tmpl w:val="C1C0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BB14A4"/>
    <w:multiLevelType w:val="hybridMultilevel"/>
    <w:tmpl w:val="3DDEC9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C8690C"/>
    <w:multiLevelType w:val="hybridMultilevel"/>
    <w:tmpl w:val="6812D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5E6DE2"/>
    <w:multiLevelType w:val="hybridMultilevel"/>
    <w:tmpl w:val="067C4320"/>
    <w:lvl w:ilvl="0" w:tplc="04090001">
      <w:start w:val="1"/>
      <w:numFmt w:val="bullet"/>
      <w:lvlText w:val=""/>
      <w:lvlJc w:val="left"/>
      <w:pPr>
        <w:ind w:left="720" w:hanging="360"/>
      </w:pPr>
      <w:rPr>
        <w:rFonts w:ascii="Symbol" w:hAnsi="Symbol" w:hint="default"/>
      </w:rPr>
    </w:lvl>
    <w:lvl w:ilvl="1" w:tplc="7CAC53B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E6F68"/>
    <w:multiLevelType w:val="multilevel"/>
    <w:tmpl w:val="4ED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E4988"/>
    <w:multiLevelType w:val="multilevel"/>
    <w:tmpl w:val="5AF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5"/>
  </w:num>
  <w:num w:numId="4">
    <w:abstractNumId w:val="16"/>
  </w:num>
  <w:num w:numId="5">
    <w:abstractNumId w:val="3"/>
  </w:num>
  <w:num w:numId="6">
    <w:abstractNumId w:val="5"/>
  </w:num>
  <w:num w:numId="7">
    <w:abstractNumId w:val="6"/>
  </w:num>
  <w:num w:numId="8">
    <w:abstractNumId w:val="10"/>
  </w:num>
  <w:num w:numId="9">
    <w:abstractNumId w:val="1"/>
  </w:num>
  <w:num w:numId="10">
    <w:abstractNumId w:val="11"/>
  </w:num>
  <w:num w:numId="11">
    <w:abstractNumId w:val="18"/>
  </w:num>
  <w:num w:numId="12">
    <w:abstractNumId w:val="17"/>
  </w:num>
  <w:num w:numId="13">
    <w:abstractNumId w:val="9"/>
  </w:num>
  <w:num w:numId="14">
    <w:abstractNumId w:val="2"/>
  </w:num>
  <w:num w:numId="15">
    <w:abstractNumId w:val="12"/>
  </w:num>
  <w:num w:numId="16">
    <w:abstractNumId w:val="8"/>
  </w:num>
  <w:num w:numId="17">
    <w:abstractNumId w:val="14"/>
  </w:num>
  <w:num w:numId="18">
    <w:abstractNumId w:val="13"/>
  </w:num>
  <w:num w:numId="19">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Dell">
    <w15:presenceInfo w15:providerId="Windows Live" w15:userId="c667e740e14e93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BFE"/>
    <w:rsid w:val="00006B64"/>
    <w:rsid w:val="00023D71"/>
    <w:rsid w:val="000526CC"/>
    <w:rsid w:val="00056C5C"/>
    <w:rsid w:val="00062471"/>
    <w:rsid w:val="000677B8"/>
    <w:rsid w:val="000822BD"/>
    <w:rsid w:val="00095A31"/>
    <w:rsid w:val="00095F6E"/>
    <w:rsid w:val="00097A31"/>
    <w:rsid w:val="000B5EB3"/>
    <w:rsid w:val="000B7F1C"/>
    <w:rsid w:val="000D06E7"/>
    <w:rsid w:val="000F42D2"/>
    <w:rsid w:val="00103E11"/>
    <w:rsid w:val="00120CA5"/>
    <w:rsid w:val="0015047F"/>
    <w:rsid w:val="0016389C"/>
    <w:rsid w:val="00175280"/>
    <w:rsid w:val="0017710A"/>
    <w:rsid w:val="00196E26"/>
    <w:rsid w:val="001A00B6"/>
    <w:rsid w:val="001C1EAD"/>
    <w:rsid w:val="001D1D63"/>
    <w:rsid w:val="001E4233"/>
    <w:rsid w:val="001E57F1"/>
    <w:rsid w:val="001F505A"/>
    <w:rsid w:val="00204D94"/>
    <w:rsid w:val="002150C7"/>
    <w:rsid w:val="00222995"/>
    <w:rsid w:val="002573DC"/>
    <w:rsid w:val="0026460E"/>
    <w:rsid w:val="00271C06"/>
    <w:rsid w:val="00280B4B"/>
    <w:rsid w:val="002A1E22"/>
    <w:rsid w:val="002D75EC"/>
    <w:rsid w:val="003233DA"/>
    <w:rsid w:val="00353748"/>
    <w:rsid w:val="00357661"/>
    <w:rsid w:val="00364299"/>
    <w:rsid w:val="003707D7"/>
    <w:rsid w:val="003B0154"/>
    <w:rsid w:val="003C0512"/>
    <w:rsid w:val="003F19AA"/>
    <w:rsid w:val="00402544"/>
    <w:rsid w:val="00423E4B"/>
    <w:rsid w:val="00433C8D"/>
    <w:rsid w:val="00434A88"/>
    <w:rsid w:val="0044167A"/>
    <w:rsid w:val="00450C84"/>
    <w:rsid w:val="004615DC"/>
    <w:rsid w:val="00471D71"/>
    <w:rsid w:val="004B28E1"/>
    <w:rsid w:val="004C0807"/>
    <w:rsid w:val="00504CDF"/>
    <w:rsid w:val="00506A3A"/>
    <w:rsid w:val="005446EE"/>
    <w:rsid w:val="005A27BC"/>
    <w:rsid w:val="005B280E"/>
    <w:rsid w:val="005E0AD3"/>
    <w:rsid w:val="005F133C"/>
    <w:rsid w:val="00606784"/>
    <w:rsid w:val="00636314"/>
    <w:rsid w:val="00637005"/>
    <w:rsid w:val="00652CCE"/>
    <w:rsid w:val="006534B1"/>
    <w:rsid w:val="0068413E"/>
    <w:rsid w:val="00691332"/>
    <w:rsid w:val="006A0E74"/>
    <w:rsid w:val="006A130E"/>
    <w:rsid w:val="006C4DD2"/>
    <w:rsid w:val="006C646A"/>
    <w:rsid w:val="006D7C44"/>
    <w:rsid w:val="007023A3"/>
    <w:rsid w:val="0071123C"/>
    <w:rsid w:val="00721175"/>
    <w:rsid w:val="007341B7"/>
    <w:rsid w:val="00752B71"/>
    <w:rsid w:val="00760CC7"/>
    <w:rsid w:val="00761AD8"/>
    <w:rsid w:val="007626E1"/>
    <w:rsid w:val="007722EA"/>
    <w:rsid w:val="007A1851"/>
    <w:rsid w:val="007B033B"/>
    <w:rsid w:val="007B5395"/>
    <w:rsid w:val="007E20D8"/>
    <w:rsid w:val="007E62F0"/>
    <w:rsid w:val="007E7D2A"/>
    <w:rsid w:val="007F0FC2"/>
    <w:rsid w:val="008316E2"/>
    <w:rsid w:val="008327C5"/>
    <w:rsid w:val="008438BB"/>
    <w:rsid w:val="00851B9B"/>
    <w:rsid w:val="00857A0B"/>
    <w:rsid w:val="00864A0F"/>
    <w:rsid w:val="00881A1E"/>
    <w:rsid w:val="00882756"/>
    <w:rsid w:val="00890E02"/>
    <w:rsid w:val="008A4F4E"/>
    <w:rsid w:val="008A7AA4"/>
    <w:rsid w:val="008B18A7"/>
    <w:rsid w:val="008B508D"/>
    <w:rsid w:val="008D0BBA"/>
    <w:rsid w:val="008D5E74"/>
    <w:rsid w:val="008E14B1"/>
    <w:rsid w:val="00910741"/>
    <w:rsid w:val="00913159"/>
    <w:rsid w:val="0091735B"/>
    <w:rsid w:val="00923CD4"/>
    <w:rsid w:val="00950538"/>
    <w:rsid w:val="00952018"/>
    <w:rsid w:val="00955EB1"/>
    <w:rsid w:val="009561DD"/>
    <w:rsid w:val="00974BFE"/>
    <w:rsid w:val="00984A06"/>
    <w:rsid w:val="0098635E"/>
    <w:rsid w:val="009A78B8"/>
    <w:rsid w:val="009E4A82"/>
    <w:rsid w:val="009F5D04"/>
    <w:rsid w:val="00A05381"/>
    <w:rsid w:val="00A23BDA"/>
    <w:rsid w:val="00A47645"/>
    <w:rsid w:val="00A52354"/>
    <w:rsid w:val="00A53E86"/>
    <w:rsid w:val="00A658ED"/>
    <w:rsid w:val="00A72A0C"/>
    <w:rsid w:val="00A864EF"/>
    <w:rsid w:val="00AA1FEF"/>
    <w:rsid w:val="00AA50E7"/>
    <w:rsid w:val="00AC0082"/>
    <w:rsid w:val="00AD3408"/>
    <w:rsid w:val="00AE4674"/>
    <w:rsid w:val="00AF6D0A"/>
    <w:rsid w:val="00B11849"/>
    <w:rsid w:val="00B219AE"/>
    <w:rsid w:val="00B34125"/>
    <w:rsid w:val="00B62B0B"/>
    <w:rsid w:val="00B74697"/>
    <w:rsid w:val="00B82475"/>
    <w:rsid w:val="00BC6803"/>
    <w:rsid w:val="00BE1799"/>
    <w:rsid w:val="00BF5EA2"/>
    <w:rsid w:val="00C1181D"/>
    <w:rsid w:val="00C148CC"/>
    <w:rsid w:val="00C24121"/>
    <w:rsid w:val="00C33178"/>
    <w:rsid w:val="00C45002"/>
    <w:rsid w:val="00C500A4"/>
    <w:rsid w:val="00C57231"/>
    <w:rsid w:val="00C670B9"/>
    <w:rsid w:val="00C830C4"/>
    <w:rsid w:val="00C944DE"/>
    <w:rsid w:val="00CB1B1D"/>
    <w:rsid w:val="00CC4EB9"/>
    <w:rsid w:val="00CE2766"/>
    <w:rsid w:val="00CE2C58"/>
    <w:rsid w:val="00CE2F52"/>
    <w:rsid w:val="00CF2369"/>
    <w:rsid w:val="00CF2CFB"/>
    <w:rsid w:val="00CF4DE6"/>
    <w:rsid w:val="00CF68D9"/>
    <w:rsid w:val="00D02744"/>
    <w:rsid w:val="00D02B28"/>
    <w:rsid w:val="00D25EDB"/>
    <w:rsid w:val="00D3528E"/>
    <w:rsid w:val="00D71094"/>
    <w:rsid w:val="00D91DB0"/>
    <w:rsid w:val="00D92D21"/>
    <w:rsid w:val="00DA0053"/>
    <w:rsid w:val="00DA6A9B"/>
    <w:rsid w:val="00DB0225"/>
    <w:rsid w:val="00DB489E"/>
    <w:rsid w:val="00DD544D"/>
    <w:rsid w:val="00DD7A6F"/>
    <w:rsid w:val="00E034D0"/>
    <w:rsid w:val="00E16400"/>
    <w:rsid w:val="00E25711"/>
    <w:rsid w:val="00E42ED9"/>
    <w:rsid w:val="00E46FDC"/>
    <w:rsid w:val="00E748C7"/>
    <w:rsid w:val="00E821B4"/>
    <w:rsid w:val="00E85154"/>
    <w:rsid w:val="00E91E5C"/>
    <w:rsid w:val="00E95FD5"/>
    <w:rsid w:val="00EB4336"/>
    <w:rsid w:val="00EE58B5"/>
    <w:rsid w:val="00F065F6"/>
    <w:rsid w:val="00F21F51"/>
    <w:rsid w:val="00F534B5"/>
    <w:rsid w:val="00F67464"/>
    <w:rsid w:val="00F74DFE"/>
    <w:rsid w:val="00F978E6"/>
    <w:rsid w:val="00FC7B97"/>
    <w:rsid w:val="00FD349E"/>
    <w:rsid w:val="00FF2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1BB63"/>
  <w15:chartTrackingRefBased/>
  <w15:docId w15:val="{AA0C0B9C-8E64-48D3-94F6-14D283B5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4D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363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784"/>
  </w:style>
  <w:style w:type="paragraph" w:styleId="Footer">
    <w:name w:val="footer"/>
    <w:basedOn w:val="Normal"/>
    <w:link w:val="FooterChar"/>
    <w:uiPriority w:val="99"/>
    <w:unhideWhenUsed/>
    <w:rsid w:val="00606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784"/>
  </w:style>
  <w:style w:type="paragraph" w:styleId="Caption">
    <w:name w:val="caption"/>
    <w:basedOn w:val="Normal"/>
    <w:next w:val="Normal"/>
    <w:uiPriority w:val="35"/>
    <w:unhideWhenUsed/>
    <w:qFormat/>
    <w:rsid w:val="00175280"/>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F74DF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3631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20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181D"/>
    <w:rPr>
      <w:rFonts w:ascii="Times New Roman" w:hAnsi="Times New Roman" w:cs="Times New Roman"/>
      <w:sz w:val="24"/>
      <w:szCs w:val="24"/>
    </w:rPr>
  </w:style>
  <w:style w:type="character" w:styleId="Strong">
    <w:name w:val="Strong"/>
    <w:basedOn w:val="DefaultParagraphFont"/>
    <w:uiPriority w:val="22"/>
    <w:qFormat/>
    <w:rsid w:val="006A0E74"/>
    <w:rPr>
      <w:b/>
      <w:bCs/>
    </w:rPr>
  </w:style>
  <w:style w:type="paragraph" w:styleId="Revision">
    <w:name w:val="Revision"/>
    <w:hidden/>
    <w:uiPriority w:val="99"/>
    <w:semiHidden/>
    <w:rsid w:val="00095A31"/>
    <w:pPr>
      <w:spacing w:after="0" w:line="240" w:lineRule="auto"/>
    </w:pPr>
  </w:style>
  <w:style w:type="paragraph" w:styleId="FootnoteText">
    <w:name w:val="footnote text"/>
    <w:basedOn w:val="Normal"/>
    <w:link w:val="FootnoteTextChar"/>
    <w:uiPriority w:val="99"/>
    <w:semiHidden/>
    <w:unhideWhenUsed/>
    <w:rsid w:val="00095A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5A31"/>
    <w:rPr>
      <w:sz w:val="20"/>
      <w:szCs w:val="20"/>
    </w:rPr>
  </w:style>
  <w:style w:type="character" w:styleId="FootnoteReference">
    <w:name w:val="footnote reference"/>
    <w:basedOn w:val="DefaultParagraphFont"/>
    <w:uiPriority w:val="99"/>
    <w:semiHidden/>
    <w:unhideWhenUsed/>
    <w:rsid w:val="00095A31"/>
    <w:rPr>
      <w:vertAlign w:val="superscript"/>
    </w:rPr>
  </w:style>
  <w:style w:type="character" w:styleId="Hyperlink">
    <w:name w:val="Hyperlink"/>
    <w:basedOn w:val="DefaultParagraphFont"/>
    <w:uiPriority w:val="99"/>
    <w:unhideWhenUsed/>
    <w:rsid w:val="00056C5C"/>
    <w:rPr>
      <w:color w:val="0563C1" w:themeColor="hyperlink"/>
      <w:u w:val="single"/>
    </w:rPr>
  </w:style>
  <w:style w:type="character" w:customStyle="1" w:styleId="UnresolvedMention1">
    <w:name w:val="Unresolved Mention1"/>
    <w:basedOn w:val="DefaultParagraphFont"/>
    <w:uiPriority w:val="99"/>
    <w:semiHidden/>
    <w:unhideWhenUsed/>
    <w:rsid w:val="00056C5C"/>
    <w:rPr>
      <w:color w:val="605E5C"/>
      <w:shd w:val="clear" w:color="auto" w:fill="E1DFDD"/>
    </w:rPr>
  </w:style>
  <w:style w:type="character" w:styleId="PageNumber">
    <w:name w:val="page number"/>
    <w:basedOn w:val="DefaultParagraphFont"/>
    <w:uiPriority w:val="99"/>
    <w:semiHidden/>
    <w:unhideWhenUsed/>
    <w:rsid w:val="00062471"/>
  </w:style>
  <w:style w:type="character" w:styleId="CommentReference">
    <w:name w:val="annotation reference"/>
    <w:basedOn w:val="DefaultParagraphFont"/>
    <w:uiPriority w:val="99"/>
    <w:semiHidden/>
    <w:unhideWhenUsed/>
    <w:rsid w:val="00752B71"/>
    <w:rPr>
      <w:sz w:val="16"/>
      <w:szCs w:val="16"/>
    </w:rPr>
  </w:style>
  <w:style w:type="paragraph" w:styleId="CommentText">
    <w:name w:val="annotation text"/>
    <w:basedOn w:val="Normal"/>
    <w:link w:val="CommentTextChar"/>
    <w:uiPriority w:val="99"/>
    <w:semiHidden/>
    <w:unhideWhenUsed/>
    <w:rsid w:val="00752B71"/>
    <w:pPr>
      <w:spacing w:line="240" w:lineRule="auto"/>
    </w:pPr>
    <w:rPr>
      <w:sz w:val="20"/>
      <w:szCs w:val="20"/>
    </w:rPr>
  </w:style>
  <w:style w:type="character" w:customStyle="1" w:styleId="CommentTextChar">
    <w:name w:val="Comment Text Char"/>
    <w:basedOn w:val="DefaultParagraphFont"/>
    <w:link w:val="CommentText"/>
    <w:uiPriority w:val="99"/>
    <w:semiHidden/>
    <w:rsid w:val="00752B71"/>
    <w:rPr>
      <w:sz w:val="20"/>
      <w:szCs w:val="20"/>
    </w:rPr>
  </w:style>
  <w:style w:type="paragraph" w:styleId="CommentSubject">
    <w:name w:val="annotation subject"/>
    <w:basedOn w:val="CommentText"/>
    <w:next w:val="CommentText"/>
    <w:link w:val="CommentSubjectChar"/>
    <w:uiPriority w:val="99"/>
    <w:semiHidden/>
    <w:unhideWhenUsed/>
    <w:rsid w:val="00752B71"/>
    <w:rPr>
      <w:b/>
      <w:bCs/>
    </w:rPr>
  </w:style>
  <w:style w:type="character" w:customStyle="1" w:styleId="CommentSubjectChar">
    <w:name w:val="Comment Subject Char"/>
    <w:basedOn w:val="CommentTextChar"/>
    <w:link w:val="CommentSubject"/>
    <w:uiPriority w:val="99"/>
    <w:semiHidden/>
    <w:rsid w:val="00752B71"/>
    <w:rPr>
      <w:b/>
      <w:bCs/>
      <w:sz w:val="20"/>
      <w:szCs w:val="20"/>
    </w:rPr>
  </w:style>
  <w:style w:type="paragraph" w:styleId="BalloonText">
    <w:name w:val="Balloon Text"/>
    <w:basedOn w:val="Normal"/>
    <w:link w:val="BalloonTextChar"/>
    <w:uiPriority w:val="99"/>
    <w:semiHidden/>
    <w:unhideWhenUsed/>
    <w:rsid w:val="007023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3A3"/>
    <w:rPr>
      <w:rFonts w:ascii="Segoe UI" w:hAnsi="Segoe UI" w:cs="Segoe UI"/>
      <w:sz w:val="18"/>
      <w:szCs w:val="18"/>
    </w:rPr>
  </w:style>
  <w:style w:type="paragraph" w:styleId="ListParagraph">
    <w:name w:val="List Paragraph"/>
    <w:basedOn w:val="Normal"/>
    <w:uiPriority w:val="34"/>
    <w:qFormat/>
    <w:rsid w:val="007023A3"/>
    <w:pPr>
      <w:ind w:left="720"/>
      <w:contextualSpacing/>
    </w:pPr>
  </w:style>
  <w:style w:type="character" w:styleId="PlaceholderText">
    <w:name w:val="Placeholder Text"/>
    <w:basedOn w:val="DefaultParagraphFont"/>
    <w:uiPriority w:val="99"/>
    <w:semiHidden/>
    <w:rsid w:val="00CB1B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10606">
      <w:bodyDiv w:val="1"/>
      <w:marLeft w:val="0"/>
      <w:marRight w:val="0"/>
      <w:marTop w:val="0"/>
      <w:marBottom w:val="0"/>
      <w:divBdr>
        <w:top w:val="none" w:sz="0" w:space="0" w:color="auto"/>
        <w:left w:val="none" w:sz="0" w:space="0" w:color="auto"/>
        <w:bottom w:val="none" w:sz="0" w:space="0" w:color="auto"/>
        <w:right w:val="none" w:sz="0" w:space="0" w:color="auto"/>
      </w:divBdr>
    </w:div>
    <w:div w:id="39287282">
      <w:bodyDiv w:val="1"/>
      <w:marLeft w:val="0"/>
      <w:marRight w:val="0"/>
      <w:marTop w:val="0"/>
      <w:marBottom w:val="0"/>
      <w:divBdr>
        <w:top w:val="none" w:sz="0" w:space="0" w:color="auto"/>
        <w:left w:val="none" w:sz="0" w:space="0" w:color="auto"/>
        <w:bottom w:val="none" w:sz="0" w:space="0" w:color="auto"/>
        <w:right w:val="none" w:sz="0" w:space="0" w:color="auto"/>
      </w:divBdr>
    </w:div>
    <w:div w:id="54207910">
      <w:bodyDiv w:val="1"/>
      <w:marLeft w:val="0"/>
      <w:marRight w:val="0"/>
      <w:marTop w:val="0"/>
      <w:marBottom w:val="0"/>
      <w:divBdr>
        <w:top w:val="none" w:sz="0" w:space="0" w:color="auto"/>
        <w:left w:val="none" w:sz="0" w:space="0" w:color="auto"/>
        <w:bottom w:val="none" w:sz="0" w:space="0" w:color="auto"/>
        <w:right w:val="none" w:sz="0" w:space="0" w:color="auto"/>
      </w:divBdr>
    </w:div>
    <w:div w:id="64450257">
      <w:bodyDiv w:val="1"/>
      <w:marLeft w:val="0"/>
      <w:marRight w:val="0"/>
      <w:marTop w:val="0"/>
      <w:marBottom w:val="0"/>
      <w:divBdr>
        <w:top w:val="none" w:sz="0" w:space="0" w:color="auto"/>
        <w:left w:val="none" w:sz="0" w:space="0" w:color="auto"/>
        <w:bottom w:val="none" w:sz="0" w:space="0" w:color="auto"/>
        <w:right w:val="none" w:sz="0" w:space="0" w:color="auto"/>
      </w:divBdr>
    </w:div>
    <w:div w:id="76875060">
      <w:bodyDiv w:val="1"/>
      <w:marLeft w:val="0"/>
      <w:marRight w:val="0"/>
      <w:marTop w:val="0"/>
      <w:marBottom w:val="0"/>
      <w:divBdr>
        <w:top w:val="none" w:sz="0" w:space="0" w:color="auto"/>
        <w:left w:val="none" w:sz="0" w:space="0" w:color="auto"/>
        <w:bottom w:val="none" w:sz="0" w:space="0" w:color="auto"/>
        <w:right w:val="none" w:sz="0" w:space="0" w:color="auto"/>
      </w:divBdr>
      <w:divsChild>
        <w:div w:id="205510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65924">
      <w:bodyDiv w:val="1"/>
      <w:marLeft w:val="0"/>
      <w:marRight w:val="0"/>
      <w:marTop w:val="0"/>
      <w:marBottom w:val="0"/>
      <w:divBdr>
        <w:top w:val="none" w:sz="0" w:space="0" w:color="auto"/>
        <w:left w:val="none" w:sz="0" w:space="0" w:color="auto"/>
        <w:bottom w:val="none" w:sz="0" w:space="0" w:color="auto"/>
        <w:right w:val="none" w:sz="0" w:space="0" w:color="auto"/>
      </w:divBdr>
    </w:div>
    <w:div w:id="99110750">
      <w:bodyDiv w:val="1"/>
      <w:marLeft w:val="0"/>
      <w:marRight w:val="0"/>
      <w:marTop w:val="0"/>
      <w:marBottom w:val="0"/>
      <w:divBdr>
        <w:top w:val="none" w:sz="0" w:space="0" w:color="auto"/>
        <w:left w:val="none" w:sz="0" w:space="0" w:color="auto"/>
        <w:bottom w:val="none" w:sz="0" w:space="0" w:color="auto"/>
        <w:right w:val="none" w:sz="0" w:space="0" w:color="auto"/>
      </w:divBdr>
    </w:div>
    <w:div w:id="105544203">
      <w:bodyDiv w:val="1"/>
      <w:marLeft w:val="0"/>
      <w:marRight w:val="0"/>
      <w:marTop w:val="0"/>
      <w:marBottom w:val="0"/>
      <w:divBdr>
        <w:top w:val="none" w:sz="0" w:space="0" w:color="auto"/>
        <w:left w:val="none" w:sz="0" w:space="0" w:color="auto"/>
        <w:bottom w:val="none" w:sz="0" w:space="0" w:color="auto"/>
        <w:right w:val="none" w:sz="0" w:space="0" w:color="auto"/>
      </w:divBdr>
    </w:div>
    <w:div w:id="113208144">
      <w:bodyDiv w:val="1"/>
      <w:marLeft w:val="0"/>
      <w:marRight w:val="0"/>
      <w:marTop w:val="0"/>
      <w:marBottom w:val="0"/>
      <w:divBdr>
        <w:top w:val="none" w:sz="0" w:space="0" w:color="auto"/>
        <w:left w:val="none" w:sz="0" w:space="0" w:color="auto"/>
        <w:bottom w:val="none" w:sz="0" w:space="0" w:color="auto"/>
        <w:right w:val="none" w:sz="0" w:space="0" w:color="auto"/>
      </w:divBdr>
    </w:div>
    <w:div w:id="113255556">
      <w:bodyDiv w:val="1"/>
      <w:marLeft w:val="0"/>
      <w:marRight w:val="0"/>
      <w:marTop w:val="0"/>
      <w:marBottom w:val="0"/>
      <w:divBdr>
        <w:top w:val="none" w:sz="0" w:space="0" w:color="auto"/>
        <w:left w:val="none" w:sz="0" w:space="0" w:color="auto"/>
        <w:bottom w:val="none" w:sz="0" w:space="0" w:color="auto"/>
        <w:right w:val="none" w:sz="0" w:space="0" w:color="auto"/>
      </w:divBdr>
    </w:div>
    <w:div w:id="128667952">
      <w:bodyDiv w:val="1"/>
      <w:marLeft w:val="0"/>
      <w:marRight w:val="0"/>
      <w:marTop w:val="0"/>
      <w:marBottom w:val="0"/>
      <w:divBdr>
        <w:top w:val="none" w:sz="0" w:space="0" w:color="auto"/>
        <w:left w:val="none" w:sz="0" w:space="0" w:color="auto"/>
        <w:bottom w:val="none" w:sz="0" w:space="0" w:color="auto"/>
        <w:right w:val="none" w:sz="0" w:space="0" w:color="auto"/>
      </w:divBdr>
      <w:divsChild>
        <w:div w:id="95166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27200">
      <w:bodyDiv w:val="1"/>
      <w:marLeft w:val="0"/>
      <w:marRight w:val="0"/>
      <w:marTop w:val="0"/>
      <w:marBottom w:val="0"/>
      <w:divBdr>
        <w:top w:val="none" w:sz="0" w:space="0" w:color="auto"/>
        <w:left w:val="none" w:sz="0" w:space="0" w:color="auto"/>
        <w:bottom w:val="none" w:sz="0" w:space="0" w:color="auto"/>
        <w:right w:val="none" w:sz="0" w:space="0" w:color="auto"/>
      </w:divBdr>
    </w:div>
    <w:div w:id="177619748">
      <w:bodyDiv w:val="1"/>
      <w:marLeft w:val="0"/>
      <w:marRight w:val="0"/>
      <w:marTop w:val="0"/>
      <w:marBottom w:val="0"/>
      <w:divBdr>
        <w:top w:val="none" w:sz="0" w:space="0" w:color="auto"/>
        <w:left w:val="none" w:sz="0" w:space="0" w:color="auto"/>
        <w:bottom w:val="none" w:sz="0" w:space="0" w:color="auto"/>
        <w:right w:val="none" w:sz="0" w:space="0" w:color="auto"/>
      </w:divBdr>
    </w:div>
    <w:div w:id="178010174">
      <w:bodyDiv w:val="1"/>
      <w:marLeft w:val="0"/>
      <w:marRight w:val="0"/>
      <w:marTop w:val="0"/>
      <w:marBottom w:val="0"/>
      <w:divBdr>
        <w:top w:val="none" w:sz="0" w:space="0" w:color="auto"/>
        <w:left w:val="none" w:sz="0" w:space="0" w:color="auto"/>
        <w:bottom w:val="none" w:sz="0" w:space="0" w:color="auto"/>
        <w:right w:val="none" w:sz="0" w:space="0" w:color="auto"/>
      </w:divBdr>
    </w:div>
    <w:div w:id="178354206">
      <w:bodyDiv w:val="1"/>
      <w:marLeft w:val="0"/>
      <w:marRight w:val="0"/>
      <w:marTop w:val="0"/>
      <w:marBottom w:val="0"/>
      <w:divBdr>
        <w:top w:val="none" w:sz="0" w:space="0" w:color="auto"/>
        <w:left w:val="none" w:sz="0" w:space="0" w:color="auto"/>
        <w:bottom w:val="none" w:sz="0" w:space="0" w:color="auto"/>
        <w:right w:val="none" w:sz="0" w:space="0" w:color="auto"/>
      </w:divBdr>
    </w:div>
    <w:div w:id="194003641">
      <w:bodyDiv w:val="1"/>
      <w:marLeft w:val="0"/>
      <w:marRight w:val="0"/>
      <w:marTop w:val="0"/>
      <w:marBottom w:val="0"/>
      <w:divBdr>
        <w:top w:val="none" w:sz="0" w:space="0" w:color="auto"/>
        <w:left w:val="none" w:sz="0" w:space="0" w:color="auto"/>
        <w:bottom w:val="none" w:sz="0" w:space="0" w:color="auto"/>
        <w:right w:val="none" w:sz="0" w:space="0" w:color="auto"/>
      </w:divBdr>
      <w:divsChild>
        <w:div w:id="92033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01562">
      <w:bodyDiv w:val="1"/>
      <w:marLeft w:val="0"/>
      <w:marRight w:val="0"/>
      <w:marTop w:val="0"/>
      <w:marBottom w:val="0"/>
      <w:divBdr>
        <w:top w:val="none" w:sz="0" w:space="0" w:color="auto"/>
        <w:left w:val="none" w:sz="0" w:space="0" w:color="auto"/>
        <w:bottom w:val="none" w:sz="0" w:space="0" w:color="auto"/>
        <w:right w:val="none" w:sz="0" w:space="0" w:color="auto"/>
      </w:divBdr>
      <w:divsChild>
        <w:div w:id="125346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474082">
      <w:bodyDiv w:val="1"/>
      <w:marLeft w:val="0"/>
      <w:marRight w:val="0"/>
      <w:marTop w:val="0"/>
      <w:marBottom w:val="0"/>
      <w:divBdr>
        <w:top w:val="none" w:sz="0" w:space="0" w:color="auto"/>
        <w:left w:val="none" w:sz="0" w:space="0" w:color="auto"/>
        <w:bottom w:val="none" w:sz="0" w:space="0" w:color="auto"/>
        <w:right w:val="none" w:sz="0" w:space="0" w:color="auto"/>
      </w:divBdr>
    </w:div>
    <w:div w:id="248926923">
      <w:bodyDiv w:val="1"/>
      <w:marLeft w:val="0"/>
      <w:marRight w:val="0"/>
      <w:marTop w:val="0"/>
      <w:marBottom w:val="0"/>
      <w:divBdr>
        <w:top w:val="none" w:sz="0" w:space="0" w:color="auto"/>
        <w:left w:val="none" w:sz="0" w:space="0" w:color="auto"/>
        <w:bottom w:val="none" w:sz="0" w:space="0" w:color="auto"/>
        <w:right w:val="none" w:sz="0" w:space="0" w:color="auto"/>
      </w:divBdr>
    </w:div>
    <w:div w:id="267853477">
      <w:bodyDiv w:val="1"/>
      <w:marLeft w:val="0"/>
      <w:marRight w:val="0"/>
      <w:marTop w:val="0"/>
      <w:marBottom w:val="0"/>
      <w:divBdr>
        <w:top w:val="none" w:sz="0" w:space="0" w:color="auto"/>
        <w:left w:val="none" w:sz="0" w:space="0" w:color="auto"/>
        <w:bottom w:val="none" w:sz="0" w:space="0" w:color="auto"/>
        <w:right w:val="none" w:sz="0" w:space="0" w:color="auto"/>
      </w:divBdr>
    </w:div>
    <w:div w:id="283511840">
      <w:bodyDiv w:val="1"/>
      <w:marLeft w:val="0"/>
      <w:marRight w:val="0"/>
      <w:marTop w:val="0"/>
      <w:marBottom w:val="0"/>
      <w:divBdr>
        <w:top w:val="none" w:sz="0" w:space="0" w:color="auto"/>
        <w:left w:val="none" w:sz="0" w:space="0" w:color="auto"/>
        <w:bottom w:val="none" w:sz="0" w:space="0" w:color="auto"/>
        <w:right w:val="none" w:sz="0" w:space="0" w:color="auto"/>
      </w:divBdr>
    </w:div>
    <w:div w:id="290673966">
      <w:bodyDiv w:val="1"/>
      <w:marLeft w:val="0"/>
      <w:marRight w:val="0"/>
      <w:marTop w:val="0"/>
      <w:marBottom w:val="0"/>
      <w:divBdr>
        <w:top w:val="none" w:sz="0" w:space="0" w:color="auto"/>
        <w:left w:val="none" w:sz="0" w:space="0" w:color="auto"/>
        <w:bottom w:val="none" w:sz="0" w:space="0" w:color="auto"/>
        <w:right w:val="none" w:sz="0" w:space="0" w:color="auto"/>
      </w:divBdr>
    </w:div>
    <w:div w:id="296188006">
      <w:bodyDiv w:val="1"/>
      <w:marLeft w:val="0"/>
      <w:marRight w:val="0"/>
      <w:marTop w:val="0"/>
      <w:marBottom w:val="0"/>
      <w:divBdr>
        <w:top w:val="none" w:sz="0" w:space="0" w:color="auto"/>
        <w:left w:val="none" w:sz="0" w:space="0" w:color="auto"/>
        <w:bottom w:val="none" w:sz="0" w:space="0" w:color="auto"/>
        <w:right w:val="none" w:sz="0" w:space="0" w:color="auto"/>
      </w:divBdr>
    </w:div>
    <w:div w:id="320355143">
      <w:bodyDiv w:val="1"/>
      <w:marLeft w:val="0"/>
      <w:marRight w:val="0"/>
      <w:marTop w:val="0"/>
      <w:marBottom w:val="0"/>
      <w:divBdr>
        <w:top w:val="none" w:sz="0" w:space="0" w:color="auto"/>
        <w:left w:val="none" w:sz="0" w:space="0" w:color="auto"/>
        <w:bottom w:val="none" w:sz="0" w:space="0" w:color="auto"/>
        <w:right w:val="none" w:sz="0" w:space="0" w:color="auto"/>
      </w:divBdr>
    </w:div>
    <w:div w:id="323751576">
      <w:bodyDiv w:val="1"/>
      <w:marLeft w:val="0"/>
      <w:marRight w:val="0"/>
      <w:marTop w:val="0"/>
      <w:marBottom w:val="0"/>
      <w:divBdr>
        <w:top w:val="none" w:sz="0" w:space="0" w:color="auto"/>
        <w:left w:val="none" w:sz="0" w:space="0" w:color="auto"/>
        <w:bottom w:val="none" w:sz="0" w:space="0" w:color="auto"/>
        <w:right w:val="none" w:sz="0" w:space="0" w:color="auto"/>
      </w:divBdr>
    </w:div>
    <w:div w:id="360012153">
      <w:bodyDiv w:val="1"/>
      <w:marLeft w:val="0"/>
      <w:marRight w:val="0"/>
      <w:marTop w:val="0"/>
      <w:marBottom w:val="0"/>
      <w:divBdr>
        <w:top w:val="none" w:sz="0" w:space="0" w:color="auto"/>
        <w:left w:val="none" w:sz="0" w:space="0" w:color="auto"/>
        <w:bottom w:val="none" w:sz="0" w:space="0" w:color="auto"/>
        <w:right w:val="none" w:sz="0" w:space="0" w:color="auto"/>
      </w:divBdr>
    </w:div>
    <w:div w:id="372925407">
      <w:bodyDiv w:val="1"/>
      <w:marLeft w:val="0"/>
      <w:marRight w:val="0"/>
      <w:marTop w:val="0"/>
      <w:marBottom w:val="0"/>
      <w:divBdr>
        <w:top w:val="none" w:sz="0" w:space="0" w:color="auto"/>
        <w:left w:val="none" w:sz="0" w:space="0" w:color="auto"/>
        <w:bottom w:val="none" w:sz="0" w:space="0" w:color="auto"/>
        <w:right w:val="none" w:sz="0" w:space="0" w:color="auto"/>
      </w:divBdr>
    </w:div>
    <w:div w:id="413092784">
      <w:bodyDiv w:val="1"/>
      <w:marLeft w:val="0"/>
      <w:marRight w:val="0"/>
      <w:marTop w:val="0"/>
      <w:marBottom w:val="0"/>
      <w:divBdr>
        <w:top w:val="none" w:sz="0" w:space="0" w:color="auto"/>
        <w:left w:val="none" w:sz="0" w:space="0" w:color="auto"/>
        <w:bottom w:val="none" w:sz="0" w:space="0" w:color="auto"/>
        <w:right w:val="none" w:sz="0" w:space="0" w:color="auto"/>
      </w:divBdr>
    </w:div>
    <w:div w:id="477574845">
      <w:bodyDiv w:val="1"/>
      <w:marLeft w:val="0"/>
      <w:marRight w:val="0"/>
      <w:marTop w:val="0"/>
      <w:marBottom w:val="0"/>
      <w:divBdr>
        <w:top w:val="none" w:sz="0" w:space="0" w:color="auto"/>
        <w:left w:val="none" w:sz="0" w:space="0" w:color="auto"/>
        <w:bottom w:val="none" w:sz="0" w:space="0" w:color="auto"/>
        <w:right w:val="none" w:sz="0" w:space="0" w:color="auto"/>
      </w:divBdr>
    </w:div>
    <w:div w:id="499388254">
      <w:bodyDiv w:val="1"/>
      <w:marLeft w:val="0"/>
      <w:marRight w:val="0"/>
      <w:marTop w:val="0"/>
      <w:marBottom w:val="0"/>
      <w:divBdr>
        <w:top w:val="none" w:sz="0" w:space="0" w:color="auto"/>
        <w:left w:val="none" w:sz="0" w:space="0" w:color="auto"/>
        <w:bottom w:val="none" w:sz="0" w:space="0" w:color="auto"/>
        <w:right w:val="none" w:sz="0" w:space="0" w:color="auto"/>
      </w:divBdr>
    </w:div>
    <w:div w:id="538247397">
      <w:bodyDiv w:val="1"/>
      <w:marLeft w:val="0"/>
      <w:marRight w:val="0"/>
      <w:marTop w:val="0"/>
      <w:marBottom w:val="0"/>
      <w:divBdr>
        <w:top w:val="none" w:sz="0" w:space="0" w:color="auto"/>
        <w:left w:val="none" w:sz="0" w:space="0" w:color="auto"/>
        <w:bottom w:val="none" w:sz="0" w:space="0" w:color="auto"/>
        <w:right w:val="none" w:sz="0" w:space="0" w:color="auto"/>
      </w:divBdr>
    </w:div>
    <w:div w:id="606231100">
      <w:bodyDiv w:val="1"/>
      <w:marLeft w:val="0"/>
      <w:marRight w:val="0"/>
      <w:marTop w:val="0"/>
      <w:marBottom w:val="0"/>
      <w:divBdr>
        <w:top w:val="none" w:sz="0" w:space="0" w:color="auto"/>
        <w:left w:val="none" w:sz="0" w:space="0" w:color="auto"/>
        <w:bottom w:val="none" w:sz="0" w:space="0" w:color="auto"/>
        <w:right w:val="none" w:sz="0" w:space="0" w:color="auto"/>
      </w:divBdr>
    </w:div>
    <w:div w:id="616763770">
      <w:bodyDiv w:val="1"/>
      <w:marLeft w:val="0"/>
      <w:marRight w:val="0"/>
      <w:marTop w:val="0"/>
      <w:marBottom w:val="0"/>
      <w:divBdr>
        <w:top w:val="none" w:sz="0" w:space="0" w:color="auto"/>
        <w:left w:val="none" w:sz="0" w:space="0" w:color="auto"/>
        <w:bottom w:val="none" w:sz="0" w:space="0" w:color="auto"/>
        <w:right w:val="none" w:sz="0" w:space="0" w:color="auto"/>
      </w:divBdr>
    </w:div>
    <w:div w:id="621422329">
      <w:bodyDiv w:val="1"/>
      <w:marLeft w:val="0"/>
      <w:marRight w:val="0"/>
      <w:marTop w:val="0"/>
      <w:marBottom w:val="0"/>
      <w:divBdr>
        <w:top w:val="none" w:sz="0" w:space="0" w:color="auto"/>
        <w:left w:val="none" w:sz="0" w:space="0" w:color="auto"/>
        <w:bottom w:val="none" w:sz="0" w:space="0" w:color="auto"/>
        <w:right w:val="none" w:sz="0" w:space="0" w:color="auto"/>
      </w:divBdr>
      <w:divsChild>
        <w:div w:id="31306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073154">
      <w:bodyDiv w:val="1"/>
      <w:marLeft w:val="0"/>
      <w:marRight w:val="0"/>
      <w:marTop w:val="0"/>
      <w:marBottom w:val="0"/>
      <w:divBdr>
        <w:top w:val="none" w:sz="0" w:space="0" w:color="auto"/>
        <w:left w:val="none" w:sz="0" w:space="0" w:color="auto"/>
        <w:bottom w:val="none" w:sz="0" w:space="0" w:color="auto"/>
        <w:right w:val="none" w:sz="0" w:space="0" w:color="auto"/>
      </w:divBdr>
    </w:div>
    <w:div w:id="638656135">
      <w:bodyDiv w:val="1"/>
      <w:marLeft w:val="0"/>
      <w:marRight w:val="0"/>
      <w:marTop w:val="0"/>
      <w:marBottom w:val="0"/>
      <w:divBdr>
        <w:top w:val="none" w:sz="0" w:space="0" w:color="auto"/>
        <w:left w:val="none" w:sz="0" w:space="0" w:color="auto"/>
        <w:bottom w:val="none" w:sz="0" w:space="0" w:color="auto"/>
        <w:right w:val="none" w:sz="0" w:space="0" w:color="auto"/>
      </w:divBdr>
    </w:div>
    <w:div w:id="666396730">
      <w:bodyDiv w:val="1"/>
      <w:marLeft w:val="0"/>
      <w:marRight w:val="0"/>
      <w:marTop w:val="0"/>
      <w:marBottom w:val="0"/>
      <w:divBdr>
        <w:top w:val="none" w:sz="0" w:space="0" w:color="auto"/>
        <w:left w:val="none" w:sz="0" w:space="0" w:color="auto"/>
        <w:bottom w:val="none" w:sz="0" w:space="0" w:color="auto"/>
        <w:right w:val="none" w:sz="0" w:space="0" w:color="auto"/>
      </w:divBdr>
    </w:div>
    <w:div w:id="708839578">
      <w:bodyDiv w:val="1"/>
      <w:marLeft w:val="0"/>
      <w:marRight w:val="0"/>
      <w:marTop w:val="0"/>
      <w:marBottom w:val="0"/>
      <w:divBdr>
        <w:top w:val="none" w:sz="0" w:space="0" w:color="auto"/>
        <w:left w:val="none" w:sz="0" w:space="0" w:color="auto"/>
        <w:bottom w:val="none" w:sz="0" w:space="0" w:color="auto"/>
        <w:right w:val="none" w:sz="0" w:space="0" w:color="auto"/>
      </w:divBdr>
    </w:div>
    <w:div w:id="716049902">
      <w:bodyDiv w:val="1"/>
      <w:marLeft w:val="0"/>
      <w:marRight w:val="0"/>
      <w:marTop w:val="0"/>
      <w:marBottom w:val="0"/>
      <w:divBdr>
        <w:top w:val="none" w:sz="0" w:space="0" w:color="auto"/>
        <w:left w:val="none" w:sz="0" w:space="0" w:color="auto"/>
        <w:bottom w:val="none" w:sz="0" w:space="0" w:color="auto"/>
        <w:right w:val="none" w:sz="0" w:space="0" w:color="auto"/>
      </w:divBdr>
    </w:div>
    <w:div w:id="716665119">
      <w:bodyDiv w:val="1"/>
      <w:marLeft w:val="0"/>
      <w:marRight w:val="0"/>
      <w:marTop w:val="0"/>
      <w:marBottom w:val="0"/>
      <w:divBdr>
        <w:top w:val="none" w:sz="0" w:space="0" w:color="auto"/>
        <w:left w:val="none" w:sz="0" w:space="0" w:color="auto"/>
        <w:bottom w:val="none" w:sz="0" w:space="0" w:color="auto"/>
        <w:right w:val="none" w:sz="0" w:space="0" w:color="auto"/>
      </w:divBdr>
    </w:div>
    <w:div w:id="726296024">
      <w:bodyDiv w:val="1"/>
      <w:marLeft w:val="0"/>
      <w:marRight w:val="0"/>
      <w:marTop w:val="0"/>
      <w:marBottom w:val="0"/>
      <w:divBdr>
        <w:top w:val="none" w:sz="0" w:space="0" w:color="auto"/>
        <w:left w:val="none" w:sz="0" w:space="0" w:color="auto"/>
        <w:bottom w:val="none" w:sz="0" w:space="0" w:color="auto"/>
        <w:right w:val="none" w:sz="0" w:space="0" w:color="auto"/>
      </w:divBdr>
      <w:divsChild>
        <w:div w:id="1598563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562728">
      <w:bodyDiv w:val="1"/>
      <w:marLeft w:val="0"/>
      <w:marRight w:val="0"/>
      <w:marTop w:val="0"/>
      <w:marBottom w:val="0"/>
      <w:divBdr>
        <w:top w:val="none" w:sz="0" w:space="0" w:color="auto"/>
        <w:left w:val="none" w:sz="0" w:space="0" w:color="auto"/>
        <w:bottom w:val="none" w:sz="0" w:space="0" w:color="auto"/>
        <w:right w:val="none" w:sz="0" w:space="0" w:color="auto"/>
      </w:divBdr>
    </w:div>
    <w:div w:id="764500691">
      <w:bodyDiv w:val="1"/>
      <w:marLeft w:val="0"/>
      <w:marRight w:val="0"/>
      <w:marTop w:val="0"/>
      <w:marBottom w:val="0"/>
      <w:divBdr>
        <w:top w:val="none" w:sz="0" w:space="0" w:color="auto"/>
        <w:left w:val="none" w:sz="0" w:space="0" w:color="auto"/>
        <w:bottom w:val="none" w:sz="0" w:space="0" w:color="auto"/>
        <w:right w:val="none" w:sz="0" w:space="0" w:color="auto"/>
      </w:divBdr>
    </w:div>
    <w:div w:id="772940395">
      <w:bodyDiv w:val="1"/>
      <w:marLeft w:val="0"/>
      <w:marRight w:val="0"/>
      <w:marTop w:val="0"/>
      <w:marBottom w:val="0"/>
      <w:divBdr>
        <w:top w:val="none" w:sz="0" w:space="0" w:color="auto"/>
        <w:left w:val="none" w:sz="0" w:space="0" w:color="auto"/>
        <w:bottom w:val="none" w:sz="0" w:space="0" w:color="auto"/>
        <w:right w:val="none" w:sz="0" w:space="0" w:color="auto"/>
      </w:divBdr>
    </w:div>
    <w:div w:id="817914724">
      <w:bodyDiv w:val="1"/>
      <w:marLeft w:val="0"/>
      <w:marRight w:val="0"/>
      <w:marTop w:val="0"/>
      <w:marBottom w:val="0"/>
      <w:divBdr>
        <w:top w:val="none" w:sz="0" w:space="0" w:color="auto"/>
        <w:left w:val="none" w:sz="0" w:space="0" w:color="auto"/>
        <w:bottom w:val="none" w:sz="0" w:space="0" w:color="auto"/>
        <w:right w:val="none" w:sz="0" w:space="0" w:color="auto"/>
      </w:divBdr>
      <w:divsChild>
        <w:div w:id="20285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047144">
      <w:bodyDiv w:val="1"/>
      <w:marLeft w:val="0"/>
      <w:marRight w:val="0"/>
      <w:marTop w:val="0"/>
      <w:marBottom w:val="0"/>
      <w:divBdr>
        <w:top w:val="none" w:sz="0" w:space="0" w:color="auto"/>
        <w:left w:val="none" w:sz="0" w:space="0" w:color="auto"/>
        <w:bottom w:val="none" w:sz="0" w:space="0" w:color="auto"/>
        <w:right w:val="none" w:sz="0" w:space="0" w:color="auto"/>
      </w:divBdr>
    </w:div>
    <w:div w:id="846136995">
      <w:bodyDiv w:val="1"/>
      <w:marLeft w:val="0"/>
      <w:marRight w:val="0"/>
      <w:marTop w:val="0"/>
      <w:marBottom w:val="0"/>
      <w:divBdr>
        <w:top w:val="none" w:sz="0" w:space="0" w:color="auto"/>
        <w:left w:val="none" w:sz="0" w:space="0" w:color="auto"/>
        <w:bottom w:val="none" w:sz="0" w:space="0" w:color="auto"/>
        <w:right w:val="none" w:sz="0" w:space="0" w:color="auto"/>
      </w:divBdr>
    </w:div>
    <w:div w:id="890069404">
      <w:bodyDiv w:val="1"/>
      <w:marLeft w:val="0"/>
      <w:marRight w:val="0"/>
      <w:marTop w:val="0"/>
      <w:marBottom w:val="0"/>
      <w:divBdr>
        <w:top w:val="none" w:sz="0" w:space="0" w:color="auto"/>
        <w:left w:val="none" w:sz="0" w:space="0" w:color="auto"/>
        <w:bottom w:val="none" w:sz="0" w:space="0" w:color="auto"/>
        <w:right w:val="none" w:sz="0" w:space="0" w:color="auto"/>
      </w:divBdr>
    </w:div>
    <w:div w:id="925727045">
      <w:bodyDiv w:val="1"/>
      <w:marLeft w:val="0"/>
      <w:marRight w:val="0"/>
      <w:marTop w:val="0"/>
      <w:marBottom w:val="0"/>
      <w:divBdr>
        <w:top w:val="none" w:sz="0" w:space="0" w:color="auto"/>
        <w:left w:val="none" w:sz="0" w:space="0" w:color="auto"/>
        <w:bottom w:val="none" w:sz="0" w:space="0" w:color="auto"/>
        <w:right w:val="none" w:sz="0" w:space="0" w:color="auto"/>
      </w:divBdr>
    </w:div>
    <w:div w:id="929779314">
      <w:bodyDiv w:val="1"/>
      <w:marLeft w:val="0"/>
      <w:marRight w:val="0"/>
      <w:marTop w:val="0"/>
      <w:marBottom w:val="0"/>
      <w:divBdr>
        <w:top w:val="none" w:sz="0" w:space="0" w:color="auto"/>
        <w:left w:val="none" w:sz="0" w:space="0" w:color="auto"/>
        <w:bottom w:val="none" w:sz="0" w:space="0" w:color="auto"/>
        <w:right w:val="none" w:sz="0" w:space="0" w:color="auto"/>
      </w:divBdr>
    </w:div>
    <w:div w:id="992103144">
      <w:bodyDiv w:val="1"/>
      <w:marLeft w:val="0"/>
      <w:marRight w:val="0"/>
      <w:marTop w:val="0"/>
      <w:marBottom w:val="0"/>
      <w:divBdr>
        <w:top w:val="none" w:sz="0" w:space="0" w:color="auto"/>
        <w:left w:val="none" w:sz="0" w:space="0" w:color="auto"/>
        <w:bottom w:val="none" w:sz="0" w:space="0" w:color="auto"/>
        <w:right w:val="none" w:sz="0" w:space="0" w:color="auto"/>
      </w:divBdr>
      <w:divsChild>
        <w:div w:id="125003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837120">
      <w:bodyDiv w:val="1"/>
      <w:marLeft w:val="0"/>
      <w:marRight w:val="0"/>
      <w:marTop w:val="0"/>
      <w:marBottom w:val="0"/>
      <w:divBdr>
        <w:top w:val="none" w:sz="0" w:space="0" w:color="auto"/>
        <w:left w:val="none" w:sz="0" w:space="0" w:color="auto"/>
        <w:bottom w:val="none" w:sz="0" w:space="0" w:color="auto"/>
        <w:right w:val="none" w:sz="0" w:space="0" w:color="auto"/>
      </w:divBdr>
    </w:div>
    <w:div w:id="1036079857">
      <w:bodyDiv w:val="1"/>
      <w:marLeft w:val="0"/>
      <w:marRight w:val="0"/>
      <w:marTop w:val="0"/>
      <w:marBottom w:val="0"/>
      <w:divBdr>
        <w:top w:val="none" w:sz="0" w:space="0" w:color="auto"/>
        <w:left w:val="none" w:sz="0" w:space="0" w:color="auto"/>
        <w:bottom w:val="none" w:sz="0" w:space="0" w:color="auto"/>
        <w:right w:val="none" w:sz="0" w:space="0" w:color="auto"/>
      </w:divBdr>
      <w:divsChild>
        <w:div w:id="1114714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465114">
      <w:bodyDiv w:val="1"/>
      <w:marLeft w:val="0"/>
      <w:marRight w:val="0"/>
      <w:marTop w:val="0"/>
      <w:marBottom w:val="0"/>
      <w:divBdr>
        <w:top w:val="none" w:sz="0" w:space="0" w:color="auto"/>
        <w:left w:val="none" w:sz="0" w:space="0" w:color="auto"/>
        <w:bottom w:val="none" w:sz="0" w:space="0" w:color="auto"/>
        <w:right w:val="none" w:sz="0" w:space="0" w:color="auto"/>
      </w:divBdr>
    </w:div>
    <w:div w:id="1049840840">
      <w:bodyDiv w:val="1"/>
      <w:marLeft w:val="0"/>
      <w:marRight w:val="0"/>
      <w:marTop w:val="0"/>
      <w:marBottom w:val="0"/>
      <w:divBdr>
        <w:top w:val="none" w:sz="0" w:space="0" w:color="auto"/>
        <w:left w:val="none" w:sz="0" w:space="0" w:color="auto"/>
        <w:bottom w:val="none" w:sz="0" w:space="0" w:color="auto"/>
        <w:right w:val="none" w:sz="0" w:space="0" w:color="auto"/>
      </w:divBdr>
    </w:div>
    <w:div w:id="1106735277">
      <w:bodyDiv w:val="1"/>
      <w:marLeft w:val="0"/>
      <w:marRight w:val="0"/>
      <w:marTop w:val="0"/>
      <w:marBottom w:val="0"/>
      <w:divBdr>
        <w:top w:val="none" w:sz="0" w:space="0" w:color="auto"/>
        <w:left w:val="none" w:sz="0" w:space="0" w:color="auto"/>
        <w:bottom w:val="none" w:sz="0" w:space="0" w:color="auto"/>
        <w:right w:val="none" w:sz="0" w:space="0" w:color="auto"/>
      </w:divBdr>
    </w:div>
    <w:div w:id="1108476351">
      <w:bodyDiv w:val="1"/>
      <w:marLeft w:val="0"/>
      <w:marRight w:val="0"/>
      <w:marTop w:val="0"/>
      <w:marBottom w:val="0"/>
      <w:divBdr>
        <w:top w:val="none" w:sz="0" w:space="0" w:color="auto"/>
        <w:left w:val="none" w:sz="0" w:space="0" w:color="auto"/>
        <w:bottom w:val="none" w:sz="0" w:space="0" w:color="auto"/>
        <w:right w:val="none" w:sz="0" w:space="0" w:color="auto"/>
      </w:divBdr>
      <w:divsChild>
        <w:div w:id="52047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817611">
      <w:bodyDiv w:val="1"/>
      <w:marLeft w:val="0"/>
      <w:marRight w:val="0"/>
      <w:marTop w:val="0"/>
      <w:marBottom w:val="0"/>
      <w:divBdr>
        <w:top w:val="none" w:sz="0" w:space="0" w:color="auto"/>
        <w:left w:val="none" w:sz="0" w:space="0" w:color="auto"/>
        <w:bottom w:val="none" w:sz="0" w:space="0" w:color="auto"/>
        <w:right w:val="none" w:sz="0" w:space="0" w:color="auto"/>
      </w:divBdr>
    </w:div>
    <w:div w:id="1145122952">
      <w:bodyDiv w:val="1"/>
      <w:marLeft w:val="0"/>
      <w:marRight w:val="0"/>
      <w:marTop w:val="0"/>
      <w:marBottom w:val="0"/>
      <w:divBdr>
        <w:top w:val="none" w:sz="0" w:space="0" w:color="auto"/>
        <w:left w:val="none" w:sz="0" w:space="0" w:color="auto"/>
        <w:bottom w:val="none" w:sz="0" w:space="0" w:color="auto"/>
        <w:right w:val="none" w:sz="0" w:space="0" w:color="auto"/>
      </w:divBdr>
    </w:div>
    <w:div w:id="1150443556">
      <w:bodyDiv w:val="1"/>
      <w:marLeft w:val="0"/>
      <w:marRight w:val="0"/>
      <w:marTop w:val="0"/>
      <w:marBottom w:val="0"/>
      <w:divBdr>
        <w:top w:val="none" w:sz="0" w:space="0" w:color="auto"/>
        <w:left w:val="none" w:sz="0" w:space="0" w:color="auto"/>
        <w:bottom w:val="none" w:sz="0" w:space="0" w:color="auto"/>
        <w:right w:val="none" w:sz="0" w:space="0" w:color="auto"/>
      </w:divBdr>
    </w:div>
    <w:div w:id="1158881216">
      <w:bodyDiv w:val="1"/>
      <w:marLeft w:val="0"/>
      <w:marRight w:val="0"/>
      <w:marTop w:val="0"/>
      <w:marBottom w:val="0"/>
      <w:divBdr>
        <w:top w:val="none" w:sz="0" w:space="0" w:color="auto"/>
        <w:left w:val="none" w:sz="0" w:space="0" w:color="auto"/>
        <w:bottom w:val="none" w:sz="0" w:space="0" w:color="auto"/>
        <w:right w:val="none" w:sz="0" w:space="0" w:color="auto"/>
      </w:divBdr>
    </w:div>
    <w:div w:id="1173029041">
      <w:bodyDiv w:val="1"/>
      <w:marLeft w:val="0"/>
      <w:marRight w:val="0"/>
      <w:marTop w:val="0"/>
      <w:marBottom w:val="0"/>
      <w:divBdr>
        <w:top w:val="none" w:sz="0" w:space="0" w:color="auto"/>
        <w:left w:val="none" w:sz="0" w:space="0" w:color="auto"/>
        <w:bottom w:val="none" w:sz="0" w:space="0" w:color="auto"/>
        <w:right w:val="none" w:sz="0" w:space="0" w:color="auto"/>
      </w:divBdr>
    </w:div>
    <w:div w:id="1181968648">
      <w:bodyDiv w:val="1"/>
      <w:marLeft w:val="0"/>
      <w:marRight w:val="0"/>
      <w:marTop w:val="0"/>
      <w:marBottom w:val="0"/>
      <w:divBdr>
        <w:top w:val="none" w:sz="0" w:space="0" w:color="auto"/>
        <w:left w:val="none" w:sz="0" w:space="0" w:color="auto"/>
        <w:bottom w:val="none" w:sz="0" w:space="0" w:color="auto"/>
        <w:right w:val="none" w:sz="0" w:space="0" w:color="auto"/>
      </w:divBdr>
    </w:div>
    <w:div w:id="1248613547">
      <w:bodyDiv w:val="1"/>
      <w:marLeft w:val="0"/>
      <w:marRight w:val="0"/>
      <w:marTop w:val="0"/>
      <w:marBottom w:val="0"/>
      <w:divBdr>
        <w:top w:val="none" w:sz="0" w:space="0" w:color="auto"/>
        <w:left w:val="none" w:sz="0" w:space="0" w:color="auto"/>
        <w:bottom w:val="none" w:sz="0" w:space="0" w:color="auto"/>
        <w:right w:val="none" w:sz="0" w:space="0" w:color="auto"/>
      </w:divBdr>
    </w:div>
    <w:div w:id="1253050923">
      <w:bodyDiv w:val="1"/>
      <w:marLeft w:val="0"/>
      <w:marRight w:val="0"/>
      <w:marTop w:val="0"/>
      <w:marBottom w:val="0"/>
      <w:divBdr>
        <w:top w:val="none" w:sz="0" w:space="0" w:color="auto"/>
        <w:left w:val="none" w:sz="0" w:space="0" w:color="auto"/>
        <w:bottom w:val="none" w:sz="0" w:space="0" w:color="auto"/>
        <w:right w:val="none" w:sz="0" w:space="0" w:color="auto"/>
      </w:divBdr>
    </w:div>
    <w:div w:id="1261184134">
      <w:bodyDiv w:val="1"/>
      <w:marLeft w:val="0"/>
      <w:marRight w:val="0"/>
      <w:marTop w:val="0"/>
      <w:marBottom w:val="0"/>
      <w:divBdr>
        <w:top w:val="none" w:sz="0" w:space="0" w:color="auto"/>
        <w:left w:val="none" w:sz="0" w:space="0" w:color="auto"/>
        <w:bottom w:val="none" w:sz="0" w:space="0" w:color="auto"/>
        <w:right w:val="none" w:sz="0" w:space="0" w:color="auto"/>
      </w:divBdr>
    </w:div>
    <w:div w:id="1262685666">
      <w:bodyDiv w:val="1"/>
      <w:marLeft w:val="0"/>
      <w:marRight w:val="0"/>
      <w:marTop w:val="0"/>
      <w:marBottom w:val="0"/>
      <w:divBdr>
        <w:top w:val="none" w:sz="0" w:space="0" w:color="auto"/>
        <w:left w:val="none" w:sz="0" w:space="0" w:color="auto"/>
        <w:bottom w:val="none" w:sz="0" w:space="0" w:color="auto"/>
        <w:right w:val="none" w:sz="0" w:space="0" w:color="auto"/>
      </w:divBdr>
    </w:div>
    <w:div w:id="1266957162">
      <w:bodyDiv w:val="1"/>
      <w:marLeft w:val="0"/>
      <w:marRight w:val="0"/>
      <w:marTop w:val="0"/>
      <w:marBottom w:val="0"/>
      <w:divBdr>
        <w:top w:val="none" w:sz="0" w:space="0" w:color="auto"/>
        <w:left w:val="none" w:sz="0" w:space="0" w:color="auto"/>
        <w:bottom w:val="none" w:sz="0" w:space="0" w:color="auto"/>
        <w:right w:val="none" w:sz="0" w:space="0" w:color="auto"/>
      </w:divBdr>
    </w:div>
    <w:div w:id="1275406293">
      <w:bodyDiv w:val="1"/>
      <w:marLeft w:val="0"/>
      <w:marRight w:val="0"/>
      <w:marTop w:val="0"/>
      <w:marBottom w:val="0"/>
      <w:divBdr>
        <w:top w:val="none" w:sz="0" w:space="0" w:color="auto"/>
        <w:left w:val="none" w:sz="0" w:space="0" w:color="auto"/>
        <w:bottom w:val="none" w:sz="0" w:space="0" w:color="auto"/>
        <w:right w:val="none" w:sz="0" w:space="0" w:color="auto"/>
      </w:divBdr>
    </w:div>
    <w:div w:id="1283877816">
      <w:bodyDiv w:val="1"/>
      <w:marLeft w:val="0"/>
      <w:marRight w:val="0"/>
      <w:marTop w:val="0"/>
      <w:marBottom w:val="0"/>
      <w:divBdr>
        <w:top w:val="none" w:sz="0" w:space="0" w:color="auto"/>
        <w:left w:val="none" w:sz="0" w:space="0" w:color="auto"/>
        <w:bottom w:val="none" w:sz="0" w:space="0" w:color="auto"/>
        <w:right w:val="none" w:sz="0" w:space="0" w:color="auto"/>
      </w:divBdr>
    </w:div>
    <w:div w:id="1391540438">
      <w:bodyDiv w:val="1"/>
      <w:marLeft w:val="0"/>
      <w:marRight w:val="0"/>
      <w:marTop w:val="0"/>
      <w:marBottom w:val="0"/>
      <w:divBdr>
        <w:top w:val="none" w:sz="0" w:space="0" w:color="auto"/>
        <w:left w:val="none" w:sz="0" w:space="0" w:color="auto"/>
        <w:bottom w:val="none" w:sz="0" w:space="0" w:color="auto"/>
        <w:right w:val="none" w:sz="0" w:space="0" w:color="auto"/>
      </w:divBdr>
    </w:div>
    <w:div w:id="1397824734">
      <w:bodyDiv w:val="1"/>
      <w:marLeft w:val="0"/>
      <w:marRight w:val="0"/>
      <w:marTop w:val="0"/>
      <w:marBottom w:val="0"/>
      <w:divBdr>
        <w:top w:val="none" w:sz="0" w:space="0" w:color="auto"/>
        <w:left w:val="none" w:sz="0" w:space="0" w:color="auto"/>
        <w:bottom w:val="none" w:sz="0" w:space="0" w:color="auto"/>
        <w:right w:val="none" w:sz="0" w:space="0" w:color="auto"/>
      </w:divBdr>
    </w:div>
    <w:div w:id="1402672871">
      <w:bodyDiv w:val="1"/>
      <w:marLeft w:val="0"/>
      <w:marRight w:val="0"/>
      <w:marTop w:val="0"/>
      <w:marBottom w:val="0"/>
      <w:divBdr>
        <w:top w:val="none" w:sz="0" w:space="0" w:color="auto"/>
        <w:left w:val="none" w:sz="0" w:space="0" w:color="auto"/>
        <w:bottom w:val="none" w:sz="0" w:space="0" w:color="auto"/>
        <w:right w:val="none" w:sz="0" w:space="0" w:color="auto"/>
      </w:divBdr>
    </w:div>
    <w:div w:id="1408187336">
      <w:bodyDiv w:val="1"/>
      <w:marLeft w:val="0"/>
      <w:marRight w:val="0"/>
      <w:marTop w:val="0"/>
      <w:marBottom w:val="0"/>
      <w:divBdr>
        <w:top w:val="none" w:sz="0" w:space="0" w:color="auto"/>
        <w:left w:val="none" w:sz="0" w:space="0" w:color="auto"/>
        <w:bottom w:val="none" w:sz="0" w:space="0" w:color="auto"/>
        <w:right w:val="none" w:sz="0" w:space="0" w:color="auto"/>
      </w:divBdr>
    </w:div>
    <w:div w:id="1444617470">
      <w:bodyDiv w:val="1"/>
      <w:marLeft w:val="0"/>
      <w:marRight w:val="0"/>
      <w:marTop w:val="0"/>
      <w:marBottom w:val="0"/>
      <w:divBdr>
        <w:top w:val="none" w:sz="0" w:space="0" w:color="auto"/>
        <w:left w:val="none" w:sz="0" w:space="0" w:color="auto"/>
        <w:bottom w:val="none" w:sz="0" w:space="0" w:color="auto"/>
        <w:right w:val="none" w:sz="0" w:space="0" w:color="auto"/>
      </w:divBdr>
    </w:div>
    <w:div w:id="1478572918">
      <w:bodyDiv w:val="1"/>
      <w:marLeft w:val="0"/>
      <w:marRight w:val="0"/>
      <w:marTop w:val="0"/>
      <w:marBottom w:val="0"/>
      <w:divBdr>
        <w:top w:val="none" w:sz="0" w:space="0" w:color="auto"/>
        <w:left w:val="none" w:sz="0" w:space="0" w:color="auto"/>
        <w:bottom w:val="none" w:sz="0" w:space="0" w:color="auto"/>
        <w:right w:val="none" w:sz="0" w:space="0" w:color="auto"/>
      </w:divBdr>
    </w:div>
    <w:div w:id="1489706658">
      <w:bodyDiv w:val="1"/>
      <w:marLeft w:val="0"/>
      <w:marRight w:val="0"/>
      <w:marTop w:val="0"/>
      <w:marBottom w:val="0"/>
      <w:divBdr>
        <w:top w:val="none" w:sz="0" w:space="0" w:color="auto"/>
        <w:left w:val="none" w:sz="0" w:space="0" w:color="auto"/>
        <w:bottom w:val="none" w:sz="0" w:space="0" w:color="auto"/>
        <w:right w:val="none" w:sz="0" w:space="0" w:color="auto"/>
      </w:divBdr>
    </w:div>
    <w:div w:id="1497577449">
      <w:bodyDiv w:val="1"/>
      <w:marLeft w:val="0"/>
      <w:marRight w:val="0"/>
      <w:marTop w:val="0"/>
      <w:marBottom w:val="0"/>
      <w:divBdr>
        <w:top w:val="none" w:sz="0" w:space="0" w:color="auto"/>
        <w:left w:val="none" w:sz="0" w:space="0" w:color="auto"/>
        <w:bottom w:val="none" w:sz="0" w:space="0" w:color="auto"/>
        <w:right w:val="none" w:sz="0" w:space="0" w:color="auto"/>
      </w:divBdr>
    </w:div>
    <w:div w:id="1518303456">
      <w:bodyDiv w:val="1"/>
      <w:marLeft w:val="0"/>
      <w:marRight w:val="0"/>
      <w:marTop w:val="0"/>
      <w:marBottom w:val="0"/>
      <w:divBdr>
        <w:top w:val="none" w:sz="0" w:space="0" w:color="auto"/>
        <w:left w:val="none" w:sz="0" w:space="0" w:color="auto"/>
        <w:bottom w:val="none" w:sz="0" w:space="0" w:color="auto"/>
        <w:right w:val="none" w:sz="0" w:space="0" w:color="auto"/>
      </w:divBdr>
    </w:div>
    <w:div w:id="1522360068">
      <w:bodyDiv w:val="1"/>
      <w:marLeft w:val="0"/>
      <w:marRight w:val="0"/>
      <w:marTop w:val="0"/>
      <w:marBottom w:val="0"/>
      <w:divBdr>
        <w:top w:val="none" w:sz="0" w:space="0" w:color="auto"/>
        <w:left w:val="none" w:sz="0" w:space="0" w:color="auto"/>
        <w:bottom w:val="none" w:sz="0" w:space="0" w:color="auto"/>
        <w:right w:val="none" w:sz="0" w:space="0" w:color="auto"/>
      </w:divBdr>
    </w:div>
    <w:div w:id="1523780342">
      <w:bodyDiv w:val="1"/>
      <w:marLeft w:val="0"/>
      <w:marRight w:val="0"/>
      <w:marTop w:val="0"/>
      <w:marBottom w:val="0"/>
      <w:divBdr>
        <w:top w:val="none" w:sz="0" w:space="0" w:color="auto"/>
        <w:left w:val="none" w:sz="0" w:space="0" w:color="auto"/>
        <w:bottom w:val="none" w:sz="0" w:space="0" w:color="auto"/>
        <w:right w:val="none" w:sz="0" w:space="0" w:color="auto"/>
      </w:divBdr>
    </w:div>
    <w:div w:id="1560434450">
      <w:bodyDiv w:val="1"/>
      <w:marLeft w:val="0"/>
      <w:marRight w:val="0"/>
      <w:marTop w:val="0"/>
      <w:marBottom w:val="0"/>
      <w:divBdr>
        <w:top w:val="none" w:sz="0" w:space="0" w:color="auto"/>
        <w:left w:val="none" w:sz="0" w:space="0" w:color="auto"/>
        <w:bottom w:val="none" w:sz="0" w:space="0" w:color="auto"/>
        <w:right w:val="none" w:sz="0" w:space="0" w:color="auto"/>
      </w:divBdr>
    </w:div>
    <w:div w:id="1574849925">
      <w:bodyDiv w:val="1"/>
      <w:marLeft w:val="0"/>
      <w:marRight w:val="0"/>
      <w:marTop w:val="0"/>
      <w:marBottom w:val="0"/>
      <w:divBdr>
        <w:top w:val="none" w:sz="0" w:space="0" w:color="auto"/>
        <w:left w:val="none" w:sz="0" w:space="0" w:color="auto"/>
        <w:bottom w:val="none" w:sz="0" w:space="0" w:color="auto"/>
        <w:right w:val="none" w:sz="0" w:space="0" w:color="auto"/>
      </w:divBdr>
    </w:div>
    <w:div w:id="1630895558">
      <w:bodyDiv w:val="1"/>
      <w:marLeft w:val="0"/>
      <w:marRight w:val="0"/>
      <w:marTop w:val="0"/>
      <w:marBottom w:val="0"/>
      <w:divBdr>
        <w:top w:val="none" w:sz="0" w:space="0" w:color="auto"/>
        <w:left w:val="none" w:sz="0" w:space="0" w:color="auto"/>
        <w:bottom w:val="none" w:sz="0" w:space="0" w:color="auto"/>
        <w:right w:val="none" w:sz="0" w:space="0" w:color="auto"/>
      </w:divBdr>
    </w:div>
    <w:div w:id="1688553562">
      <w:bodyDiv w:val="1"/>
      <w:marLeft w:val="0"/>
      <w:marRight w:val="0"/>
      <w:marTop w:val="0"/>
      <w:marBottom w:val="0"/>
      <w:divBdr>
        <w:top w:val="none" w:sz="0" w:space="0" w:color="auto"/>
        <w:left w:val="none" w:sz="0" w:space="0" w:color="auto"/>
        <w:bottom w:val="none" w:sz="0" w:space="0" w:color="auto"/>
        <w:right w:val="none" w:sz="0" w:space="0" w:color="auto"/>
      </w:divBdr>
    </w:div>
    <w:div w:id="1696077413">
      <w:bodyDiv w:val="1"/>
      <w:marLeft w:val="0"/>
      <w:marRight w:val="0"/>
      <w:marTop w:val="0"/>
      <w:marBottom w:val="0"/>
      <w:divBdr>
        <w:top w:val="none" w:sz="0" w:space="0" w:color="auto"/>
        <w:left w:val="none" w:sz="0" w:space="0" w:color="auto"/>
        <w:bottom w:val="none" w:sz="0" w:space="0" w:color="auto"/>
        <w:right w:val="none" w:sz="0" w:space="0" w:color="auto"/>
      </w:divBdr>
    </w:div>
    <w:div w:id="1711227186">
      <w:bodyDiv w:val="1"/>
      <w:marLeft w:val="0"/>
      <w:marRight w:val="0"/>
      <w:marTop w:val="0"/>
      <w:marBottom w:val="0"/>
      <w:divBdr>
        <w:top w:val="none" w:sz="0" w:space="0" w:color="auto"/>
        <w:left w:val="none" w:sz="0" w:space="0" w:color="auto"/>
        <w:bottom w:val="none" w:sz="0" w:space="0" w:color="auto"/>
        <w:right w:val="none" w:sz="0" w:space="0" w:color="auto"/>
      </w:divBdr>
    </w:div>
    <w:div w:id="1742170475">
      <w:bodyDiv w:val="1"/>
      <w:marLeft w:val="0"/>
      <w:marRight w:val="0"/>
      <w:marTop w:val="0"/>
      <w:marBottom w:val="0"/>
      <w:divBdr>
        <w:top w:val="none" w:sz="0" w:space="0" w:color="auto"/>
        <w:left w:val="none" w:sz="0" w:space="0" w:color="auto"/>
        <w:bottom w:val="none" w:sz="0" w:space="0" w:color="auto"/>
        <w:right w:val="none" w:sz="0" w:space="0" w:color="auto"/>
      </w:divBdr>
    </w:div>
    <w:div w:id="1750417306">
      <w:bodyDiv w:val="1"/>
      <w:marLeft w:val="0"/>
      <w:marRight w:val="0"/>
      <w:marTop w:val="0"/>
      <w:marBottom w:val="0"/>
      <w:divBdr>
        <w:top w:val="none" w:sz="0" w:space="0" w:color="auto"/>
        <w:left w:val="none" w:sz="0" w:space="0" w:color="auto"/>
        <w:bottom w:val="none" w:sz="0" w:space="0" w:color="auto"/>
        <w:right w:val="none" w:sz="0" w:space="0" w:color="auto"/>
      </w:divBdr>
    </w:div>
    <w:div w:id="1778984739">
      <w:bodyDiv w:val="1"/>
      <w:marLeft w:val="0"/>
      <w:marRight w:val="0"/>
      <w:marTop w:val="0"/>
      <w:marBottom w:val="0"/>
      <w:divBdr>
        <w:top w:val="none" w:sz="0" w:space="0" w:color="auto"/>
        <w:left w:val="none" w:sz="0" w:space="0" w:color="auto"/>
        <w:bottom w:val="none" w:sz="0" w:space="0" w:color="auto"/>
        <w:right w:val="none" w:sz="0" w:space="0" w:color="auto"/>
      </w:divBdr>
    </w:div>
    <w:div w:id="1784182743">
      <w:bodyDiv w:val="1"/>
      <w:marLeft w:val="0"/>
      <w:marRight w:val="0"/>
      <w:marTop w:val="0"/>
      <w:marBottom w:val="0"/>
      <w:divBdr>
        <w:top w:val="none" w:sz="0" w:space="0" w:color="auto"/>
        <w:left w:val="none" w:sz="0" w:space="0" w:color="auto"/>
        <w:bottom w:val="none" w:sz="0" w:space="0" w:color="auto"/>
        <w:right w:val="none" w:sz="0" w:space="0" w:color="auto"/>
      </w:divBdr>
      <w:divsChild>
        <w:div w:id="259291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459793">
      <w:bodyDiv w:val="1"/>
      <w:marLeft w:val="0"/>
      <w:marRight w:val="0"/>
      <w:marTop w:val="0"/>
      <w:marBottom w:val="0"/>
      <w:divBdr>
        <w:top w:val="none" w:sz="0" w:space="0" w:color="auto"/>
        <w:left w:val="none" w:sz="0" w:space="0" w:color="auto"/>
        <w:bottom w:val="none" w:sz="0" w:space="0" w:color="auto"/>
        <w:right w:val="none" w:sz="0" w:space="0" w:color="auto"/>
      </w:divBdr>
    </w:div>
    <w:div w:id="1855535838">
      <w:bodyDiv w:val="1"/>
      <w:marLeft w:val="0"/>
      <w:marRight w:val="0"/>
      <w:marTop w:val="0"/>
      <w:marBottom w:val="0"/>
      <w:divBdr>
        <w:top w:val="none" w:sz="0" w:space="0" w:color="auto"/>
        <w:left w:val="none" w:sz="0" w:space="0" w:color="auto"/>
        <w:bottom w:val="none" w:sz="0" w:space="0" w:color="auto"/>
        <w:right w:val="none" w:sz="0" w:space="0" w:color="auto"/>
      </w:divBdr>
    </w:div>
    <w:div w:id="1883056686">
      <w:bodyDiv w:val="1"/>
      <w:marLeft w:val="0"/>
      <w:marRight w:val="0"/>
      <w:marTop w:val="0"/>
      <w:marBottom w:val="0"/>
      <w:divBdr>
        <w:top w:val="none" w:sz="0" w:space="0" w:color="auto"/>
        <w:left w:val="none" w:sz="0" w:space="0" w:color="auto"/>
        <w:bottom w:val="none" w:sz="0" w:space="0" w:color="auto"/>
        <w:right w:val="none" w:sz="0" w:space="0" w:color="auto"/>
      </w:divBdr>
    </w:div>
    <w:div w:id="1900824397">
      <w:bodyDiv w:val="1"/>
      <w:marLeft w:val="0"/>
      <w:marRight w:val="0"/>
      <w:marTop w:val="0"/>
      <w:marBottom w:val="0"/>
      <w:divBdr>
        <w:top w:val="none" w:sz="0" w:space="0" w:color="auto"/>
        <w:left w:val="none" w:sz="0" w:space="0" w:color="auto"/>
        <w:bottom w:val="none" w:sz="0" w:space="0" w:color="auto"/>
        <w:right w:val="none" w:sz="0" w:space="0" w:color="auto"/>
      </w:divBdr>
    </w:div>
    <w:div w:id="1901359566">
      <w:bodyDiv w:val="1"/>
      <w:marLeft w:val="0"/>
      <w:marRight w:val="0"/>
      <w:marTop w:val="0"/>
      <w:marBottom w:val="0"/>
      <w:divBdr>
        <w:top w:val="none" w:sz="0" w:space="0" w:color="auto"/>
        <w:left w:val="none" w:sz="0" w:space="0" w:color="auto"/>
        <w:bottom w:val="none" w:sz="0" w:space="0" w:color="auto"/>
        <w:right w:val="none" w:sz="0" w:space="0" w:color="auto"/>
      </w:divBdr>
    </w:div>
    <w:div w:id="1913197833">
      <w:bodyDiv w:val="1"/>
      <w:marLeft w:val="0"/>
      <w:marRight w:val="0"/>
      <w:marTop w:val="0"/>
      <w:marBottom w:val="0"/>
      <w:divBdr>
        <w:top w:val="none" w:sz="0" w:space="0" w:color="auto"/>
        <w:left w:val="none" w:sz="0" w:space="0" w:color="auto"/>
        <w:bottom w:val="none" w:sz="0" w:space="0" w:color="auto"/>
        <w:right w:val="none" w:sz="0" w:space="0" w:color="auto"/>
      </w:divBdr>
    </w:div>
    <w:div w:id="1913664209">
      <w:bodyDiv w:val="1"/>
      <w:marLeft w:val="0"/>
      <w:marRight w:val="0"/>
      <w:marTop w:val="0"/>
      <w:marBottom w:val="0"/>
      <w:divBdr>
        <w:top w:val="none" w:sz="0" w:space="0" w:color="auto"/>
        <w:left w:val="none" w:sz="0" w:space="0" w:color="auto"/>
        <w:bottom w:val="none" w:sz="0" w:space="0" w:color="auto"/>
        <w:right w:val="none" w:sz="0" w:space="0" w:color="auto"/>
      </w:divBdr>
    </w:div>
    <w:div w:id="1925870753">
      <w:bodyDiv w:val="1"/>
      <w:marLeft w:val="0"/>
      <w:marRight w:val="0"/>
      <w:marTop w:val="0"/>
      <w:marBottom w:val="0"/>
      <w:divBdr>
        <w:top w:val="none" w:sz="0" w:space="0" w:color="auto"/>
        <w:left w:val="none" w:sz="0" w:space="0" w:color="auto"/>
        <w:bottom w:val="none" w:sz="0" w:space="0" w:color="auto"/>
        <w:right w:val="none" w:sz="0" w:space="0" w:color="auto"/>
      </w:divBdr>
    </w:div>
    <w:div w:id="1933660052">
      <w:bodyDiv w:val="1"/>
      <w:marLeft w:val="0"/>
      <w:marRight w:val="0"/>
      <w:marTop w:val="0"/>
      <w:marBottom w:val="0"/>
      <w:divBdr>
        <w:top w:val="none" w:sz="0" w:space="0" w:color="auto"/>
        <w:left w:val="none" w:sz="0" w:space="0" w:color="auto"/>
        <w:bottom w:val="none" w:sz="0" w:space="0" w:color="auto"/>
        <w:right w:val="none" w:sz="0" w:space="0" w:color="auto"/>
      </w:divBdr>
    </w:div>
    <w:div w:id="1953631157">
      <w:bodyDiv w:val="1"/>
      <w:marLeft w:val="0"/>
      <w:marRight w:val="0"/>
      <w:marTop w:val="0"/>
      <w:marBottom w:val="0"/>
      <w:divBdr>
        <w:top w:val="none" w:sz="0" w:space="0" w:color="auto"/>
        <w:left w:val="none" w:sz="0" w:space="0" w:color="auto"/>
        <w:bottom w:val="none" w:sz="0" w:space="0" w:color="auto"/>
        <w:right w:val="none" w:sz="0" w:space="0" w:color="auto"/>
      </w:divBdr>
    </w:div>
    <w:div w:id="1957176271">
      <w:bodyDiv w:val="1"/>
      <w:marLeft w:val="0"/>
      <w:marRight w:val="0"/>
      <w:marTop w:val="0"/>
      <w:marBottom w:val="0"/>
      <w:divBdr>
        <w:top w:val="none" w:sz="0" w:space="0" w:color="auto"/>
        <w:left w:val="none" w:sz="0" w:space="0" w:color="auto"/>
        <w:bottom w:val="none" w:sz="0" w:space="0" w:color="auto"/>
        <w:right w:val="none" w:sz="0" w:space="0" w:color="auto"/>
      </w:divBdr>
    </w:div>
    <w:div w:id="1968316654">
      <w:bodyDiv w:val="1"/>
      <w:marLeft w:val="0"/>
      <w:marRight w:val="0"/>
      <w:marTop w:val="0"/>
      <w:marBottom w:val="0"/>
      <w:divBdr>
        <w:top w:val="none" w:sz="0" w:space="0" w:color="auto"/>
        <w:left w:val="none" w:sz="0" w:space="0" w:color="auto"/>
        <w:bottom w:val="none" w:sz="0" w:space="0" w:color="auto"/>
        <w:right w:val="none" w:sz="0" w:space="0" w:color="auto"/>
      </w:divBdr>
    </w:div>
    <w:div w:id="1975521385">
      <w:bodyDiv w:val="1"/>
      <w:marLeft w:val="0"/>
      <w:marRight w:val="0"/>
      <w:marTop w:val="0"/>
      <w:marBottom w:val="0"/>
      <w:divBdr>
        <w:top w:val="none" w:sz="0" w:space="0" w:color="auto"/>
        <w:left w:val="none" w:sz="0" w:space="0" w:color="auto"/>
        <w:bottom w:val="none" w:sz="0" w:space="0" w:color="auto"/>
        <w:right w:val="none" w:sz="0" w:space="0" w:color="auto"/>
      </w:divBdr>
    </w:div>
    <w:div w:id="1991711302">
      <w:bodyDiv w:val="1"/>
      <w:marLeft w:val="0"/>
      <w:marRight w:val="0"/>
      <w:marTop w:val="0"/>
      <w:marBottom w:val="0"/>
      <w:divBdr>
        <w:top w:val="none" w:sz="0" w:space="0" w:color="auto"/>
        <w:left w:val="none" w:sz="0" w:space="0" w:color="auto"/>
        <w:bottom w:val="none" w:sz="0" w:space="0" w:color="auto"/>
        <w:right w:val="none" w:sz="0" w:space="0" w:color="auto"/>
      </w:divBdr>
      <w:divsChild>
        <w:div w:id="29013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866460">
      <w:bodyDiv w:val="1"/>
      <w:marLeft w:val="0"/>
      <w:marRight w:val="0"/>
      <w:marTop w:val="0"/>
      <w:marBottom w:val="0"/>
      <w:divBdr>
        <w:top w:val="none" w:sz="0" w:space="0" w:color="auto"/>
        <w:left w:val="none" w:sz="0" w:space="0" w:color="auto"/>
        <w:bottom w:val="none" w:sz="0" w:space="0" w:color="auto"/>
        <w:right w:val="none" w:sz="0" w:space="0" w:color="auto"/>
      </w:divBdr>
    </w:div>
    <w:div w:id="2031837350">
      <w:bodyDiv w:val="1"/>
      <w:marLeft w:val="0"/>
      <w:marRight w:val="0"/>
      <w:marTop w:val="0"/>
      <w:marBottom w:val="0"/>
      <w:divBdr>
        <w:top w:val="none" w:sz="0" w:space="0" w:color="auto"/>
        <w:left w:val="none" w:sz="0" w:space="0" w:color="auto"/>
        <w:bottom w:val="none" w:sz="0" w:space="0" w:color="auto"/>
        <w:right w:val="none" w:sz="0" w:space="0" w:color="auto"/>
      </w:divBdr>
    </w:div>
    <w:div w:id="2047173541">
      <w:bodyDiv w:val="1"/>
      <w:marLeft w:val="0"/>
      <w:marRight w:val="0"/>
      <w:marTop w:val="0"/>
      <w:marBottom w:val="0"/>
      <w:divBdr>
        <w:top w:val="none" w:sz="0" w:space="0" w:color="auto"/>
        <w:left w:val="none" w:sz="0" w:space="0" w:color="auto"/>
        <w:bottom w:val="none" w:sz="0" w:space="0" w:color="auto"/>
        <w:right w:val="none" w:sz="0" w:space="0" w:color="auto"/>
      </w:divBdr>
    </w:div>
    <w:div w:id="2048294854">
      <w:bodyDiv w:val="1"/>
      <w:marLeft w:val="0"/>
      <w:marRight w:val="0"/>
      <w:marTop w:val="0"/>
      <w:marBottom w:val="0"/>
      <w:divBdr>
        <w:top w:val="none" w:sz="0" w:space="0" w:color="auto"/>
        <w:left w:val="none" w:sz="0" w:space="0" w:color="auto"/>
        <w:bottom w:val="none" w:sz="0" w:space="0" w:color="auto"/>
        <w:right w:val="none" w:sz="0" w:space="0" w:color="auto"/>
      </w:divBdr>
    </w:div>
    <w:div w:id="2071077967">
      <w:bodyDiv w:val="1"/>
      <w:marLeft w:val="0"/>
      <w:marRight w:val="0"/>
      <w:marTop w:val="0"/>
      <w:marBottom w:val="0"/>
      <w:divBdr>
        <w:top w:val="none" w:sz="0" w:space="0" w:color="auto"/>
        <w:left w:val="none" w:sz="0" w:space="0" w:color="auto"/>
        <w:bottom w:val="none" w:sz="0" w:space="0" w:color="auto"/>
        <w:right w:val="none" w:sz="0" w:space="0" w:color="auto"/>
      </w:divBdr>
    </w:div>
    <w:div w:id="2078893431">
      <w:bodyDiv w:val="1"/>
      <w:marLeft w:val="0"/>
      <w:marRight w:val="0"/>
      <w:marTop w:val="0"/>
      <w:marBottom w:val="0"/>
      <w:divBdr>
        <w:top w:val="none" w:sz="0" w:space="0" w:color="auto"/>
        <w:left w:val="none" w:sz="0" w:space="0" w:color="auto"/>
        <w:bottom w:val="none" w:sz="0" w:space="0" w:color="auto"/>
        <w:right w:val="none" w:sz="0" w:space="0" w:color="auto"/>
      </w:divBdr>
    </w:div>
    <w:div w:id="2079744351">
      <w:bodyDiv w:val="1"/>
      <w:marLeft w:val="0"/>
      <w:marRight w:val="0"/>
      <w:marTop w:val="0"/>
      <w:marBottom w:val="0"/>
      <w:divBdr>
        <w:top w:val="none" w:sz="0" w:space="0" w:color="auto"/>
        <w:left w:val="none" w:sz="0" w:space="0" w:color="auto"/>
        <w:bottom w:val="none" w:sz="0" w:space="0" w:color="auto"/>
        <w:right w:val="none" w:sz="0" w:space="0" w:color="auto"/>
      </w:divBdr>
    </w:div>
    <w:div w:id="2099524122">
      <w:bodyDiv w:val="1"/>
      <w:marLeft w:val="0"/>
      <w:marRight w:val="0"/>
      <w:marTop w:val="0"/>
      <w:marBottom w:val="0"/>
      <w:divBdr>
        <w:top w:val="none" w:sz="0" w:space="0" w:color="auto"/>
        <w:left w:val="none" w:sz="0" w:space="0" w:color="auto"/>
        <w:bottom w:val="none" w:sz="0" w:space="0" w:color="auto"/>
        <w:right w:val="none" w:sz="0" w:space="0" w:color="auto"/>
      </w:divBdr>
    </w:div>
    <w:div w:id="2113738313">
      <w:bodyDiv w:val="1"/>
      <w:marLeft w:val="0"/>
      <w:marRight w:val="0"/>
      <w:marTop w:val="0"/>
      <w:marBottom w:val="0"/>
      <w:divBdr>
        <w:top w:val="none" w:sz="0" w:space="0" w:color="auto"/>
        <w:left w:val="none" w:sz="0" w:space="0" w:color="auto"/>
        <w:bottom w:val="none" w:sz="0" w:space="0" w:color="auto"/>
        <w:right w:val="none" w:sz="0" w:space="0" w:color="auto"/>
      </w:divBdr>
    </w:div>
    <w:div w:id="2134595810">
      <w:bodyDiv w:val="1"/>
      <w:marLeft w:val="0"/>
      <w:marRight w:val="0"/>
      <w:marTop w:val="0"/>
      <w:marBottom w:val="0"/>
      <w:divBdr>
        <w:top w:val="none" w:sz="0" w:space="0" w:color="auto"/>
        <w:left w:val="none" w:sz="0" w:space="0" w:color="auto"/>
        <w:bottom w:val="none" w:sz="0" w:space="0" w:color="auto"/>
        <w:right w:val="none" w:sz="0" w:space="0" w:color="auto"/>
      </w:divBdr>
    </w:div>
    <w:div w:id="21391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mailto:jeebanath.adhikari@rrlc.tu.edu.np" TargetMode="External"/><Relationship Id="rId1" Type="http://schemas.openxmlformats.org/officeDocument/2006/relationships/hyperlink" Target="mailto:adhikarims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04BCE-C21D-4F39-9FA9-14EBC5BC7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24</Pages>
  <Words>12244</Words>
  <Characters>69791</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10</cp:revision>
  <dcterms:created xsi:type="dcterms:W3CDTF">2026-07-29T03:58:00Z</dcterms:created>
  <dcterms:modified xsi:type="dcterms:W3CDTF">2026-07-29T13:13:00Z</dcterms:modified>
</cp:coreProperties>
</file>